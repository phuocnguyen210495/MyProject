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A049D" w14:textId="77777777" w:rsidR="00814AE4" w:rsidRDefault="00814AE4" w:rsidP="00814AE4">
      <w:pPr>
        <w:jc w:val="center"/>
        <w:rPr>
          <w:ins w:id="0" w:author="Công Nguyễn Văn" w:date="2019-09-03T15:07:00Z"/>
        </w:rPr>
      </w:pPr>
      <w:bookmarkStart w:id="1" w:name="_gjdgxs" w:colFirst="0" w:colLast="0"/>
      <w:bookmarkEnd w:id="1"/>
      <w:ins w:id="2" w:author="Công Nguyễn Văn" w:date="2019-09-03T15:07:00Z">
        <w:r>
          <w:rPr>
            <w:noProof/>
          </w:rPr>
          <w:drawing>
            <wp:anchor distT="0" distB="0" distL="114300" distR="114300" simplePos="0" relativeHeight="251670528" behindDoc="1" locked="0" layoutInCell="1" allowOverlap="1" wp14:anchorId="3C558527" wp14:editId="37E20089">
              <wp:simplePos x="0" y="0"/>
              <wp:positionH relativeFrom="margin">
                <wp:posOffset>34290</wp:posOffset>
              </wp:positionH>
              <wp:positionV relativeFrom="paragraph">
                <wp:posOffset>45085</wp:posOffset>
              </wp:positionV>
              <wp:extent cx="5579745" cy="8723630"/>
              <wp:effectExtent l="19050" t="19050" r="20955" b="20320"/>
              <wp:wrapNone/>
              <wp:docPr id="71" name="Picture 7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87236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ins>
    </w:p>
    <w:p w14:paraId="34BFBED9" w14:textId="77777777" w:rsidR="00814AE4" w:rsidRDefault="00814AE4" w:rsidP="00814AE4">
      <w:pPr>
        <w:jc w:val="center"/>
        <w:rPr>
          <w:ins w:id="3" w:author="Công Nguyễn Văn" w:date="2019-09-03T15:07:00Z"/>
        </w:rPr>
      </w:pPr>
      <w:ins w:id="4" w:author="Công Nguyễn Văn" w:date="2019-09-03T15:07:00Z">
        <w:r>
          <w:t>TRƯỜNG ĐẠI HỌC BÁCH KHOA HÀ NỘI</w:t>
        </w:r>
      </w:ins>
    </w:p>
    <w:p w14:paraId="3B094D12" w14:textId="77777777" w:rsidR="00814AE4" w:rsidRDefault="00814AE4" w:rsidP="00814AE4">
      <w:pPr>
        <w:jc w:val="center"/>
        <w:rPr>
          <w:ins w:id="5" w:author="Công Nguyễn Văn" w:date="2019-09-03T15:07:00Z"/>
          <w:b/>
          <w:sz w:val="32"/>
          <w:szCs w:val="32"/>
        </w:rPr>
      </w:pPr>
      <w:ins w:id="6" w:author="Công Nguyễn Văn" w:date="2019-09-03T15:07:00Z">
        <w:r>
          <w:rPr>
            <w:b/>
            <w:sz w:val="32"/>
            <w:szCs w:val="32"/>
          </w:rPr>
          <w:t>VIỆN ĐIỆN TỬ - VIỄN THÔNG</w:t>
        </w:r>
      </w:ins>
    </w:p>
    <w:p w14:paraId="6EDE74E4" w14:textId="77777777" w:rsidR="00814AE4" w:rsidRDefault="00814AE4" w:rsidP="00814AE4">
      <w:pPr>
        <w:jc w:val="center"/>
        <w:rPr>
          <w:ins w:id="7" w:author="Công Nguyễn Văn" w:date="2019-09-03T15:07:00Z"/>
          <w:b/>
          <w:sz w:val="32"/>
          <w:szCs w:val="32"/>
        </w:rPr>
      </w:pPr>
      <w:ins w:id="8" w:author="Công Nguyễn Văn" w:date="2019-09-03T15:07:00Z">
        <w:r>
          <w:rPr>
            <w:noProof/>
          </w:rPr>
          <w:drawing>
            <wp:inline distT="0" distB="0" distL="0" distR="0" wp14:anchorId="743B59AA" wp14:editId="23EBBD0E">
              <wp:extent cx="819150" cy="1209675"/>
              <wp:effectExtent l="0" t="0" r="0" b="9525"/>
              <wp:docPr id="83" name="Picture 8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_1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9150" cy="1209675"/>
                      </a:xfrm>
                      <a:prstGeom prst="rect">
                        <a:avLst/>
                      </a:prstGeom>
                      <a:noFill/>
                      <a:ln>
                        <a:noFill/>
                      </a:ln>
                    </pic:spPr>
                  </pic:pic>
                </a:graphicData>
              </a:graphic>
            </wp:inline>
          </w:drawing>
        </w:r>
      </w:ins>
    </w:p>
    <w:p w14:paraId="6737485C" w14:textId="77777777" w:rsidR="00814AE4" w:rsidRDefault="00814AE4" w:rsidP="00814AE4">
      <w:pPr>
        <w:jc w:val="center"/>
        <w:rPr>
          <w:ins w:id="9" w:author="Công Nguyễn Văn" w:date="2019-09-03T15:07:00Z"/>
          <w:b/>
          <w:sz w:val="48"/>
          <w:szCs w:val="48"/>
        </w:rPr>
      </w:pPr>
      <w:ins w:id="10" w:author="Công Nguyễn Văn" w:date="2019-09-03T15:07:00Z">
        <w:r>
          <w:rPr>
            <w:b/>
            <w:sz w:val="48"/>
            <w:szCs w:val="48"/>
          </w:rPr>
          <w:t>ĐỒ ÁN</w:t>
        </w:r>
      </w:ins>
    </w:p>
    <w:p w14:paraId="4EDFE33D" w14:textId="77777777" w:rsidR="00814AE4" w:rsidRDefault="00814AE4" w:rsidP="00814AE4">
      <w:pPr>
        <w:jc w:val="center"/>
        <w:rPr>
          <w:ins w:id="11" w:author="Công Nguyễn Văn" w:date="2019-09-03T15:07:00Z"/>
          <w:b/>
          <w:sz w:val="64"/>
          <w:szCs w:val="64"/>
        </w:rPr>
      </w:pPr>
      <w:ins w:id="12" w:author="Công Nguyễn Văn" w:date="2019-09-03T15:07:00Z">
        <w:r>
          <w:rPr>
            <w:b/>
            <w:sz w:val="64"/>
            <w:szCs w:val="64"/>
          </w:rPr>
          <w:t xml:space="preserve"> TỐT NGHIỆP ĐẠI HỌC</w:t>
        </w:r>
      </w:ins>
    </w:p>
    <w:p w14:paraId="7E1D71A0" w14:textId="77777777" w:rsidR="00814AE4" w:rsidRDefault="00814AE4" w:rsidP="00814AE4">
      <w:pPr>
        <w:jc w:val="center"/>
        <w:rPr>
          <w:ins w:id="13" w:author="Công Nguyễn Văn" w:date="2019-09-03T15:07:00Z"/>
          <w:b/>
          <w:sz w:val="64"/>
          <w:szCs w:val="64"/>
        </w:rPr>
      </w:pPr>
    </w:p>
    <w:p w14:paraId="4A9CF87E" w14:textId="5F99D144" w:rsidR="00814AE4" w:rsidRDefault="00814AE4" w:rsidP="00814AE4">
      <w:pPr>
        <w:rPr>
          <w:ins w:id="14" w:author="Công Nguyễn Văn" w:date="2019-09-03T15:07:00Z"/>
          <w:b/>
        </w:rPr>
      </w:pPr>
      <w:ins w:id="15" w:author="Công Nguyễn Văn" w:date="2019-09-03T15:08:00Z">
        <w:r>
          <w:rPr>
            <w:b/>
          </w:rPr>
          <w:t xml:space="preserve">        </w:t>
        </w:r>
      </w:ins>
      <w:proofErr w:type="spellStart"/>
      <w:ins w:id="16" w:author="Công Nguyễn Văn" w:date="2019-09-03T15:07:00Z">
        <w:r>
          <w:rPr>
            <w:b/>
          </w:rPr>
          <w:t>Đề</w:t>
        </w:r>
        <w:proofErr w:type="spellEnd"/>
        <w:r>
          <w:rPr>
            <w:b/>
          </w:rPr>
          <w:t xml:space="preserve"> </w:t>
        </w:r>
        <w:proofErr w:type="spellStart"/>
        <w:r>
          <w:rPr>
            <w:b/>
          </w:rPr>
          <w:t>tài</w:t>
        </w:r>
        <w:proofErr w:type="spellEnd"/>
        <w:r>
          <w:rPr>
            <w:b/>
          </w:rPr>
          <w:t>:</w:t>
        </w:r>
      </w:ins>
    </w:p>
    <w:p w14:paraId="02F5CCDF" w14:textId="259B50D4" w:rsidR="00814AE4" w:rsidRPr="00330C41" w:rsidRDefault="00814AE4" w:rsidP="00814AE4">
      <w:pPr>
        <w:jc w:val="center"/>
        <w:rPr>
          <w:ins w:id="17" w:author="Công Nguyễn Văn" w:date="2019-09-03T15:07:00Z"/>
          <w:b/>
          <w:sz w:val="40"/>
          <w:szCs w:val="40"/>
        </w:rPr>
      </w:pPr>
      <w:ins w:id="18" w:author="Công Nguyễn Văn" w:date="2019-09-03T15:08:00Z">
        <w:r>
          <w:rPr>
            <w:b/>
            <w:sz w:val="40"/>
            <w:szCs w:val="40"/>
          </w:rPr>
          <w:t>HỆ THỐNG TEST ONLINE</w:t>
        </w:r>
      </w:ins>
    </w:p>
    <w:tbl>
      <w:tblPr>
        <w:tblStyle w:val="TableGrid"/>
        <w:tblpPr w:leftFromText="180" w:rightFromText="180" w:vertAnchor="text" w:horzAnchor="margin" w:tblpXSpec="center" w:tblpY="2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 w:author="Công Nguyễn Văn" w:date="2019-09-03T15:32:00Z">
          <w:tblPr>
            <w:tblStyle w:val="TableGrid"/>
            <w:tblpPr w:leftFromText="180" w:rightFromText="180" w:vertAnchor="text" w:horzAnchor="margin" w:tblpXSpec="center" w:tblpY="2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3261"/>
        <w:gridCol w:w="4299"/>
        <w:tblGridChange w:id="20">
          <w:tblGrid>
            <w:gridCol w:w="3261"/>
            <w:gridCol w:w="4299"/>
          </w:tblGrid>
        </w:tblGridChange>
      </w:tblGrid>
      <w:tr w:rsidR="00814AE4" w14:paraId="0FDFEA6C" w14:textId="77777777" w:rsidTr="0075451F">
        <w:trPr>
          <w:trHeight w:val="567"/>
          <w:ins w:id="21" w:author="Công Nguyễn Văn" w:date="2019-09-03T15:07:00Z"/>
        </w:trPr>
        <w:tc>
          <w:tcPr>
            <w:tcW w:w="3261" w:type="dxa"/>
            <w:hideMark/>
            <w:tcPrChange w:id="22" w:author="Công Nguyễn Văn" w:date="2019-09-03T15:32:00Z">
              <w:tcPr>
                <w:tcW w:w="3261" w:type="dxa"/>
                <w:hideMark/>
              </w:tcPr>
            </w:tcPrChange>
          </w:tcPr>
          <w:p w14:paraId="2AC14B59" w14:textId="2C68313C" w:rsidR="00814AE4" w:rsidRDefault="00814AE4">
            <w:pPr>
              <w:jc w:val="center"/>
              <w:rPr>
                <w:ins w:id="23" w:author="Công Nguyễn Văn" w:date="2019-09-03T15:07:00Z"/>
              </w:rPr>
              <w:pPrChange w:id="24" w:author="Công Nguyễn Văn" w:date="2019-09-03T15:33:00Z">
                <w:pPr>
                  <w:framePr w:hSpace="180" w:wrap="around" w:vAnchor="text" w:hAnchor="margin" w:xAlign="center" w:y="240"/>
                </w:pPr>
              </w:pPrChange>
            </w:pPr>
            <w:proofErr w:type="spellStart"/>
            <w:ins w:id="25" w:author="Công Nguyễn Văn" w:date="2019-09-03T15:07:00Z">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xml:space="preserve">      </w:t>
              </w:r>
            </w:ins>
          </w:p>
        </w:tc>
        <w:tc>
          <w:tcPr>
            <w:tcW w:w="4299" w:type="dxa"/>
            <w:hideMark/>
            <w:tcPrChange w:id="26" w:author="Công Nguyễn Văn" w:date="2019-09-03T15:32:00Z">
              <w:tcPr>
                <w:tcW w:w="4299" w:type="dxa"/>
                <w:hideMark/>
              </w:tcPr>
            </w:tcPrChange>
          </w:tcPr>
          <w:p w14:paraId="547461FC" w14:textId="1DC6C1C9" w:rsidR="00814AE4" w:rsidRPr="00330C41" w:rsidRDefault="00814AE4">
            <w:pPr>
              <w:jc w:val="center"/>
              <w:rPr>
                <w:ins w:id="27" w:author="Công Nguyễn Văn" w:date="2019-09-03T15:07:00Z"/>
              </w:rPr>
              <w:pPrChange w:id="28" w:author="Công Nguyễn Văn" w:date="2019-09-03T15:33:00Z">
                <w:pPr>
                  <w:framePr w:hSpace="180" w:wrap="around" w:vAnchor="text" w:hAnchor="margin" w:xAlign="center" w:y="240"/>
                </w:pPr>
              </w:pPrChange>
            </w:pPr>
            <w:ins w:id="29" w:author="Công Nguyễn Văn" w:date="2019-09-03T15:08:00Z">
              <w:r>
                <w:t>NGUYỄN VĂN CÔNG</w:t>
              </w:r>
            </w:ins>
          </w:p>
        </w:tc>
      </w:tr>
      <w:tr w:rsidR="00814AE4" w14:paraId="6D8DE2EC" w14:textId="77777777" w:rsidTr="0075451F">
        <w:trPr>
          <w:trHeight w:val="567"/>
          <w:ins w:id="30" w:author="Công Nguyễn Văn" w:date="2019-09-03T15:07:00Z"/>
          <w:trPrChange w:id="31" w:author="Công Nguyễn Văn" w:date="2019-09-03T15:33:00Z">
            <w:trPr>
              <w:trHeight w:val="448"/>
            </w:trPr>
          </w:trPrChange>
        </w:trPr>
        <w:tc>
          <w:tcPr>
            <w:tcW w:w="3261" w:type="dxa"/>
            <w:hideMark/>
            <w:tcPrChange w:id="32" w:author="Công Nguyễn Văn" w:date="2019-09-03T15:33:00Z">
              <w:tcPr>
                <w:tcW w:w="3261" w:type="dxa"/>
                <w:hideMark/>
              </w:tcPr>
            </w:tcPrChange>
          </w:tcPr>
          <w:p w14:paraId="1C30FDF7" w14:textId="2211DAEA" w:rsidR="00814AE4" w:rsidRDefault="00814AE4">
            <w:pPr>
              <w:jc w:val="center"/>
              <w:rPr>
                <w:ins w:id="33" w:author="Công Nguyễn Văn" w:date="2019-09-03T15:07:00Z"/>
              </w:rPr>
              <w:pPrChange w:id="34" w:author="Công Nguyễn Văn" w:date="2019-09-03T15:33:00Z">
                <w:pPr>
                  <w:framePr w:hSpace="180" w:wrap="around" w:vAnchor="text" w:hAnchor="margin" w:xAlign="center" w:y="240"/>
                </w:pPr>
              </w:pPrChange>
            </w:pPr>
          </w:p>
        </w:tc>
        <w:tc>
          <w:tcPr>
            <w:tcW w:w="4299" w:type="dxa"/>
            <w:hideMark/>
            <w:tcPrChange w:id="35" w:author="Công Nguyễn Văn" w:date="2019-09-03T15:33:00Z">
              <w:tcPr>
                <w:tcW w:w="4299" w:type="dxa"/>
                <w:hideMark/>
              </w:tcPr>
            </w:tcPrChange>
          </w:tcPr>
          <w:p w14:paraId="1E8BA035" w14:textId="0898FB23" w:rsidR="00814AE4" w:rsidRDefault="00814AE4">
            <w:pPr>
              <w:jc w:val="center"/>
              <w:rPr>
                <w:ins w:id="36" w:author="Công Nguyễn Văn" w:date="2019-09-03T15:07:00Z"/>
              </w:rPr>
              <w:pPrChange w:id="37" w:author="Công Nguyễn Văn" w:date="2019-09-03T15:33:00Z">
                <w:pPr>
                  <w:framePr w:hSpace="180" w:wrap="around" w:vAnchor="text" w:hAnchor="margin" w:xAlign="center" w:y="240"/>
                </w:pPr>
              </w:pPrChange>
            </w:pPr>
            <w:proofErr w:type="spellStart"/>
            <w:ins w:id="38" w:author="Công Nguyễn Văn" w:date="2019-09-03T15:07:00Z">
              <w:r>
                <w:t>Lớp</w:t>
              </w:r>
              <w:proofErr w:type="spellEnd"/>
              <w:r>
                <w:t xml:space="preserve"> </w:t>
              </w:r>
            </w:ins>
            <w:ins w:id="39" w:author="Công Nguyễn Văn" w:date="2019-09-03T15:08:00Z">
              <w:r>
                <w:t>ĐT 06 – K59</w:t>
              </w:r>
            </w:ins>
          </w:p>
        </w:tc>
      </w:tr>
      <w:tr w:rsidR="00814AE4" w14:paraId="56EA4CE9" w14:textId="77777777" w:rsidTr="0075451F">
        <w:trPr>
          <w:trHeight w:val="655"/>
          <w:ins w:id="40" w:author="Công Nguyễn Văn" w:date="2019-09-03T15:07:00Z"/>
        </w:trPr>
        <w:tc>
          <w:tcPr>
            <w:tcW w:w="3261" w:type="dxa"/>
            <w:hideMark/>
            <w:tcPrChange w:id="41" w:author="Công Nguyễn Văn" w:date="2019-09-03T15:32:00Z">
              <w:tcPr>
                <w:tcW w:w="3261" w:type="dxa"/>
                <w:hideMark/>
              </w:tcPr>
            </w:tcPrChange>
          </w:tcPr>
          <w:p w14:paraId="7747777C" w14:textId="3435A4B6" w:rsidR="00814AE4" w:rsidRDefault="00814AE4">
            <w:pPr>
              <w:ind w:right="318"/>
              <w:jc w:val="center"/>
              <w:rPr>
                <w:ins w:id="42" w:author="Công Nguyễn Văn" w:date="2019-09-03T15:07:00Z"/>
              </w:rPr>
              <w:pPrChange w:id="43" w:author="Công Nguyễn Văn" w:date="2019-09-03T15:33:00Z">
                <w:pPr>
                  <w:framePr w:hSpace="180" w:wrap="around" w:vAnchor="text" w:hAnchor="margin" w:xAlign="center" w:y="240"/>
                  <w:ind w:right="318"/>
                </w:pPr>
              </w:pPrChange>
            </w:pPr>
            <w:proofErr w:type="spellStart"/>
            <w:ins w:id="44" w:author="Công Nguyễn Văn" w:date="2019-09-03T15:07:00Z">
              <w:r>
                <w:t>Giảng</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ins>
          </w:p>
        </w:tc>
        <w:tc>
          <w:tcPr>
            <w:tcW w:w="4299" w:type="dxa"/>
            <w:hideMark/>
            <w:tcPrChange w:id="45" w:author="Công Nguyễn Văn" w:date="2019-09-03T15:32:00Z">
              <w:tcPr>
                <w:tcW w:w="4299" w:type="dxa"/>
                <w:hideMark/>
              </w:tcPr>
            </w:tcPrChange>
          </w:tcPr>
          <w:p w14:paraId="0BBFC4B7" w14:textId="77777777" w:rsidR="00814AE4" w:rsidRPr="00330C41" w:rsidRDefault="00814AE4">
            <w:pPr>
              <w:jc w:val="center"/>
              <w:rPr>
                <w:ins w:id="46" w:author="Công Nguyễn Văn" w:date="2019-09-03T15:07:00Z"/>
              </w:rPr>
              <w:pPrChange w:id="47" w:author="Công Nguyễn Văn" w:date="2019-09-03T15:33:00Z">
                <w:pPr>
                  <w:framePr w:hSpace="180" w:wrap="around" w:vAnchor="text" w:hAnchor="margin" w:xAlign="center" w:y="240"/>
                </w:pPr>
              </w:pPrChange>
            </w:pPr>
            <w:ins w:id="48" w:author="Công Nguyễn Văn" w:date="2019-09-03T15:07:00Z">
              <w:r>
                <w:t>TS. NGUYỄN THANH BÌNH</w:t>
              </w:r>
            </w:ins>
          </w:p>
        </w:tc>
      </w:tr>
    </w:tbl>
    <w:p w14:paraId="75957BD4" w14:textId="77777777" w:rsidR="00814AE4" w:rsidRDefault="00814AE4" w:rsidP="00814AE4">
      <w:pPr>
        <w:jc w:val="center"/>
        <w:rPr>
          <w:ins w:id="49" w:author="Công Nguyễn Văn" w:date="2019-09-03T15:07:00Z"/>
          <w:b/>
          <w:sz w:val="40"/>
          <w:szCs w:val="40"/>
        </w:rPr>
      </w:pPr>
    </w:p>
    <w:p w14:paraId="02BC7785" w14:textId="77777777" w:rsidR="00814AE4" w:rsidRDefault="00814AE4" w:rsidP="00814AE4">
      <w:pPr>
        <w:rPr>
          <w:ins w:id="50" w:author="Công Nguyễn Văn" w:date="2019-09-03T15:07:00Z"/>
        </w:rPr>
      </w:pPr>
    </w:p>
    <w:p w14:paraId="1341D467" w14:textId="77777777" w:rsidR="00814AE4" w:rsidRDefault="00814AE4" w:rsidP="00814AE4">
      <w:pPr>
        <w:rPr>
          <w:ins w:id="51" w:author="Công Nguyễn Văn" w:date="2019-09-03T15:07:00Z"/>
        </w:rPr>
      </w:pPr>
    </w:p>
    <w:p w14:paraId="5F7E37E7" w14:textId="77777777" w:rsidR="00814AE4" w:rsidRDefault="00814AE4" w:rsidP="00814AE4">
      <w:pPr>
        <w:jc w:val="center"/>
        <w:rPr>
          <w:ins w:id="52" w:author="Công Nguyễn Văn" w:date="2019-09-03T15:07:00Z"/>
        </w:rPr>
      </w:pPr>
    </w:p>
    <w:p w14:paraId="726C303D" w14:textId="77777777" w:rsidR="00814AE4" w:rsidRDefault="00814AE4" w:rsidP="00814AE4">
      <w:pPr>
        <w:jc w:val="center"/>
        <w:rPr>
          <w:ins w:id="53" w:author="Công Nguyễn Văn" w:date="2019-09-03T15:08:00Z"/>
        </w:rPr>
      </w:pPr>
    </w:p>
    <w:p w14:paraId="3FDCFC9B" w14:textId="77777777" w:rsidR="00814AE4" w:rsidRDefault="00814AE4" w:rsidP="00814AE4">
      <w:pPr>
        <w:jc w:val="center"/>
        <w:rPr>
          <w:ins w:id="54" w:author="Công Nguyễn Văn" w:date="2019-09-03T15:08:00Z"/>
        </w:rPr>
      </w:pPr>
    </w:p>
    <w:p w14:paraId="280A8AA9" w14:textId="3357DAD1" w:rsidR="003C592B" w:rsidRDefault="003449FE">
      <w:pPr>
        <w:tabs>
          <w:tab w:val="left" w:pos="720"/>
          <w:tab w:val="center" w:pos="4536"/>
        </w:tabs>
        <w:pPrChange w:id="55" w:author="Công Nguyễn Văn" w:date="2019-09-03T15:09:00Z">
          <w:pPr/>
        </w:pPrChange>
      </w:pPr>
      <w:del w:id="56" w:author="Công Nguyễn Văn" w:date="2019-09-03T15:09:00Z">
        <w:r w:rsidDel="00814AE4">
          <w:tab/>
        </w:r>
      </w:del>
      <w:del w:id="57" w:author="Công Nguyễn Văn" w:date="2019-09-03T15:07:00Z">
        <w:r w:rsidDel="00814AE4">
          <w:rPr>
            <w:noProof/>
          </w:rPr>
          <mc:AlternateContent>
            <mc:Choice Requires="wpg">
              <w:drawing>
                <wp:anchor distT="0" distB="0" distL="114300" distR="114300" simplePos="0" relativeHeight="251658240" behindDoc="0" locked="0" layoutInCell="1" hidden="0" allowOverlap="1" wp14:anchorId="280A91E8" wp14:editId="677A9E49">
                  <wp:simplePos x="0" y="0"/>
                  <wp:positionH relativeFrom="column">
                    <wp:posOffset>-749299</wp:posOffset>
                  </wp:positionH>
                  <wp:positionV relativeFrom="paragraph">
                    <wp:posOffset>-114299</wp:posOffset>
                  </wp:positionV>
                  <wp:extent cx="6657975" cy="10065327"/>
                  <wp:effectExtent l="0" t="0" r="0" b="0"/>
                  <wp:wrapNone/>
                  <wp:docPr id="1" name="Group 1"/>
                  <wp:cNvGraphicFramePr/>
                  <a:graphic xmlns:a="http://schemas.openxmlformats.org/drawingml/2006/main">
                    <a:graphicData uri="http://schemas.microsoft.com/office/word/2010/wordprocessingGroup">
                      <wpg:wgp>
                        <wpg:cNvGrpSpPr/>
                        <wpg:grpSpPr>
                          <a:xfrm>
                            <a:off x="0" y="0"/>
                            <a:ext cx="6657975" cy="10065327"/>
                            <a:chOff x="2017013" y="0"/>
                            <a:chExt cx="6657975" cy="7560000"/>
                          </a:xfrm>
                        </wpg:grpSpPr>
                        <wpg:grpSp>
                          <wpg:cNvPr id="2" name="Group 2"/>
                          <wpg:cNvGrpSpPr/>
                          <wpg:grpSpPr>
                            <a:xfrm>
                              <a:off x="2017013" y="0"/>
                              <a:ext cx="6657975" cy="7560000"/>
                              <a:chOff x="1119" y="922"/>
                              <a:chExt cx="10024" cy="15344"/>
                            </a:xfrm>
                          </wpg:grpSpPr>
                          <wps:wsp>
                            <wps:cNvPr id="3" name="Rectangle 3"/>
                            <wps:cNvSpPr/>
                            <wps:spPr>
                              <a:xfrm>
                                <a:off x="1119" y="922"/>
                                <a:ext cx="10000" cy="15325"/>
                              </a:xfrm>
                              <a:prstGeom prst="rect">
                                <a:avLst/>
                              </a:prstGeom>
                              <a:noFill/>
                              <a:ln>
                                <a:noFill/>
                              </a:ln>
                            </wps:spPr>
                            <wps:txbx>
                              <w:txbxContent>
                                <w:p w14:paraId="280A9233" w14:textId="77777777" w:rsidR="00BF1A0D" w:rsidRDefault="00BF1A0D">
                                  <w:pPr>
                                    <w:spacing w:after="0" w:line="240" w:lineRule="auto"/>
                                    <w:textDirection w:val="btLr"/>
                                  </w:pPr>
                                </w:p>
                              </w:txbxContent>
                            </wps:txbx>
                            <wps:bodyPr spcFirstLastPara="1" wrap="square" lIns="91425" tIns="91425" rIns="91425" bIns="91425" anchor="ctr" anchorCtr="0">
                              <a:noAutofit/>
                            </wps:bodyPr>
                          </wps:wsp>
                          <wps:wsp>
                            <wps:cNvPr id="4" name="Freeform: Shape 4"/>
                            <wps:cNvSpPr/>
                            <wps:spPr>
                              <a:xfrm>
                                <a:off x="10352" y="1776"/>
                                <a:ext cx="375" cy="12495"/>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5" name="Rectangle 5"/>
                            <wps:cNvSpPr/>
                            <wps:spPr>
                              <a:xfrm>
                                <a:off x="1119" y="922"/>
                                <a:ext cx="10024" cy="15092"/>
                              </a:xfrm>
                              <a:prstGeom prst="rect">
                                <a:avLst/>
                              </a:prstGeom>
                              <a:noFill/>
                              <a:ln w="19050" cap="flat" cmpd="sng">
                                <a:solidFill>
                                  <a:srgbClr val="000000"/>
                                </a:solidFill>
                                <a:prstDash val="solid"/>
                                <a:miter lim="800000"/>
                                <a:headEnd type="none" w="sm" len="sm"/>
                                <a:tailEnd type="none" w="sm" len="sm"/>
                              </a:ln>
                            </wps:spPr>
                            <wps:txbx>
                              <w:txbxContent>
                                <w:p w14:paraId="280A9234" w14:textId="77777777" w:rsidR="00BF1A0D" w:rsidRDefault="00BF1A0D">
                                  <w:pPr>
                                    <w:spacing w:after="0" w:line="240" w:lineRule="auto"/>
                                    <w:textDirection w:val="btLr"/>
                                  </w:pPr>
                                </w:p>
                              </w:txbxContent>
                            </wps:txbx>
                            <wps:bodyPr spcFirstLastPara="1" wrap="square" lIns="91425" tIns="91425" rIns="91425" bIns="91425" anchor="ctr" anchorCtr="0">
                              <a:noAutofit/>
                            </wps:bodyPr>
                          </wps:wsp>
                          <wps:wsp>
                            <wps:cNvPr id="6" name="Freeform: Shape 6"/>
                            <wps:cNvSpPr/>
                            <wps:spPr>
                              <a:xfrm>
                                <a:off x="9945" y="1234"/>
                                <a:ext cx="578" cy="1227"/>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7" name="Freeform: Shape 7"/>
                            <wps:cNvSpPr/>
                            <wps:spPr>
                              <a:xfrm>
                                <a:off x="10299" y="1451"/>
                                <a:ext cx="528" cy="1310"/>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8" name="Freeform: Shape 8"/>
                            <wps:cNvSpPr/>
                            <wps:spPr>
                              <a:xfrm>
                                <a:off x="9970" y="1234"/>
                                <a:ext cx="822" cy="1868"/>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 name="Freeform: Shape 9"/>
                            <wps:cNvSpPr/>
                            <wps:spPr>
                              <a:xfrm>
                                <a:off x="1756" y="1234"/>
                                <a:ext cx="577" cy="1227"/>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0" name="Freeform: Shape 10"/>
                            <wps:cNvSpPr/>
                            <wps:spPr>
                              <a:xfrm>
                                <a:off x="1451" y="1451"/>
                                <a:ext cx="529" cy="1310"/>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1" name="Freeform: Shape 11"/>
                            <wps:cNvSpPr/>
                            <wps:spPr>
                              <a:xfrm>
                                <a:off x="1497" y="1234"/>
                                <a:ext cx="824" cy="1868"/>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2" name="Freeform: Shape 12"/>
                            <wps:cNvSpPr/>
                            <wps:spPr>
                              <a:xfrm>
                                <a:off x="9945" y="14254"/>
                                <a:ext cx="578" cy="1207"/>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3" name="Freeform: Shape 13"/>
                            <wps:cNvSpPr/>
                            <wps:spPr>
                              <a:xfrm>
                                <a:off x="10299" y="13449"/>
                                <a:ext cx="528" cy="1311"/>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4" name="Freeform: Shape 14"/>
                            <wps:cNvSpPr/>
                            <wps:spPr>
                              <a:xfrm>
                                <a:off x="9970" y="13501"/>
                                <a:ext cx="822" cy="1879"/>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15" name="Freeform: Shape 15"/>
                            <wps:cNvSpPr/>
                            <wps:spPr>
                              <a:xfrm>
                                <a:off x="1756" y="14254"/>
                                <a:ext cx="577" cy="1207"/>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6" name="Freeform: Shape 16"/>
                            <wps:cNvSpPr/>
                            <wps:spPr>
                              <a:xfrm>
                                <a:off x="1451" y="13449"/>
                                <a:ext cx="529" cy="1311"/>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17" name="Freeform: Shape 17"/>
                            <wps:cNvSpPr/>
                            <wps:spPr>
                              <a:xfrm>
                                <a:off x="1497" y="13501"/>
                                <a:ext cx="824" cy="1879"/>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18" name="Freeform: Shape 18"/>
                            <wps:cNvSpPr/>
                            <wps:spPr>
                              <a:xfrm>
                                <a:off x="10016" y="1935"/>
                                <a:ext cx="295" cy="714"/>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 name="Freeform: Shape 19"/>
                            <wps:cNvSpPr/>
                            <wps:spPr>
                              <a:xfrm>
                                <a:off x="10369" y="1853"/>
                                <a:ext cx="83" cy="548"/>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 name="Freeform: Shape 20"/>
                            <wps:cNvSpPr/>
                            <wps:spPr>
                              <a:xfrm>
                                <a:off x="10358" y="2504"/>
                                <a:ext cx="223" cy="217"/>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 name="Freeform: Shape 21"/>
                            <wps:cNvSpPr/>
                            <wps:spPr>
                              <a:xfrm>
                                <a:off x="10592" y="1554"/>
                                <a:ext cx="189" cy="104"/>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2" name="Freeform: Shape 22"/>
                            <wps:cNvSpPr/>
                            <wps:spPr>
                              <a:xfrm>
                                <a:off x="10475" y="1234"/>
                                <a:ext cx="294" cy="662"/>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 name="Freeform: Shape 23"/>
                            <wps:cNvSpPr/>
                            <wps:spPr>
                              <a:xfrm>
                                <a:off x="10452" y="1234"/>
                                <a:ext cx="58" cy="485"/>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4" name="Freeform: Shape 24"/>
                            <wps:cNvSpPr/>
                            <wps:spPr>
                              <a:xfrm>
                                <a:off x="10075" y="1677"/>
                                <a:ext cx="248" cy="219"/>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Freeform: Shape 25"/>
                            <wps:cNvSpPr/>
                            <wps:spPr>
                              <a:xfrm>
                                <a:off x="10004" y="1234"/>
                                <a:ext cx="83" cy="465"/>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Freeform: Shape 26"/>
                            <wps:cNvSpPr/>
                            <wps:spPr>
                              <a:xfrm>
                                <a:off x="1955" y="1935"/>
                                <a:ext cx="307" cy="714"/>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Freeform: Shape 27"/>
                            <wps:cNvSpPr/>
                            <wps:spPr>
                              <a:xfrm>
                                <a:off x="1826" y="1853"/>
                                <a:ext cx="83" cy="548"/>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Freeform: Shape 28"/>
                            <wps:cNvSpPr/>
                            <wps:spPr>
                              <a:xfrm>
                                <a:off x="1686" y="2504"/>
                                <a:ext cx="234" cy="217"/>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Freeform: Shape 29"/>
                            <wps:cNvSpPr/>
                            <wps:spPr>
                              <a:xfrm>
                                <a:off x="1497" y="1554"/>
                                <a:ext cx="189" cy="104"/>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Freeform: Shape 30"/>
                            <wps:cNvSpPr/>
                            <wps:spPr>
                              <a:xfrm>
                                <a:off x="1509" y="1234"/>
                                <a:ext cx="282" cy="662"/>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Freeform: Shape 31"/>
                            <wps:cNvSpPr/>
                            <wps:spPr>
                              <a:xfrm>
                                <a:off x="1780" y="1234"/>
                                <a:ext cx="35" cy="485"/>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Freeform: Shape 32"/>
                            <wps:cNvSpPr/>
                            <wps:spPr>
                              <a:xfrm>
                                <a:off x="1955" y="1677"/>
                                <a:ext cx="260" cy="219"/>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Freeform: Shape 33"/>
                            <wps:cNvSpPr/>
                            <wps:spPr>
                              <a:xfrm>
                                <a:off x="2179" y="1234"/>
                                <a:ext cx="95" cy="465"/>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Freeform: Shape 34"/>
                            <wps:cNvSpPr/>
                            <wps:spPr>
                              <a:xfrm>
                                <a:off x="10016" y="13563"/>
                                <a:ext cx="295" cy="691"/>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Freeform: Shape 35"/>
                            <wps:cNvSpPr/>
                            <wps:spPr>
                              <a:xfrm>
                                <a:off x="10369" y="13811"/>
                                <a:ext cx="83" cy="526"/>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Freeform: Shape 36"/>
                            <wps:cNvSpPr/>
                            <wps:spPr>
                              <a:xfrm>
                                <a:off x="10358" y="13469"/>
                                <a:ext cx="223" cy="219"/>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Freeform: Shape 37"/>
                            <wps:cNvSpPr/>
                            <wps:spPr>
                              <a:xfrm>
                                <a:off x="10592" y="14553"/>
                                <a:ext cx="189" cy="104"/>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Freeform: Shape 38"/>
                            <wps:cNvSpPr/>
                            <wps:spPr>
                              <a:xfrm>
                                <a:off x="10475" y="14636"/>
                                <a:ext cx="294" cy="661"/>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Freeform: Shape 39"/>
                            <wps:cNvSpPr/>
                            <wps:spPr>
                              <a:xfrm>
                                <a:off x="10452" y="14955"/>
                                <a:ext cx="58" cy="466"/>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Freeform: Shape 40"/>
                            <wps:cNvSpPr/>
                            <wps:spPr>
                              <a:xfrm>
                                <a:off x="10075" y="14317"/>
                                <a:ext cx="248" cy="194"/>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Freeform: Shape 41"/>
                            <wps:cNvSpPr/>
                            <wps:spPr>
                              <a:xfrm>
                                <a:off x="10004" y="14615"/>
                                <a:ext cx="83" cy="464"/>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Freeform: Shape 42"/>
                            <wps:cNvSpPr/>
                            <wps:spPr>
                              <a:xfrm>
                                <a:off x="1955" y="13563"/>
                                <a:ext cx="307" cy="691"/>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Freeform: Shape 43"/>
                            <wps:cNvSpPr/>
                            <wps:spPr>
                              <a:xfrm>
                                <a:off x="1826" y="13811"/>
                                <a:ext cx="83" cy="526"/>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 name="Freeform: Shape 44"/>
                            <wps:cNvSpPr/>
                            <wps:spPr>
                              <a:xfrm>
                                <a:off x="1686" y="13469"/>
                                <a:ext cx="234" cy="219"/>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Freeform: Shape 45"/>
                            <wps:cNvSpPr/>
                            <wps:spPr>
                              <a:xfrm>
                                <a:off x="1497" y="14553"/>
                                <a:ext cx="189" cy="104"/>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Freeform: Shape 46"/>
                            <wps:cNvSpPr/>
                            <wps:spPr>
                              <a:xfrm>
                                <a:off x="1509" y="14636"/>
                                <a:ext cx="282" cy="661"/>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Freeform: Shape 47"/>
                            <wps:cNvSpPr/>
                            <wps:spPr>
                              <a:xfrm>
                                <a:off x="1780" y="14955"/>
                                <a:ext cx="35" cy="466"/>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Freeform: Shape 48"/>
                            <wps:cNvSpPr/>
                            <wps:spPr>
                              <a:xfrm>
                                <a:off x="1955" y="14317"/>
                                <a:ext cx="260" cy="194"/>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Freeform: Shape 49"/>
                            <wps:cNvSpPr/>
                            <wps:spPr>
                              <a:xfrm>
                                <a:off x="2179" y="14615"/>
                                <a:ext cx="95" cy="464"/>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Freeform: Shape 50"/>
                            <wps:cNvSpPr/>
                            <wps:spPr>
                              <a:xfrm>
                                <a:off x="1862" y="1317"/>
                                <a:ext cx="8543" cy="82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1" name="Freeform: Shape 51"/>
                            <wps:cNvSpPr/>
                            <wps:spPr>
                              <a:xfrm>
                                <a:off x="1862" y="14720"/>
                                <a:ext cx="8543" cy="827"/>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52" name="Freeform: Shape 52"/>
                            <wps:cNvSpPr/>
                            <wps:spPr>
                              <a:xfrm>
                                <a:off x="1451" y="1699"/>
                                <a:ext cx="364" cy="12794"/>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53" name="Freeform: Shape 53"/>
                            <wps:cNvSpPr/>
                            <wps:spPr>
                              <a:xfrm>
                                <a:off x="10275" y="1296"/>
                                <a:ext cx="306" cy="704"/>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54" name="Freeform: Shape 54"/>
                            <wps:cNvSpPr/>
                            <wps:spPr>
                              <a:xfrm>
                                <a:off x="1697" y="1296"/>
                                <a:ext cx="294" cy="704"/>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55" name="Freeform: Shape 55"/>
                            <wps:cNvSpPr/>
                            <wps:spPr>
                              <a:xfrm>
                                <a:off x="10275" y="14214"/>
                                <a:ext cx="306" cy="681"/>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56" name="Freeform: Shape 56"/>
                            <wps:cNvSpPr/>
                            <wps:spPr>
                              <a:xfrm>
                                <a:off x="1697" y="14214"/>
                                <a:ext cx="294" cy="681"/>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57" name="Freeform: Shape 57"/>
                            <wps:cNvSpPr/>
                            <wps:spPr>
                              <a:xfrm>
                                <a:off x="1200" y="1075"/>
                                <a:ext cx="9878" cy="143"/>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58" name="Freeform: Shape 58"/>
                            <wps:cNvSpPr/>
                            <wps:spPr>
                              <a:xfrm rot="10800000" flipH="1">
                                <a:off x="10933" y="1075"/>
                                <a:ext cx="145" cy="14795"/>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59" name="Freeform: Shape 59"/>
                            <wps:cNvSpPr/>
                            <wps:spPr>
                              <a:xfrm>
                                <a:off x="1119" y="16115"/>
                                <a:ext cx="9878" cy="151"/>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0" name="Freeform: Shape 60"/>
                            <wps:cNvSpPr/>
                            <wps:spPr>
                              <a:xfrm>
                                <a:off x="1200" y="1075"/>
                                <a:ext cx="145" cy="14786"/>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280A91E8" id="Group 1" o:spid="_x0000_s1026" style="position:absolute;margin-left:-59pt;margin-top:-9pt;width:524.25pt;height:792.55pt;z-index:251658240" coordorigin="20170" coordsize="6657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">
                  <v:group id="Group 2" o:spid="_x0000_s1027" style="position:absolute;left:20170;width:66579;height:75600" coordorigin="1119,922" coordsize="10024,1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119;top:922;width:10000;height:15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80A9233" w14:textId="77777777" w:rsidR="00BF1A0D" w:rsidRDefault="00BF1A0D">
                            <w:pPr>
                              <w:spacing w:after="0" w:line="240" w:lineRule="auto"/>
                              <w:textDirection w:val="btLr"/>
                            </w:pPr>
                          </w:p>
                        </w:txbxContent>
                      </v:textbox>
                    </v:rect>
                    <v:shape id="Freeform: Shape 4" o:spid="_x0000_s1029" style="position:absolute;left:10352;top:1776;width:375;height:12495;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5" o:spid="_x0000_s1030" style="position:absolute;left:1119;top:922;width:10024;height:15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" filled="f" strokeweight="1.5pt">
                      <v:stroke startarrowwidth="narrow" startarrowlength="short" endarrowwidth="narrow" endarrowlength="short"/>
                      <v:textbox inset="2.53958mm,2.53958mm,2.53958mm,2.53958mm">
                        <w:txbxContent>
                          <w:p w14:paraId="280A9234" w14:textId="77777777" w:rsidR="00BF1A0D" w:rsidRDefault="00BF1A0D">
                            <w:pPr>
                              <w:spacing w:after="0" w:line="240" w:lineRule="auto"/>
                              <w:textDirection w:val="btLr"/>
                            </w:pPr>
                          </w:p>
                        </w:txbxContent>
                      </v:textbox>
                    </v:rect>
                    <v:shape id="Freeform: Shape 6" o:spid="_x0000_s1031" style="position:absolute;left:9945;top:1234;width:578;height:1227;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Shape 7" o:spid="_x0000_s1032" style="position:absolute;left:10299;top:1451;width:528;height:1310;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Shape 8" o:spid="_x0000_s1033" style="position:absolute;left:9970;top:1234;width:822;height:1868;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Shape 9" o:spid="_x0000_s1034" style="position:absolute;left:1756;top:1234;width:577;height:1227;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Shape 10" o:spid="_x0000_s1035" style="position:absolute;left:1451;top:1451;width:529;height:1310;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Shape 11" o:spid="_x0000_s1036" style="position:absolute;left:1497;top:1234;width:824;height:1868;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Shape 12" o:spid="_x0000_s1037" style="position:absolute;left:9945;top:14254;width:578;height:1207;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Shape 13" o:spid="_x0000_s1038" style="position:absolute;left:10299;top:13449;width:528;height:1311;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JwgAAANsAAAAPAAAAZHJzL2Rvd25yZXYueG1sRE/fa8Iw&#10;EH4f7H8IN/BlaKqy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AHc+sJ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Shape 14" o:spid="_x0000_s1039" style="position:absolute;left:9970;top:13501;width:822;height:1879;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Shape 15" o:spid="_x0000_s1040" style="position:absolute;left:1756;top:14254;width:577;height:1207;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Shape 16" o:spid="_x0000_s1041" style="position:absolute;left:1451;top:13449;width:529;height:1311;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Shape 17" o:spid="_x0000_s1042" style="position:absolute;left:1497;top:13501;width:824;height:1879;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Shape 18" o:spid="_x0000_s1043" style="position:absolute;left:10016;top:1935;width:295;height:714;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Shape 19" o:spid="_x0000_s1044" style="position:absolute;left:10369;top:1853;width:83;height:548;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" path="m60,l12,140,,300,,410,24,510r24,20l72,490,84,470,72,430,48,320,36,220,48,120,72,40,72,,60,xe" strokecolor="white">
                      <v:stroke startarrowwidth="narrow" startarrowlength="short" endarrowwidth="narrow" endarrowlength="short"/>
                      <v:path arrowok="t" o:extrusionok="f"/>
                    </v:shape>
                    <v:shape id="Freeform: Shape 20" o:spid="_x0000_s1045" style="position:absolute;left:10358;top:2504;width:223;height:217;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" path="m12,140r36,50l108,210r48,l216,170r12,-10l228,140r,l204,140,120,120,84,80,48,20,24,,12,40,,80r12,60xe" strokecolor="white">
                      <v:stroke startarrowwidth="narrow" startarrowlength="short" endarrowwidth="narrow" endarrowlength="short"/>
                      <v:path arrowok="t" o:extrusionok="f"/>
                    </v:shape>
                    <v:shape id="Freeform: Shape 21" o:spid="_x0000_s1046" style="position:absolute;left:10592;top:1554;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" path="m12,20r36,l84,80r12,20l120,80,180,20,192,,168,,120,20r-24,l60,,24,,,20,,40,12,20xe" strokecolor="white">
                      <v:stroke startarrowwidth="narrow" startarrowlength="short" endarrowwidth="narrow" endarrowlength="short"/>
                      <v:path arrowok="t" o:extrusionok="f"/>
                    </v:shape>
                    <v:shape id="Freeform: Shape 22" o:spid="_x0000_s1047" style="position:absolute;left:10475;top:1234;width:294;height:662;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" path="m,620l24,600,60,520,144,330,240,110,276,40,288,r12,20l300,70,276,230r,80l288,390r,20l276,410r-60,l156,470,84,540,36,620,,640,,620xe" strokecolor="white">
                      <v:stroke startarrowwidth="narrow" startarrowlength="short" endarrowwidth="narrow" endarrowlength="short"/>
                      <v:path arrowok="t" o:extrusionok="f"/>
                    </v:shape>
                    <v:shape id="Freeform: Shape 23" o:spid="_x0000_s1048" style="position:absolute;left:10452;top:1234;width:58;height:485;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" path="m24,20l,120r,40l12,190r12,80l24,410,12,450r12,20l24,450,48,350,60,230,48,120,24,r,20xe" strokecolor="white">
                      <v:stroke startarrowwidth="narrow" startarrowlength="short" endarrowwidth="narrow" endarrowlength="short"/>
                      <v:path arrowok="t" o:extrusionok="f"/>
                    </v:shape>
                    <v:shape id="Freeform: Shape 24" o:spid="_x0000_s1049" style="position:absolute;left:10075;top:1677;width:248;height:219;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" path="m253,20l193,120r-60,70l61,210,36,190,12,150,,120,,80r12,l24,80r49,40l133,120,193,80,241,20,253,r,20xe" strokecolor="white">
                      <v:stroke startarrowwidth="narrow" startarrowlength="short" endarrowwidth="narrow" endarrowlength="short"/>
                      <v:path arrowok="t" o:extrusionok="f"/>
                    </v:shape>
                    <v:shape id="Freeform: Shape 25" o:spid="_x0000_s1050" style="position:absolute;left:10004;top:1234;width:83;height:465;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" path="m84,450r-24,l36,410,12,330,,260,12,160,48,40,60,,72,,84,20,72,80,60,140r,60l72,310r12,80l84,450xe" strokecolor="white">
                      <v:stroke startarrowwidth="narrow" startarrowlength="short" endarrowwidth="narrow" endarrowlength="short"/>
                      <v:path arrowok="t" o:extrusionok="f"/>
                    </v:shape>
                    <v:shape id="Freeform: Shape 26" o:spid="_x0000_s1051" style="position:absolute;left:1955;top:1935;width:307;height:714;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Shape 27" o:spid="_x0000_s1052" style="position:absolute;left:1826;top:1853;width:83;height:548;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" path="m24,l60,140,84,300r,110l60,510,36,530,12,490,,470,,430,24,320,48,220,36,120,12,40,12,,24,xe" strokecolor="white">
                      <v:stroke startarrowwidth="narrow" startarrowlength="short" endarrowwidth="narrow" endarrowlength="short"/>
                      <v:path arrowok="t" o:extrusionok="f"/>
                    </v:shape>
                    <v:shape id="Freeform: Shape 28" o:spid="_x0000_s1053" style="position:absolute;left:1686;top:2504;width:234;height:217;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" path="m228,140r-48,50l132,210r-60,l24,170,,160,,140r12,l36,140r84,-20l156,80,192,20,204,r24,40l240,80r-12,60xe" strokecolor="white">
                      <v:stroke startarrowwidth="narrow" startarrowlength="short" endarrowwidth="narrow" endarrowlength="short"/>
                      <v:path arrowok="t" o:extrusionok="f"/>
                    </v:shape>
                    <v:shape id="Freeform: Shape 29" o:spid="_x0000_s1054" style="position:absolute;left:1497;top:1554;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" path="m180,20r-36,l108,80,84,100,72,80,,20,,,12,,72,20r24,l132,r48,l180,20r12,20l180,20xe" strokecolor="white">
                      <v:stroke startarrowwidth="narrow" startarrowlength="short" endarrowwidth="narrow" endarrowlength="short"/>
                      <v:path arrowok="t" o:extrusionok="f"/>
                    </v:shape>
                    <v:shape id="Freeform: Shape 30" o:spid="_x0000_s1055" style="position:absolute;left:1509;top:1234;width:282;height:662;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" path="m288,620l276,600,240,520,156,330,60,110,24,40,,,,20,,70,24,230r,80l12,390r,20l24,410r48,l144,470r72,70l264,620r24,20l288,620xe" strokecolor="white">
                      <v:stroke startarrowwidth="narrow" startarrowlength="short" endarrowwidth="narrow" endarrowlength="short"/>
                      <v:path arrowok="t" o:extrusionok="f"/>
                    </v:shape>
                    <v:shape id="Freeform: Shape 31" o:spid="_x0000_s1056" style="position:absolute;left:1780;top:1234;width:35;height:485;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" path="m24,20l36,120r,40l36,190,24,270,36,410r,40l36,470r-12,l12,450,,350,,230,,120,12,,24,r,20xe" strokecolor="white">
                      <v:stroke startarrowwidth="narrow" startarrowlength="short" endarrowwidth="narrow" endarrowlength="short"/>
                      <v:path arrowok="t" o:extrusionok="f"/>
                    </v:shape>
                    <v:shape id="Freeform: Shape 32" o:spid="_x0000_s1057" style="position:absolute;left:1955;top:1677;width:260;height:219;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" path="m,20l48,120r72,70l193,210r36,-20l253,150r12,-30l253,80r-12,l229,80r-49,40l108,120,48,80,,20,,,,20xe" strokecolor="white">
                      <v:stroke startarrowwidth="narrow" startarrowlength="short" endarrowwidth="narrow" endarrowlength="short"/>
                      <v:path arrowok="t" o:extrusionok="f"/>
                    </v:shape>
                    <v:shape id="Freeform: Shape 33" o:spid="_x0000_s1058" style="position:absolute;left:2179;top:1234;width:95;height:465;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Freeform: Shape 34" o:spid="_x0000_s1059" style="position:absolute;left:10016;top:13563;width:295;height:691;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Shape 35" o:spid="_x0000_s1060" style="position:absolute;left:10369;top:13811;width:83;height:526;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" path="m60,510l12,370,,230,,100,24,,48,,72,20,84,60,72,100,48,190,36,310,48,410r24,80l72,510r-12,xe" strokecolor="white">
                      <v:stroke startarrowwidth="narrow" startarrowlength="short" endarrowwidth="narrow" endarrowlength="short"/>
                      <v:path arrowok="t" o:extrusionok="f"/>
                    </v:shape>
                    <v:shape id="Freeform: Shape 36" o:spid="_x0000_s1061" style="position:absolute;left:10358;top:13469;width:223;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" path="m12,90l48,30,108,r48,l216,30r12,40l228,90r,l204,90r-84,20l84,130,48,190,24,210,12,190,,150,12,90xe" strokecolor="white">
                      <v:stroke startarrowwidth="narrow" startarrowlength="short" endarrowwidth="narrow" endarrowlength="short"/>
                      <v:path arrowok="t" o:extrusionok="f"/>
                    </v:shape>
                    <v:shape id="Freeform: Shape 37" o:spid="_x0000_s1062" style="position:absolute;left:10592;top:14553;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" path="m12,60r36,l84,20,96,r24,l180,80r12,l168,100,120,60r-24,l60,100,24,80,,60r12,xe" strokecolor="white">
                      <v:stroke startarrowwidth="narrow" startarrowlength="short" endarrowwidth="narrow" endarrowlength="short"/>
                      <v:path arrowok="t" o:extrusionok="f"/>
                    </v:shape>
                    <v:shape id="Freeform: Shape 38" o:spid="_x0000_s1063" style="position:absolute;left:10475;top:14636;width:294;height:661;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" path="m,20l24,60r36,80l144,330r96,200l276,600r12,40l300,620r,-40l276,410r,-80l288,270r,-20l276,250,216,230,156,170,84,100,36,20,,,,20xe" strokecolor="white">
                      <v:stroke startarrowwidth="narrow" startarrowlength="short" endarrowwidth="narrow" endarrowlength="short"/>
                      <v:path arrowok="t" o:extrusionok="f"/>
                    </v:shape>
                    <v:shape id="Freeform: Shape 39" o:spid="_x0000_s1064" style="position:absolute;left:10452;top:14955;width:58;height:466;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" path="m24,430l,350,,310,12,270,24,180,24,60,12,20,24,r,20l48,120,60,240,48,350,24,450r,-20xe" strokecolor="white">
                      <v:stroke startarrowwidth="narrow" startarrowlength="short" endarrowwidth="narrow" endarrowlength="short"/>
                      <v:path arrowok="t" o:extrusionok="f"/>
                    </v:shape>
                    <v:shape id="Freeform: Shape 40" o:spid="_x0000_s1065" style="position:absolute;left:10075;top:14317;width:248;height:194;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" path="m253,170l193,90,133,20,61,,36,,12,40,,70r,40l12,130,24,110,73,70r60,20l193,130r48,60l253,190r,-20xe" strokecolor="white">
                      <v:stroke startarrowwidth="narrow" startarrowlength="short" endarrowwidth="narrow" endarrowlength="short"/>
                      <v:path arrowok="t" o:extrusionok="f"/>
                    </v:shape>
                    <v:shape id="Freeform: Shape 41" o:spid="_x0000_s1066" style="position:absolute;left:10004;top:14615;width:83;height:464;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" path="m84,l60,,36,60,12,120,,210,12,310,48,430r12,20l72,450,84,430,72,390,60,310r,-60l72,160,84,80,84,xe" strokecolor="white">
                      <v:stroke startarrowwidth="narrow" startarrowlength="short" endarrowwidth="narrow" endarrowlength="short"/>
                      <v:path arrowok="t" o:extrusionok="f"/>
                    </v:shape>
                    <v:shape id="Freeform: Shape 42" o:spid="_x0000_s1067" style="position:absolute;left:1955;top:13563;width:307;height:691;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Shape 43" o:spid="_x0000_s1068" style="position:absolute;left:1826;top:13811;width:83;height:526;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" path="m24,510l60,370,84,230r,-130l60,,36,,12,20,,60r,40l24,190,48,310,36,410,12,490r,20l24,510xe" strokecolor="white">
                      <v:stroke startarrowwidth="narrow" startarrowlength="short" endarrowwidth="narrow" endarrowlength="short"/>
                      <v:path arrowok="t" o:extrusionok="f"/>
                    </v:shape>
                    <v:shape id="Freeform: Shape 44" o:spid="_x0000_s1069" style="position:absolute;left:1686;top:13469;width:234;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Freeform: Shape 45" o:spid="_x0000_s1070" style="position:absolute;left:1497;top:14553;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" path="m180,60r-36,l108,20,84,,72,,,80r12,20l72,60r24,l132,100,180,80r,-20l192,60r-12,xe" strokecolor="white">
                      <v:stroke startarrowwidth="narrow" startarrowlength="short" endarrowwidth="narrow" endarrowlength="short"/>
                      <v:path arrowok="t" o:extrusionok="f"/>
                    </v:shape>
                    <v:shape id="Freeform: Shape 46" o:spid="_x0000_s1071" style="position:absolute;left:1509;top:14636;width:282;height:661;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Freeform: Shape 47" o:spid="_x0000_s1072" style="position:absolute;left:1780;top:14955;width:35;height:466;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" path="m24,430l36,350r,-40l36,270,24,180,36,60r,-40l36,,24,,12,20,,120,,240,,350,12,450r12,l24,430xe" strokecolor="white">
                      <v:stroke startarrowwidth="narrow" startarrowlength="short" endarrowwidth="narrow" endarrowlength="short"/>
                      <v:path arrowok="t" o:extrusionok="f"/>
                    </v:shape>
                    <v:shape id="Freeform: Shape 48" o:spid="_x0000_s1073" style="position:absolute;left:1955;top:14317;width:260;height:194;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" path="m,170l48,90,120,20,193,r36,l253,40r12,30l253,110r-12,20l229,110,180,70,108,90,48,130,,190r,l,170xe" strokecolor="white">
                      <v:stroke startarrowwidth="narrow" startarrowlength="short" endarrowwidth="narrow" endarrowlength="short"/>
                      <v:path arrowok="t" o:extrusionok="f"/>
                    </v:shape>
                    <v:shape id="Freeform: Shape 49" o:spid="_x0000_s1074" style="position:absolute;left:2179;top:14615;width:95;height:464;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" path="m12,l36,,72,60r12,60l96,210,84,310,48,430,36,450r-12,l24,430,36,390r,-80l36,250,24,160,,80,12,xe" strokecolor="white">
                      <v:stroke startarrowwidth="narrow" startarrowlength="short" endarrowwidth="narrow" endarrowlength="short"/>
                      <v:path arrowok="t" o:extrusionok="f"/>
                    </v:shape>
                    <v:shape id="Freeform: Shape 50" o:spid="_x0000_s1075" style="position:absolute;left:1862;top:1317;width:8543;height:82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Shape 51" o:spid="_x0000_s1076" style="position:absolute;left:1862;top:14720;width:8543;height:827;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Shape 52" o:spid="_x0000_s1077" style="position:absolute;left:1451;top:1699;width:364;height:12794;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Shape 53" o:spid="_x0000_s1078" style="position:absolute;left:10275;top:1296;width:306;height:704;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" path="m60,20l24,,12,20,,80r12,30l264,660r12,20l300,660r12,-40l300,560,60,20xe" fillcolor="#b09870" stroked="f">
                      <v:path arrowok="t" o:extrusionok="f"/>
                    </v:shape>
                    <v:shape id="Freeform: Shape 54" o:spid="_x0000_s1079" style="position:absolute;left:1697;top:1296;width:294;height:704;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" path="m264,20l276,r24,20l300,80r,30l48,660,24,680,12,660,,620,12,560,264,20xe" fillcolor="#b09870" stroked="f">
                      <v:path arrowok="t" o:extrusionok="f"/>
                    </v:shape>
                    <v:shape id="Freeform: Shape 55" o:spid="_x0000_s1080" style="position:absolute;left:10275;top:14214;width:306;height:681;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" path="m60,640l24,660,12,640,,600,12,550,264,20,276,r24,20l312,60r-12,60l60,640xe" fillcolor="#b09870" stroked="f">
                      <v:path arrowok="t" o:extrusionok="f"/>
                    </v:shape>
                    <v:shape id="Freeform: Shape 56" o:spid="_x0000_s1081" style="position:absolute;left:1697;top:14214;width:294;height:681;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" path="m264,640r12,20l300,640r,-40l300,550,48,20,24,,12,20,,60r12,60l264,640xe" fillcolor="#b09870" stroked="f">
                      <v:path arrowok="t" o:extrusionok="f"/>
                    </v:shape>
                    <v:shape id="Freeform: Shape 57" o:spid="_x0000_s1082" style="position:absolute;left:1200;top:1075;width:9878;height:143;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" path="m48,110l,,9774,r-48,110l48,110xe" fillcolor="#b0b0b0" stroked="f">
                      <v:path arrowok="t" o:extrusionok="f"/>
                    </v:shape>
                    <v:shape id="Freeform: Shape 58" o:spid="_x0000_s1083" style="position:absolute;left:10933;top:1075;width:145;height:14795;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" path="m,14608r48,90l48,,,110,,14608xe" fillcolor="#b0b0b0" stroked="f">
                      <v:path arrowok="t" o:extrusionok="f"/>
                    </v:shape>
                    <v:shape id="Freeform: Shape 59" o:spid="_x0000_s1084" style="position:absolute;left:1119;top:16115;width:9878;height:151;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" path="m48,l,90r9774,l9726,,48,xe" fillcolor="#b0b0b0" stroked="f">
                      <v:path arrowok="t" o:extrusionok="f"/>
                    </v:shape>
                    <v:shape id="Freeform: Shape 60" o:spid="_x0000_s1085" style="position:absolute;left:1200;top:1075;width:145;height:14786;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" path="m48,14608l,14698,,,48,110r,14498xe" fillcolor="#b0b0b0" stroked="f">
                      <v:path arrowok="t" o:extrusionok="f"/>
                    </v:shape>
                  </v:group>
                </v:group>
              </w:pict>
            </mc:Fallback>
          </mc:AlternateContent>
        </w:r>
      </w:del>
    </w:p>
    <w:p w14:paraId="50010BE9" w14:textId="7DD663D5" w:rsidR="00814AE4" w:rsidRDefault="00814AE4" w:rsidP="00814AE4">
      <w:pPr>
        <w:jc w:val="center"/>
        <w:rPr>
          <w:ins w:id="58" w:author="Công Nguyễn Văn" w:date="2019-09-03T15:09:00Z"/>
        </w:rPr>
      </w:pPr>
      <w:proofErr w:type="spellStart"/>
      <w:ins w:id="59" w:author="Công Nguyễn Văn" w:date="2019-09-03T15:09:00Z">
        <w:r>
          <w:t>Hà</w:t>
        </w:r>
        <w:proofErr w:type="spellEnd"/>
        <w:r>
          <w:t xml:space="preserve"> </w:t>
        </w:r>
        <w:proofErr w:type="spellStart"/>
        <w:r>
          <w:t>nội</w:t>
        </w:r>
        <w:proofErr w:type="spellEnd"/>
        <w:r>
          <w:t>, 09</w:t>
        </w:r>
        <w:r w:rsidRPr="00330C41">
          <w:t>/</w:t>
        </w:r>
        <w:r>
          <w:t>2019</w:t>
        </w:r>
      </w:ins>
    </w:p>
    <w:p w14:paraId="280A8AAA" w14:textId="77777777" w:rsidR="003C592B" w:rsidRDefault="003C592B">
      <w:pPr>
        <w:jc w:val="center"/>
        <w:pPrChange w:id="60" w:author="Công Nguyễn Văn" w:date="2019-09-03T15:09:00Z">
          <w:pPr/>
        </w:pPrChange>
      </w:pPr>
    </w:p>
    <w:p w14:paraId="280A8AAB" w14:textId="5E09A780" w:rsidR="003C592B" w:rsidDel="00814AE4" w:rsidRDefault="003449FE">
      <w:pPr>
        <w:jc w:val="center"/>
        <w:rPr>
          <w:del w:id="61" w:author="Công Nguyễn Văn" w:date="2019-09-03T15:07:00Z"/>
          <w:b/>
          <w:sz w:val="32"/>
          <w:szCs w:val="32"/>
        </w:rPr>
      </w:pPr>
      <w:del w:id="62" w:author="Công Nguyễn Văn" w:date="2019-09-03T15:07:00Z">
        <w:r w:rsidDel="00814AE4">
          <w:rPr>
            <w:b/>
            <w:sz w:val="32"/>
            <w:szCs w:val="32"/>
          </w:rPr>
          <w:delText>TRƯỜNG ĐẠI HỌC BÁCH KHOA HÀ NỘI</w:delText>
        </w:r>
      </w:del>
    </w:p>
    <w:p w14:paraId="280A8AAC" w14:textId="03A9DAD5" w:rsidR="003C592B" w:rsidDel="00814AE4" w:rsidRDefault="003449FE">
      <w:pPr>
        <w:jc w:val="center"/>
        <w:rPr>
          <w:del w:id="63" w:author="Công Nguyễn Văn" w:date="2019-09-03T15:07:00Z"/>
          <w:b/>
          <w:sz w:val="32"/>
          <w:szCs w:val="32"/>
        </w:rPr>
      </w:pPr>
      <w:del w:id="64" w:author="Công Nguyễn Văn" w:date="2019-09-03T15:07:00Z">
        <w:r w:rsidDel="00814AE4">
          <w:rPr>
            <w:b/>
            <w:sz w:val="32"/>
            <w:szCs w:val="32"/>
          </w:rPr>
          <w:delText>VIỆN ĐIỆN TỬ VIỄN THÔNG</w:delText>
        </w:r>
      </w:del>
    </w:p>
    <w:p w14:paraId="280A8AAD" w14:textId="06C34C1F" w:rsidR="003C592B" w:rsidDel="00814AE4" w:rsidRDefault="003449FE">
      <w:pPr>
        <w:jc w:val="center"/>
        <w:rPr>
          <w:del w:id="65" w:author="Công Nguyễn Văn" w:date="2019-09-03T15:07:00Z"/>
        </w:rPr>
      </w:pPr>
      <w:del w:id="66" w:author="Công Nguyễn Văn" w:date="2019-09-03T15:07:00Z">
        <w:r w:rsidDel="00814AE4">
          <w:delText>====o0o====</w:delText>
        </w:r>
      </w:del>
    </w:p>
    <w:p w14:paraId="280A8AAE" w14:textId="0D4BF7D0" w:rsidR="003C592B" w:rsidDel="00814AE4" w:rsidRDefault="003C592B">
      <w:pPr>
        <w:jc w:val="center"/>
        <w:rPr>
          <w:del w:id="67" w:author="Công Nguyễn Văn" w:date="2019-09-03T15:07:00Z"/>
        </w:rPr>
      </w:pPr>
    </w:p>
    <w:p w14:paraId="280A8AAF" w14:textId="279B450A" w:rsidR="003C592B" w:rsidDel="00814AE4" w:rsidRDefault="003449FE">
      <w:pPr>
        <w:jc w:val="center"/>
        <w:rPr>
          <w:del w:id="68" w:author="Công Nguyễn Văn" w:date="2019-09-03T15:07:00Z"/>
        </w:rPr>
      </w:pPr>
      <w:del w:id="69" w:author="Công Nguyễn Văn" w:date="2019-09-03T15:07:00Z">
        <w:r w:rsidDel="00814AE4">
          <w:rPr>
            <w:noProof/>
            <w:sz w:val="30"/>
            <w:szCs w:val="30"/>
          </w:rPr>
          <w:drawing>
            <wp:inline distT="0" distB="0" distL="0" distR="0" wp14:anchorId="280A91EA" wp14:editId="280A91EB">
              <wp:extent cx="1420921" cy="2108909"/>
              <wp:effectExtent l="0" t="0" r="0" b="0"/>
              <wp:docPr id="61" name="image9.png" descr="Description: Description: logo_128"/>
              <wp:cNvGraphicFramePr/>
              <a:graphic xmlns:a="http://schemas.openxmlformats.org/drawingml/2006/main">
                <a:graphicData uri="http://schemas.openxmlformats.org/drawingml/2006/picture">
                  <pic:pic xmlns:pic="http://schemas.openxmlformats.org/drawingml/2006/picture">
                    <pic:nvPicPr>
                      <pic:cNvPr id="0" name="image9.png" descr="Description: Description: logo_128"/>
                      <pic:cNvPicPr preferRelativeResize="0"/>
                    </pic:nvPicPr>
                    <pic:blipFill>
                      <a:blip r:embed="rId10"/>
                      <a:srcRect/>
                      <a:stretch>
                        <a:fillRect/>
                      </a:stretch>
                    </pic:blipFill>
                    <pic:spPr>
                      <a:xfrm>
                        <a:off x="0" y="0"/>
                        <a:ext cx="1420921" cy="2108909"/>
                      </a:xfrm>
                      <a:prstGeom prst="rect">
                        <a:avLst/>
                      </a:prstGeom>
                      <a:ln/>
                    </pic:spPr>
                  </pic:pic>
                </a:graphicData>
              </a:graphic>
            </wp:inline>
          </w:drawing>
        </w:r>
      </w:del>
    </w:p>
    <w:p w14:paraId="280A8AB0" w14:textId="0AB445C3" w:rsidR="003C592B" w:rsidDel="00814AE4" w:rsidRDefault="003C592B">
      <w:pPr>
        <w:jc w:val="center"/>
        <w:rPr>
          <w:del w:id="70" w:author="Công Nguyễn Văn" w:date="2019-09-03T15:07:00Z"/>
        </w:rPr>
      </w:pPr>
    </w:p>
    <w:p w14:paraId="280A8AB1" w14:textId="40E4F500" w:rsidR="003C592B" w:rsidDel="00814AE4" w:rsidRDefault="003C592B">
      <w:pPr>
        <w:jc w:val="center"/>
        <w:rPr>
          <w:del w:id="71" w:author="Công Nguyễn Văn" w:date="2019-09-03T15:07:00Z"/>
        </w:rPr>
      </w:pPr>
    </w:p>
    <w:p w14:paraId="280A8AB2" w14:textId="43B1888C" w:rsidR="003C592B" w:rsidDel="00814AE4" w:rsidRDefault="003449FE">
      <w:pPr>
        <w:jc w:val="center"/>
        <w:rPr>
          <w:del w:id="72" w:author="Công Nguyễn Văn" w:date="2019-09-03T15:07:00Z"/>
          <w:b/>
          <w:sz w:val="48"/>
          <w:szCs w:val="48"/>
        </w:rPr>
      </w:pPr>
      <w:del w:id="73" w:author="Công Nguyễn Văn" w:date="2019-09-03T15:07:00Z">
        <w:r w:rsidDel="00814AE4">
          <w:rPr>
            <w:b/>
            <w:sz w:val="48"/>
            <w:szCs w:val="48"/>
          </w:rPr>
          <w:delText>BÁO CÁO ĐỒ ÁN TỐT NGHIỆP</w:delText>
        </w:r>
      </w:del>
    </w:p>
    <w:p w14:paraId="280A8AB3" w14:textId="6BCDC52B" w:rsidR="003C592B" w:rsidDel="00814AE4" w:rsidRDefault="003449FE">
      <w:pPr>
        <w:jc w:val="center"/>
        <w:rPr>
          <w:del w:id="74" w:author="Công Nguyễn Văn" w:date="2019-09-03T15:07:00Z"/>
          <w:b/>
          <w:sz w:val="40"/>
          <w:szCs w:val="40"/>
        </w:rPr>
      </w:pPr>
      <w:del w:id="75" w:author="Công Nguyễn Văn" w:date="2019-09-03T15:07:00Z">
        <w:r w:rsidDel="00814AE4">
          <w:rPr>
            <w:b/>
            <w:sz w:val="40"/>
            <w:szCs w:val="40"/>
          </w:rPr>
          <w:delText>Đề tài: Hệ thống Test Online</w:delText>
        </w:r>
      </w:del>
    </w:p>
    <w:p w14:paraId="280A8AB4" w14:textId="1E6A9517" w:rsidR="003C592B" w:rsidDel="00814AE4" w:rsidRDefault="003449FE">
      <w:pPr>
        <w:jc w:val="center"/>
        <w:rPr>
          <w:del w:id="76" w:author="Công Nguyễn Văn" w:date="2019-09-03T15:07:00Z"/>
          <w:b/>
        </w:rPr>
      </w:pPr>
      <w:del w:id="77" w:author="Công Nguyễn Văn" w:date="2019-09-03T15:07:00Z">
        <w:r w:rsidDel="00814AE4">
          <w:rPr>
            <w:b/>
          </w:rPr>
          <w:delText>Giáo viên hướng dẫn:  TS. Nguyễn Thanh Bình</w:delText>
        </w:r>
      </w:del>
    </w:p>
    <w:p w14:paraId="280A8AB5" w14:textId="79E6537E" w:rsidR="003C592B" w:rsidDel="00814AE4" w:rsidRDefault="003C592B">
      <w:pPr>
        <w:jc w:val="center"/>
        <w:rPr>
          <w:del w:id="78" w:author="Công Nguyễn Văn" w:date="2019-09-03T15:07:00Z"/>
        </w:rPr>
      </w:pPr>
    </w:p>
    <w:p w14:paraId="280A8AB6" w14:textId="141DF533" w:rsidR="003C592B" w:rsidDel="00814AE4" w:rsidRDefault="003C592B">
      <w:pPr>
        <w:jc w:val="center"/>
        <w:rPr>
          <w:del w:id="79" w:author="Công Nguyễn Văn" w:date="2019-09-03T15:07:00Z"/>
        </w:rPr>
      </w:pPr>
    </w:p>
    <w:tbl>
      <w:tblPr>
        <w:tblStyle w:val="a"/>
        <w:tblW w:w="8788" w:type="dxa"/>
        <w:tblBorders>
          <w:top w:val="nil"/>
          <w:left w:val="nil"/>
          <w:bottom w:val="nil"/>
          <w:right w:val="nil"/>
          <w:insideH w:val="nil"/>
          <w:insideV w:val="nil"/>
        </w:tblBorders>
        <w:tblLayout w:type="fixed"/>
        <w:tblLook w:val="0400" w:firstRow="0" w:lastRow="0" w:firstColumn="0" w:lastColumn="0" w:noHBand="0" w:noVBand="1"/>
      </w:tblPr>
      <w:tblGrid>
        <w:gridCol w:w="3216"/>
        <w:gridCol w:w="2663"/>
        <w:gridCol w:w="2909"/>
      </w:tblGrid>
      <w:tr w:rsidR="003C592B" w:rsidDel="00814AE4" w14:paraId="280A8ABA" w14:textId="0BBB1958">
        <w:trPr>
          <w:trHeight w:val="700"/>
          <w:del w:id="80" w:author="Công Nguyễn Văn" w:date="2019-09-03T15:07:00Z"/>
        </w:trPr>
        <w:tc>
          <w:tcPr>
            <w:tcW w:w="3216" w:type="dxa"/>
          </w:tcPr>
          <w:p w14:paraId="280A8AB7" w14:textId="5C246F96" w:rsidR="003C592B" w:rsidDel="00814AE4" w:rsidRDefault="003449FE">
            <w:pPr>
              <w:jc w:val="center"/>
              <w:rPr>
                <w:del w:id="81" w:author="Công Nguyễn Văn" w:date="2019-09-03T15:07:00Z"/>
                <w:b/>
                <w:sz w:val="32"/>
                <w:szCs w:val="32"/>
              </w:rPr>
            </w:pPr>
            <w:del w:id="82" w:author="Công Nguyễn Văn" w:date="2019-09-03T15:07:00Z">
              <w:r w:rsidDel="00814AE4">
                <w:rPr>
                  <w:b/>
                  <w:sz w:val="32"/>
                  <w:szCs w:val="32"/>
                </w:rPr>
                <w:delText>Họ và tên</w:delText>
              </w:r>
            </w:del>
          </w:p>
        </w:tc>
        <w:tc>
          <w:tcPr>
            <w:tcW w:w="2663" w:type="dxa"/>
          </w:tcPr>
          <w:p w14:paraId="280A8AB8" w14:textId="46EF22CA" w:rsidR="003C592B" w:rsidDel="00814AE4" w:rsidRDefault="003449FE">
            <w:pPr>
              <w:jc w:val="center"/>
              <w:rPr>
                <w:del w:id="83" w:author="Công Nguyễn Văn" w:date="2019-09-03T15:07:00Z"/>
                <w:b/>
                <w:sz w:val="32"/>
                <w:szCs w:val="32"/>
              </w:rPr>
            </w:pPr>
            <w:del w:id="84" w:author="Công Nguyễn Văn" w:date="2019-09-03T15:07:00Z">
              <w:r w:rsidDel="00814AE4">
                <w:rPr>
                  <w:b/>
                  <w:sz w:val="32"/>
                  <w:szCs w:val="32"/>
                </w:rPr>
                <w:delText>MSSV</w:delText>
              </w:r>
            </w:del>
          </w:p>
        </w:tc>
        <w:tc>
          <w:tcPr>
            <w:tcW w:w="2909" w:type="dxa"/>
          </w:tcPr>
          <w:p w14:paraId="280A8AB9" w14:textId="676AEAB5" w:rsidR="003C592B" w:rsidDel="00814AE4" w:rsidRDefault="003449FE">
            <w:pPr>
              <w:jc w:val="center"/>
              <w:rPr>
                <w:del w:id="85" w:author="Công Nguyễn Văn" w:date="2019-09-03T15:07:00Z"/>
                <w:b/>
                <w:sz w:val="32"/>
                <w:szCs w:val="32"/>
              </w:rPr>
            </w:pPr>
            <w:del w:id="86" w:author="Công Nguyễn Văn" w:date="2019-09-03T15:07:00Z">
              <w:r w:rsidDel="00814AE4">
                <w:rPr>
                  <w:b/>
                  <w:sz w:val="32"/>
                  <w:szCs w:val="32"/>
                </w:rPr>
                <w:delText>Lớp</w:delText>
              </w:r>
            </w:del>
          </w:p>
        </w:tc>
      </w:tr>
      <w:tr w:rsidR="003C592B" w:rsidDel="00814AE4" w14:paraId="280A8ABE" w14:textId="63346680">
        <w:trPr>
          <w:trHeight w:val="700"/>
          <w:del w:id="87" w:author="Công Nguyễn Văn" w:date="2019-09-03T15:07:00Z"/>
        </w:trPr>
        <w:tc>
          <w:tcPr>
            <w:tcW w:w="3216" w:type="dxa"/>
          </w:tcPr>
          <w:p w14:paraId="280A8ABB" w14:textId="35A3DB49" w:rsidR="003C592B" w:rsidDel="00814AE4" w:rsidRDefault="003449FE">
            <w:pPr>
              <w:jc w:val="center"/>
              <w:rPr>
                <w:del w:id="88" w:author="Công Nguyễn Văn" w:date="2019-09-03T15:07:00Z"/>
                <w:b/>
              </w:rPr>
            </w:pPr>
            <w:del w:id="89" w:author="Công Nguyễn Văn" w:date="2019-09-03T15:07:00Z">
              <w:r w:rsidDel="00814AE4">
                <w:rPr>
                  <w:b/>
                </w:rPr>
                <w:delText>Nguyễn Văn Công</w:delText>
              </w:r>
            </w:del>
          </w:p>
        </w:tc>
        <w:tc>
          <w:tcPr>
            <w:tcW w:w="2663" w:type="dxa"/>
          </w:tcPr>
          <w:p w14:paraId="280A8ABC" w14:textId="72A71768" w:rsidR="003C592B" w:rsidDel="00814AE4" w:rsidRDefault="003449FE">
            <w:pPr>
              <w:jc w:val="center"/>
              <w:rPr>
                <w:del w:id="90" w:author="Công Nguyễn Văn" w:date="2019-09-03T15:07:00Z"/>
                <w:b/>
              </w:rPr>
            </w:pPr>
            <w:del w:id="91" w:author="Công Nguyễn Văn" w:date="2019-09-03T15:07:00Z">
              <w:r w:rsidDel="00814AE4">
                <w:rPr>
                  <w:b/>
                </w:rPr>
                <w:delText>20140513</w:delText>
              </w:r>
            </w:del>
          </w:p>
        </w:tc>
        <w:tc>
          <w:tcPr>
            <w:tcW w:w="2909" w:type="dxa"/>
          </w:tcPr>
          <w:p w14:paraId="280A8ABD" w14:textId="3AD39CD5" w:rsidR="003C592B" w:rsidDel="00814AE4" w:rsidRDefault="003449FE">
            <w:pPr>
              <w:jc w:val="center"/>
              <w:rPr>
                <w:del w:id="92" w:author="Công Nguyễn Văn" w:date="2019-09-03T15:07:00Z"/>
                <w:b/>
              </w:rPr>
            </w:pPr>
            <w:del w:id="93" w:author="Công Nguyễn Văn" w:date="2019-09-03T15:07:00Z">
              <w:r w:rsidDel="00814AE4">
                <w:rPr>
                  <w:b/>
                </w:rPr>
                <w:delText>ĐT 06 – K59</w:delText>
              </w:r>
            </w:del>
          </w:p>
        </w:tc>
      </w:tr>
    </w:tbl>
    <w:p w14:paraId="280A8ABF" w14:textId="4F8B5A02" w:rsidR="003C592B" w:rsidDel="00814AE4" w:rsidRDefault="003449FE">
      <w:pPr>
        <w:jc w:val="center"/>
        <w:rPr>
          <w:del w:id="94" w:author="Công Nguyễn Văn" w:date="2019-09-03T15:07:00Z"/>
          <w:b/>
        </w:rPr>
      </w:pPr>
      <w:del w:id="95" w:author="Công Nguyễn Văn" w:date="2019-09-03T15:07:00Z">
        <w:r w:rsidDel="00814AE4">
          <w:rPr>
            <w:b/>
          </w:rPr>
          <w:delText>Hà Nội, tháng 9/2019</w:delText>
        </w:r>
      </w:del>
    </w:p>
    <w:p w14:paraId="280A8AC0" w14:textId="3008E109" w:rsidR="003C592B" w:rsidDel="00814AE4" w:rsidRDefault="003C592B">
      <w:pPr>
        <w:rPr>
          <w:del w:id="96" w:author="Công Nguyễn Văn" w:date="2019-09-03T15:07:00Z"/>
        </w:rPr>
      </w:pPr>
    </w:p>
    <w:p w14:paraId="280A8AC1" w14:textId="7023CFDB" w:rsidR="003C592B" w:rsidRPr="006659FA" w:rsidDel="00814AE4" w:rsidRDefault="003449FE">
      <w:pPr>
        <w:jc w:val="center"/>
        <w:rPr>
          <w:del w:id="97" w:author="Công Nguyễn Văn" w:date="2019-09-03T15:07:00Z"/>
          <w:b/>
          <w:sz w:val="32"/>
          <w:rPrChange w:id="98" w:author="Nguyen Thanh Binh" w:date="2019-09-03T10:37:00Z">
            <w:rPr>
              <w:del w:id="99" w:author="Công Nguyễn Văn" w:date="2019-09-03T15:07:00Z"/>
            </w:rPr>
          </w:rPrChange>
        </w:rPr>
        <w:pPrChange w:id="100" w:author="Nguyen Thanh Binh" w:date="2019-09-03T10:37:00Z">
          <w:pPr/>
        </w:pPrChange>
      </w:pPr>
      <w:del w:id="101" w:author="Công Nguyễn Văn" w:date="2019-09-03T13:28:00Z">
        <w:r w:rsidDel="00636738">
          <w:br w:type="page"/>
        </w:r>
      </w:del>
      <w:del w:id="102" w:author="Công Nguyễn Văn" w:date="2019-09-03T15:07:00Z">
        <w:r w:rsidRPr="006659FA" w:rsidDel="00814AE4">
          <w:rPr>
            <w:b/>
            <w:sz w:val="32"/>
            <w:rPrChange w:id="103" w:author="Nguyen Thanh Binh" w:date="2019-09-03T10:37:00Z">
              <w:rPr/>
            </w:rPrChange>
          </w:rPr>
          <w:delText>Lời cảm ơn</w:delText>
        </w:r>
      </w:del>
    </w:p>
    <w:p w14:paraId="280A8AC2" w14:textId="77777777" w:rsidR="003C592B" w:rsidRDefault="003C592B"/>
    <w:p w14:paraId="1B6EAA97" w14:textId="77777777" w:rsidR="00814AE4" w:rsidRDefault="00814AE4" w:rsidP="00636738">
      <w:pPr>
        <w:spacing w:after="0" w:line="240" w:lineRule="auto"/>
        <w:jc w:val="center"/>
        <w:rPr>
          <w:ins w:id="104" w:author="Công Nguyễn Văn" w:date="2019-09-03T15:07:00Z"/>
          <w:b/>
        </w:rPr>
      </w:pPr>
    </w:p>
    <w:p w14:paraId="4CBA9F49" w14:textId="77777777" w:rsidR="00814AE4" w:rsidRDefault="00814AE4" w:rsidP="00636738">
      <w:pPr>
        <w:spacing w:after="0" w:line="240" w:lineRule="auto"/>
        <w:jc w:val="center"/>
        <w:rPr>
          <w:ins w:id="105" w:author="Công Nguyễn Văn" w:date="2019-09-03T15:07:00Z"/>
          <w:b/>
        </w:rPr>
      </w:pPr>
    </w:p>
    <w:p w14:paraId="7AC2F387" w14:textId="2E7D9C58" w:rsidR="00814AE4" w:rsidRDefault="00636738" w:rsidP="00636738">
      <w:pPr>
        <w:spacing w:after="0" w:line="240" w:lineRule="auto"/>
        <w:jc w:val="center"/>
        <w:rPr>
          <w:ins w:id="106" w:author="Công Nguyễn Văn" w:date="2019-09-03T15:07:00Z"/>
          <w:b/>
        </w:rPr>
      </w:pPr>
      <w:ins w:id="107" w:author="Công Nguyễn Văn" w:date="2019-09-03T13:28:00Z">
        <w:r>
          <w:rPr>
            <w:b/>
          </w:rPr>
          <w:t>ĐÁNH GIÁ QUYỂN ĐỒ ÁN TỐT NGHIỆP</w:t>
        </w:r>
      </w:ins>
    </w:p>
    <w:p w14:paraId="0DB42E59" w14:textId="77777777" w:rsidR="00814AE4" w:rsidRDefault="00814AE4" w:rsidP="00636738">
      <w:pPr>
        <w:spacing w:after="0" w:line="240" w:lineRule="auto"/>
        <w:jc w:val="center"/>
        <w:rPr>
          <w:ins w:id="108" w:author="Công Nguyễn Văn" w:date="2019-09-03T13:28:00Z"/>
          <w:b/>
        </w:rPr>
      </w:pPr>
    </w:p>
    <w:p w14:paraId="7AFA3509" w14:textId="77777777" w:rsidR="00636738" w:rsidRDefault="00636738" w:rsidP="00636738">
      <w:pPr>
        <w:spacing w:after="0" w:line="240" w:lineRule="auto"/>
        <w:jc w:val="center"/>
        <w:rPr>
          <w:ins w:id="109" w:author="Công Nguyễn Văn" w:date="2019-09-03T13:28:00Z"/>
        </w:rPr>
      </w:pPr>
      <w:ins w:id="110" w:author="Công Nguyễn Văn" w:date="2019-09-03T13:28:00Z">
        <w:r>
          <w:t>(</w:t>
        </w:r>
        <w:proofErr w:type="spellStart"/>
        <w:r>
          <w:t>Dùng</w:t>
        </w:r>
        <w:proofErr w:type="spellEnd"/>
        <w:r>
          <w:t xml:space="preserve"> </w:t>
        </w:r>
        <w:proofErr w:type="spellStart"/>
        <w:r>
          <w:t>cho</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w:t>
        </w:r>
      </w:ins>
    </w:p>
    <w:p w14:paraId="6BD1820B" w14:textId="77777777" w:rsidR="00636738" w:rsidRDefault="00636738" w:rsidP="00636738">
      <w:pPr>
        <w:spacing w:after="0" w:line="240" w:lineRule="auto"/>
        <w:rPr>
          <w:ins w:id="111" w:author="Công Nguyễn Văn" w:date="2019-09-03T13:28:00Z"/>
        </w:rPr>
      </w:pPr>
    </w:p>
    <w:p w14:paraId="5F76CFDD" w14:textId="77777777" w:rsidR="00636738" w:rsidRDefault="00636738" w:rsidP="00636738">
      <w:pPr>
        <w:tabs>
          <w:tab w:val="left" w:leader="dot" w:pos="9000"/>
        </w:tabs>
        <w:spacing w:after="0" w:line="240" w:lineRule="auto"/>
        <w:rPr>
          <w:ins w:id="112" w:author="Công Nguyễn Văn" w:date="2019-09-03T13:28:00Z"/>
        </w:rPr>
      </w:pPr>
      <w:proofErr w:type="spellStart"/>
      <w:ins w:id="113" w:author="Công Nguyễn Văn" w:date="2019-09-03T13:28:00Z">
        <w:r>
          <w:t>Tên</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đánh</w:t>
        </w:r>
        <w:proofErr w:type="spellEnd"/>
        <w:r>
          <w:t xml:space="preserve"> </w:t>
        </w:r>
        <w:proofErr w:type="spellStart"/>
        <w:r>
          <w:t>giá:</w:t>
        </w:r>
        <w:r w:rsidRPr="00330C41">
          <w:t>TS.Nguyễn</w:t>
        </w:r>
        <w:proofErr w:type="spellEnd"/>
        <w:r w:rsidRPr="00330C41">
          <w:t xml:space="preserve"> Thanh </w:t>
        </w:r>
        <w:proofErr w:type="spellStart"/>
        <w:r w:rsidRPr="00330C41">
          <w:t>Bình</w:t>
        </w:r>
        <w:proofErr w:type="spellEnd"/>
        <w:r>
          <w:tab/>
        </w:r>
      </w:ins>
    </w:p>
    <w:p w14:paraId="6C113277" w14:textId="5DDE2EED" w:rsidR="00636738" w:rsidRDefault="00636738" w:rsidP="00636738">
      <w:pPr>
        <w:tabs>
          <w:tab w:val="left" w:leader="dot" w:pos="5760"/>
          <w:tab w:val="left" w:leader="dot" w:pos="9000"/>
        </w:tabs>
        <w:spacing w:after="0" w:line="240" w:lineRule="auto"/>
        <w:rPr>
          <w:ins w:id="114" w:author="Công Nguyễn Văn" w:date="2019-09-03T13:28:00Z"/>
        </w:rPr>
      </w:pPr>
      <w:proofErr w:type="spellStart"/>
      <w:ins w:id="115" w:author="Công Nguyễn Văn" w:date="2019-09-03T13:28:00Z">
        <w:r>
          <w:t>Họ</w:t>
        </w:r>
        <w:proofErr w:type="spellEnd"/>
        <w:r>
          <w:t xml:space="preserve"> </w:t>
        </w:r>
        <w:proofErr w:type="spellStart"/>
        <w:r>
          <w:t>và</w:t>
        </w:r>
        <w:proofErr w:type="spellEnd"/>
        <w:r>
          <w:t xml:space="preserve"> </w:t>
        </w:r>
        <w:proofErr w:type="spellStart"/>
        <w:r>
          <w:t>tên</w:t>
        </w:r>
        <w:proofErr w:type="spellEnd"/>
        <w:r>
          <w:t xml:space="preserve"> </w:t>
        </w:r>
        <w:proofErr w:type="spellStart"/>
        <w:r>
          <w:t>sinh</w:t>
        </w:r>
        <w:proofErr w:type="spellEnd"/>
        <w:r>
          <w:t xml:space="preserve"> </w:t>
        </w:r>
        <w:proofErr w:type="spellStart"/>
        <w:r>
          <w:t>viên:</w:t>
        </w:r>
      </w:ins>
      <w:ins w:id="116" w:author="Công Nguyễn Văn" w:date="2019-09-03T13:29:00Z">
        <w:r>
          <w:t>Nguyễn</w:t>
        </w:r>
        <w:proofErr w:type="spellEnd"/>
        <w:r>
          <w:t xml:space="preserve"> Văn Công</w:t>
        </w:r>
      </w:ins>
      <w:ins w:id="117" w:author="Công Nguyễn Văn" w:date="2019-09-03T13:28:00Z">
        <w:r>
          <w:tab/>
          <w:t>MSSV: 201</w:t>
        </w:r>
      </w:ins>
      <w:ins w:id="118" w:author="Công Nguyễn Văn" w:date="2019-09-03T13:29:00Z">
        <w:r>
          <w:t>40513</w:t>
        </w:r>
      </w:ins>
      <w:ins w:id="119" w:author="Công Nguyễn Văn" w:date="2019-09-03T13:28:00Z">
        <w:r>
          <w:tab/>
        </w:r>
      </w:ins>
    </w:p>
    <w:p w14:paraId="6AC9EF9F" w14:textId="159D6FFD" w:rsidR="00636738" w:rsidRDefault="00636738" w:rsidP="00636738">
      <w:pPr>
        <w:tabs>
          <w:tab w:val="left" w:leader="dot" w:pos="9000"/>
        </w:tabs>
        <w:spacing w:after="0" w:line="240" w:lineRule="auto"/>
        <w:rPr>
          <w:ins w:id="120" w:author="Công Nguyễn Văn" w:date="2019-09-03T13:28:00Z"/>
        </w:rPr>
      </w:pPr>
      <w:proofErr w:type="spellStart"/>
      <w:ins w:id="121" w:author="Công Nguyễn Văn" w:date="2019-09-03T13:28:00Z">
        <w:r>
          <w:t>Tên</w:t>
        </w:r>
        <w:proofErr w:type="spellEnd"/>
        <w:r>
          <w:t xml:space="preserve"> </w:t>
        </w:r>
        <w:proofErr w:type="spellStart"/>
        <w:r>
          <w:t>đồ</w:t>
        </w:r>
        <w:proofErr w:type="spellEnd"/>
        <w:r>
          <w:t xml:space="preserve"> </w:t>
        </w:r>
        <w:proofErr w:type="spellStart"/>
        <w:r>
          <w:t>án</w:t>
        </w:r>
        <w:proofErr w:type="spellEnd"/>
        <w:r>
          <w:t xml:space="preserve">: </w:t>
        </w:r>
      </w:ins>
      <w:proofErr w:type="spellStart"/>
      <w:ins w:id="122" w:author="Công Nguyễn Văn" w:date="2019-09-03T13:29:00Z">
        <w:r>
          <w:t>Hệ</w:t>
        </w:r>
        <w:proofErr w:type="spellEnd"/>
        <w:r>
          <w:t xml:space="preserve"> </w:t>
        </w:r>
        <w:proofErr w:type="spellStart"/>
        <w:r>
          <w:t>thống</w:t>
        </w:r>
        <w:proofErr w:type="spellEnd"/>
        <w:r>
          <w:t xml:space="preserve"> Test Online</w:t>
        </w:r>
      </w:ins>
      <w:ins w:id="123" w:author="Công Nguyễn Văn" w:date="2019-09-03T13:28:00Z">
        <w:r>
          <w:tab/>
        </w:r>
      </w:ins>
    </w:p>
    <w:p w14:paraId="5FFA9248" w14:textId="77777777" w:rsidR="00636738" w:rsidRDefault="00636738" w:rsidP="00636738">
      <w:pPr>
        <w:tabs>
          <w:tab w:val="left" w:leader="dot" w:pos="9000"/>
        </w:tabs>
        <w:spacing w:after="0" w:line="240" w:lineRule="auto"/>
        <w:rPr>
          <w:ins w:id="124" w:author="Công Nguyễn Văn" w:date="2019-09-03T13:28:00Z"/>
        </w:rPr>
      </w:pPr>
      <w:ins w:id="125" w:author="Công Nguyễn Văn" w:date="2019-09-03T13:28:00Z">
        <w:r>
          <w:tab/>
        </w:r>
      </w:ins>
    </w:p>
    <w:p w14:paraId="2ACAC72C" w14:textId="77777777" w:rsidR="00636738" w:rsidRDefault="00636738" w:rsidP="00636738">
      <w:pPr>
        <w:spacing w:after="0" w:line="240" w:lineRule="auto"/>
        <w:ind w:right="-334"/>
        <w:rPr>
          <w:ins w:id="126" w:author="Công Nguyễn Văn" w:date="2019-09-03T13:28:00Z"/>
          <w:b/>
        </w:rPr>
      </w:pPr>
      <w:proofErr w:type="spellStart"/>
      <w:ins w:id="127" w:author="Công Nguyễn Văn" w:date="2019-09-03T13:28:00Z">
        <w:r>
          <w:rPr>
            <w:b/>
          </w:rPr>
          <w:t>Chọn</w:t>
        </w:r>
        <w:proofErr w:type="spellEnd"/>
        <w:r>
          <w:rPr>
            <w:b/>
          </w:rPr>
          <w:t xml:space="preserve"> </w:t>
        </w:r>
        <w:proofErr w:type="spellStart"/>
        <w:r>
          <w:rPr>
            <w:b/>
          </w:rPr>
          <w:t>các</w:t>
        </w:r>
        <w:proofErr w:type="spellEnd"/>
        <w:r>
          <w:rPr>
            <w:b/>
          </w:rPr>
          <w:t xml:space="preserve"> </w:t>
        </w:r>
        <w:proofErr w:type="spellStart"/>
        <w:r>
          <w:rPr>
            <w:b/>
          </w:rPr>
          <w:t>mức</w:t>
        </w:r>
        <w:proofErr w:type="spellEnd"/>
        <w:r>
          <w:rPr>
            <w:b/>
          </w:rPr>
          <w:t xml:space="preserve"> </w:t>
        </w:r>
        <w:proofErr w:type="spellStart"/>
        <w:r>
          <w:rPr>
            <w:b/>
          </w:rPr>
          <w:t>điểm</w:t>
        </w:r>
        <w:proofErr w:type="spellEnd"/>
        <w:r>
          <w:rPr>
            <w:b/>
          </w:rPr>
          <w:t xml:space="preserve"> </w:t>
        </w:r>
        <w:proofErr w:type="spellStart"/>
        <w:r>
          <w:rPr>
            <w:b/>
          </w:rPr>
          <w:t>phù</w:t>
        </w:r>
        <w:proofErr w:type="spellEnd"/>
        <w:r>
          <w:rPr>
            <w:b/>
          </w:rPr>
          <w:t xml:space="preserve"> </w:t>
        </w:r>
        <w:proofErr w:type="spellStart"/>
        <w:r>
          <w:rPr>
            <w:b/>
          </w:rPr>
          <w:t>hợp</w:t>
        </w:r>
        <w:proofErr w:type="spellEnd"/>
        <w:r>
          <w:rPr>
            <w:b/>
          </w:rPr>
          <w:t xml:space="preserve"> </w:t>
        </w:r>
        <w:proofErr w:type="spellStart"/>
        <w:r>
          <w:rPr>
            <w:b/>
          </w:rPr>
          <w:t>cho</w:t>
        </w:r>
        <w:proofErr w:type="spellEnd"/>
        <w:r>
          <w:rPr>
            <w:b/>
          </w:rPr>
          <w:t xml:space="preserve"> </w:t>
        </w:r>
        <w:proofErr w:type="spellStart"/>
        <w:r>
          <w:rPr>
            <w:b/>
          </w:rPr>
          <w:t>sinh</w:t>
        </w:r>
        <w:proofErr w:type="spellEnd"/>
        <w:r>
          <w:rPr>
            <w:b/>
          </w:rPr>
          <w:t xml:space="preserve"> </w:t>
        </w:r>
        <w:proofErr w:type="spellStart"/>
        <w:r>
          <w:rPr>
            <w:b/>
          </w:rPr>
          <w:t>viên</w:t>
        </w:r>
        <w:proofErr w:type="spellEnd"/>
        <w:r>
          <w:rPr>
            <w:b/>
          </w:rPr>
          <w:t xml:space="preserve"> </w:t>
        </w:r>
        <w:proofErr w:type="spellStart"/>
        <w:r>
          <w:rPr>
            <w:b/>
          </w:rPr>
          <w:t>trình</w:t>
        </w:r>
        <w:proofErr w:type="spellEnd"/>
        <w:r>
          <w:rPr>
            <w:b/>
          </w:rPr>
          <w:t xml:space="preserve"> </w:t>
        </w:r>
        <w:proofErr w:type="spellStart"/>
        <w:r>
          <w:rPr>
            <w:b/>
          </w:rPr>
          <w:t>bày</w:t>
        </w:r>
        <w:proofErr w:type="spellEnd"/>
        <w:r>
          <w:rPr>
            <w:b/>
          </w:rPr>
          <w:t xml:space="preserve"> </w:t>
        </w:r>
        <w:proofErr w:type="spellStart"/>
        <w:r>
          <w:rPr>
            <w:b/>
          </w:rPr>
          <w:t>theo</w:t>
        </w:r>
        <w:proofErr w:type="spellEnd"/>
        <w:r>
          <w:rPr>
            <w:b/>
          </w:rPr>
          <w:t xml:space="preserve"> </w:t>
        </w:r>
        <w:proofErr w:type="spellStart"/>
        <w:r>
          <w:rPr>
            <w:b/>
          </w:rPr>
          <w:t>các</w:t>
        </w:r>
        <w:proofErr w:type="spellEnd"/>
        <w:r>
          <w:rPr>
            <w:b/>
          </w:rPr>
          <w:t xml:space="preserve"> </w:t>
        </w:r>
        <w:proofErr w:type="spellStart"/>
        <w:r>
          <w:rPr>
            <w:b/>
          </w:rPr>
          <w:t>tiêu</w:t>
        </w:r>
        <w:proofErr w:type="spellEnd"/>
        <w:r>
          <w:rPr>
            <w:b/>
          </w:rPr>
          <w:t xml:space="preserve"> </w:t>
        </w:r>
        <w:proofErr w:type="spellStart"/>
        <w:r>
          <w:rPr>
            <w:b/>
          </w:rPr>
          <w:t>chí</w:t>
        </w:r>
        <w:proofErr w:type="spellEnd"/>
        <w:r>
          <w:rPr>
            <w:b/>
          </w:rPr>
          <w:t xml:space="preserve"> </w:t>
        </w:r>
        <w:proofErr w:type="spellStart"/>
        <w:r>
          <w:rPr>
            <w:b/>
          </w:rPr>
          <w:t>dưới</w:t>
        </w:r>
        <w:proofErr w:type="spellEnd"/>
        <w:r>
          <w:rPr>
            <w:b/>
          </w:rPr>
          <w:t xml:space="preserve"> </w:t>
        </w:r>
        <w:proofErr w:type="spellStart"/>
        <w:r>
          <w:rPr>
            <w:b/>
          </w:rPr>
          <w:t>đây</w:t>
        </w:r>
        <w:proofErr w:type="spellEnd"/>
        <w:r>
          <w:rPr>
            <w:b/>
          </w:rPr>
          <w:t xml:space="preserve">: </w:t>
        </w:r>
      </w:ins>
    </w:p>
    <w:p w14:paraId="4047B5DB" w14:textId="77777777" w:rsidR="00636738" w:rsidRDefault="00636738" w:rsidP="00636738">
      <w:pPr>
        <w:spacing w:after="180" w:line="240" w:lineRule="auto"/>
        <w:rPr>
          <w:ins w:id="128" w:author="Công Nguyễn Văn" w:date="2019-09-03T13:28:00Z"/>
        </w:rPr>
      </w:pPr>
      <w:proofErr w:type="spellStart"/>
      <w:ins w:id="129" w:author="Công Nguyễn Văn" w:date="2019-09-03T13:28:00Z">
        <w:r>
          <w:t>Rất</w:t>
        </w:r>
        <w:proofErr w:type="spellEnd"/>
        <w:r>
          <w:t xml:space="preserve"> </w:t>
        </w:r>
        <w:proofErr w:type="spellStart"/>
        <w:r>
          <w:t>kém</w:t>
        </w:r>
        <w:proofErr w:type="spellEnd"/>
        <w:r>
          <w:t xml:space="preserve"> (1); </w:t>
        </w:r>
        <w:proofErr w:type="spellStart"/>
        <w:r>
          <w:t>Kém</w:t>
        </w:r>
        <w:proofErr w:type="spellEnd"/>
        <w:r>
          <w:t xml:space="preserve"> (2); </w:t>
        </w:r>
        <w:proofErr w:type="spellStart"/>
        <w:r>
          <w:t>Đạt</w:t>
        </w:r>
        <w:proofErr w:type="spellEnd"/>
        <w:r>
          <w:t xml:space="preserve"> (3); </w:t>
        </w:r>
        <w:proofErr w:type="spellStart"/>
        <w:r>
          <w:t>Giỏi</w:t>
        </w:r>
        <w:proofErr w:type="spellEnd"/>
        <w:r>
          <w:t xml:space="preserve"> (4); </w:t>
        </w:r>
        <w:proofErr w:type="spellStart"/>
        <w:r>
          <w:t>Xuất</w:t>
        </w:r>
        <w:proofErr w:type="spellEnd"/>
        <w:r>
          <w:t xml:space="preserve"> </w:t>
        </w:r>
        <w:proofErr w:type="spellStart"/>
        <w:r>
          <w:t>sắc</w:t>
        </w:r>
        <w:proofErr w:type="spellEnd"/>
        <w:r>
          <w:t xml:space="preserve"> (5)</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636738" w14:paraId="35681DB6" w14:textId="77777777" w:rsidTr="008F3BFF">
        <w:trPr>
          <w:ins w:id="130"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A18685B" w14:textId="77777777" w:rsidR="00636738" w:rsidRDefault="00636738" w:rsidP="008F3BFF">
            <w:pPr>
              <w:spacing w:before="40" w:after="40" w:line="240" w:lineRule="auto"/>
              <w:rPr>
                <w:ins w:id="131" w:author="Công Nguyễn Văn" w:date="2019-09-03T13:28:00Z"/>
                <w:b/>
                <w:sz w:val="22"/>
              </w:rPr>
            </w:pPr>
            <w:proofErr w:type="spellStart"/>
            <w:ins w:id="132" w:author="Công Nguyễn Văn" w:date="2019-09-03T13:28:00Z">
              <w:r>
                <w:rPr>
                  <w:b/>
                  <w:sz w:val="22"/>
                </w:rPr>
                <w:t>Có</w:t>
              </w:r>
              <w:proofErr w:type="spellEnd"/>
              <w:r>
                <w:rPr>
                  <w:b/>
                  <w:sz w:val="22"/>
                </w:rPr>
                <w:t xml:space="preserve"> </w:t>
              </w:r>
              <w:proofErr w:type="spellStart"/>
              <w:r>
                <w:rPr>
                  <w:b/>
                  <w:sz w:val="22"/>
                </w:rPr>
                <w:t>sự</w:t>
              </w:r>
              <w:proofErr w:type="spellEnd"/>
              <w:r>
                <w:rPr>
                  <w:b/>
                  <w:sz w:val="22"/>
                </w:rPr>
                <w:t xml:space="preserve"> </w:t>
              </w:r>
              <w:proofErr w:type="spellStart"/>
              <w:r>
                <w:rPr>
                  <w:b/>
                  <w:sz w:val="22"/>
                </w:rPr>
                <w:t>kết</w:t>
              </w:r>
              <w:proofErr w:type="spellEnd"/>
              <w:r>
                <w:rPr>
                  <w:b/>
                  <w:sz w:val="22"/>
                </w:rPr>
                <w:t xml:space="preserve"> </w:t>
              </w:r>
              <w:proofErr w:type="spellStart"/>
              <w:r>
                <w:rPr>
                  <w:b/>
                  <w:sz w:val="22"/>
                </w:rPr>
                <w:t>hợp</w:t>
              </w:r>
              <w:proofErr w:type="spellEnd"/>
              <w:r>
                <w:rPr>
                  <w:b/>
                  <w:sz w:val="22"/>
                </w:rPr>
                <w:t xml:space="preserve"> </w:t>
              </w:r>
              <w:proofErr w:type="spellStart"/>
              <w:r>
                <w:rPr>
                  <w:b/>
                  <w:sz w:val="22"/>
                </w:rPr>
                <w:t>giữa</w:t>
              </w:r>
              <w:proofErr w:type="spellEnd"/>
              <w:r>
                <w:rPr>
                  <w:b/>
                  <w:sz w:val="22"/>
                </w:rPr>
                <w:t xml:space="preserve"> </w:t>
              </w:r>
              <w:proofErr w:type="spellStart"/>
              <w:r>
                <w:rPr>
                  <w:b/>
                  <w:sz w:val="22"/>
                </w:rPr>
                <w:t>lý</w:t>
              </w:r>
              <w:proofErr w:type="spellEnd"/>
              <w:r>
                <w:rPr>
                  <w:b/>
                  <w:sz w:val="22"/>
                </w:rPr>
                <w:t xml:space="preserve"> </w:t>
              </w:r>
              <w:proofErr w:type="spellStart"/>
              <w:r>
                <w:rPr>
                  <w:b/>
                  <w:sz w:val="22"/>
                </w:rPr>
                <w:t>thuyết</w:t>
              </w:r>
              <w:proofErr w:type="spellEnd"/>
              <w:r>
                <w:rPr>
                  <w:b/>
                  <w:sz w:val="22"/>
                </w:rPr>
                <w:t xml:space="preserve"> </w:t>
              </w:r>
              <w:proofErr w:type="spellStart"/>
              <w:r>
                <w:rPr>
                  <w:b/>
                  <w:sz w:val="22"/>
                </w:rPr>
                <w:t>và</w:t>
              </w:r>
              <w:proofErr w:type="spellEnd"/>
              <w:r>
                <w:rPr>
                  <w:b/>
                  <w:sz w:val="22"/>
                </w:rPr>
                <w:t xml:space="preserve"> </w:t>
              </w:r>
              <w:proofErr w:type="spellStart"/>
              <w:r>
                <w:rPr>
                  <w:b/>
                  <w:sz w:val="22"/>
                </w:rPr>
                <w:t>thực</w:t>
              </w:r>
              <w:proofErr w:type="spellEnd"/>
              <w:r>
                <w:rPr>
                  <w:b/>
                  <w:sz w:val="22"/>
                </w:rPr>
                <w:t xml:space="preserve"> </w:t>
              </w:r>
              <w:proofErr w:type="spellStart"/>
              <w:r>
                <w:rPr>
                  <w:b/>
                  <w:sz w:val="22"/>
                </w:rPr>
                <w:t>hành</w:t>
              </w:r>
              <w:proofErr w:type="spellEnd"/>
              <w:r>
                <w:rPr>
                  <w:b/>
                  <w:sz w:val="22"/>
                </w:rPr>
                <w:t xml:space="preserve"> (20)</w:t>
              </w:r>
            </w:ins>
          </w:p>
        </w:tc>
      </w:tr>
      <w:tr w:rsidR="00636738" w14:paraId="17B936A0" w14:textId="77777777" w:rsidTr="008F3BFF">
        <w:trPr>
          <w:ins w:id="133"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7648A0DC" w14:textId="77777777" w:rsidR="00636738" w:rsidRDefault="00636738" w:rsidP="008F3BFF">
            <w:pPr>
              <w:spacing w:before="20" w:after="20" w:line="240" w:lineRule="auto"/>
              <w:rPr>
                <w:ins w:id="134" w:author="Công Nguyễn Văn" w:date="2019-09-03T13:28:00Z"/>
                <w:color w:val="000000"/>
                <w:sz w:val="22"/>
              </w:rPr>
            </w:pPr>
            <w:ins w:id="135" w:author="Công Nguyễn Văn" w:date="2019-09-03T13:28:00Z">
              <w:r>
                <w:rPr>
                  <w:color w:val="000000"/>
                  <w:sz w:val="22"/>
                </w:rPr>
                <w:t>1</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B501EA4" w14:textId="77777777" w:rsidR="00636738" w:rsidRDefault="00636738" w:rsidP="008F3BFF">
            <w:pPr>
              <w:spacing w:before="20" w:after="20" w:line="240" w:lineRule="auto"/>
              <w:rPr>
                <w:ins w:id="136" w:author="Công Nguyễn Văn" w:date="2019-09-03T13:28:00Z"/>
                <w:sz w:val="22"/>
              </w:rPr>
            </w:pPr>
            <w:proofErr w:type="spellStart"/>
            <w:ins w:id="137" w:author="Công Nguyễn Văn" w:date="2019-09-03T13:28:00Z">
              <w:r>
                <w:rPr>
                  <w:sz w:val="22"/>
                </w:rPr>
                <w:t>Nêu</w:t>
              </w:r>
              <w:proofErr w:type="spellEnd"/>
              <w:r>
                <w:rPr>
                  <w:sz w:val="22"/>
                </w:rPr>
                <w:t xml:space="preserve"> </w:t>
              </w:r>
              <w:proofErr w:type="spellStart"/>
              <w:r>
                <w:rPr>
                  <w:sz w:val="22"/>
                </w:rPr>
                <w:t>rõ</w:t>
              </w:r>
              <w:proofErr w:type="spellEnd"/>
              <w:r>
                <w:rPr>
                  <w:sz w:val="22"/>
                </w:rPr>
                <w:t xml:space="preserve"> </w:t>
              </w:r>
              <w:proofErr w:type="spellStart"/>
              <w:r>
                <w:rPr>
                  <w:sz w:val="22"/>
                </w:rPr>
                <w:t>tính</w:t>
              </w:r>
              <w:proofErr w:type="spellEnd"/>
              <w:r>
                <w:rPr>
                  <w:sz w:val="22"/>
                </w:rPr>
                <w:t xml:space="preserve"> </w:t>
              </w:r>
              <w:proofErr w:type="spellStart"/>
              <w:r>
                <w:rPr>
                  <w:sz w:val="22"/>
                </w:rPr>
                <w:t>cấp</w:t>
              </w:r>
              <w:proofErr w:type="spellEnd"/>
              <w:r>
                <w:rPr>
                  <w:sz w:val="22"/>
                </w:rPr>
                <w:t xml:space="preserve"> </w:t>
              </w:r>
              <w:proofErr w:type="spellStart"/>
              <w:r>
                <w:rPr>
                  <w:sz w:val="22"/>
                </w:rPr>
                <w:t>thiết</w:t>
              </w:r>
              <w:proofErr w:type="spellEnd"/>
              <w:r>
                <w:rPr>
                  <w:sz w:val="22"/>
                </w:rPr>
                <w:t xml:space="preserve"> </w:t>
              </w:r>
              <w:proofErr w:type="spellStart"/>
              <w:r>
                <w:rPr>
                  <w:sz w:val="22"/>
                </w:rPr>
                <w:t>và</w:t>
              </w:r>
              <w:proofErr w:type="spellEnd"/>
              <w:r>
                <w:rPr>
                  <w:sz w:val="22"/>
                </w:rPr>
                <w:t xml:space="preserve"> </w:t>
              </w:r>
              <w:proofErr w:type="spellStart"/>
              <w:r>
                <w:rPr>
                  <w:sz w:val="22"/>
                </w:rPr>
                <w:t>quan</w:t>
              </w:r>
              <w:proofErr w:type="spellEnd"/>
              <w:r>
                <w:rPr>
                  <w:sz w:val="22"/>
                </w:rPr>
                <w:t xml:space="preserve"> </w:t>
              </w:r>
              <w:proofErr w:type="spellStart"/>
              <w:r>
                <w:rPr>
                  <w:sz w:val="22"/>
                </w:rPr>
                <w:t>trọng</w:t>
              </w:r>
              <w:proofErr w:type="spellEnd"/>
              <w:r>
                <w:rPr>
                  <w:sz w:val="22"/>
                </w:rPr>
                <w:t xml:space="preserve"> </w:t>
              </w:r>
              <w:proofErr w:type="spellStart"/>
              <w:r>
                <w:rPr>
                  <w:sz w:val="22"/>
                </w:rPr>
                <w:t>của</w:t>
              </w:r>
              <w:proofErr w:type="spellEnd"/>
              <w:r>
                <w:rPr>
                  <w:sz w:val="22"/>
                </w:rPr>
                <w:t xml:space="preserve"> </w:t>
              </w:r>
              <w:proofErr w:type="spellStart"/>
              <w:r>
                <w:rPr>
                  <w:sz w:val="22"/>
                </w:rPr>
                <w:t>đề</w:t>
              </w:r>
              <w:proofErr w:type="spellEnd"/>
              <w:r>
                <w:rPr>
                  <w:sz w:val="22"/>
                </w:rPr>
                <w:t xml:space="preserve"> </w:t>
              </w:r>
              <w:proofErr w:type="spellStart"/>
              <w:r>
                <w:rPr>
                  <w:sz w:val="22"/>
                </w:rPr>
                <w:t>tài</w:t>
              </w:r>
              <w:proofErr w:type="spellEnd"/>
              <w:r>
                <w:rPr>
                  <w:sz w:val="22"/>
                </w:rPr>
                <w:t xml:space="preserve">, </w:t>
              </w:r>
              <w:proofErr w:type="spellStart"/>
              <w:r>
                <w:rPr>
                  <w:sz w:val="22"/>
                </w:rPr>
                <w:t>các</w:t>
              </w:r>
              <w:proofErr w:type="spellEnd"/>
              <w:r>
                <w:rPr>
                  <w:sz w:val="22"/>
                </w:rPr>
                <w:t xml:space="preserve"> </w:t>
              </w:r>
              <w:proofErr w:type="spellStart"/>
              <w:r>
                <w:rPr>
                  <w:sz w:val="22"/>
                </w:rPr>
                <w:t>vấn</w:t>
              </w:r>
              <w:proofErr w:type="spellEnd"/>
              <w:r>
                <w:rPr>
                  <w:sz w:val="22"/>
                </w:rPr>
                <w:t xml:space="preserve"> </w:t>
              </w:r>
              <w:proofErr w:type="spellStart"/>
              <w:r>
                <w:rPr>
                  <w:sz w:val="22"/>
                </w:rPr>
                <w:t>đề</w:t>
              </w:r>
              <w:proofErr w:type="spellEnd"/>
              <w:r>
                <w:rPr>
                  <w:sz w:val="22"/>
                </w:rPr>
                <w:t xml:space="preserve"> </w:t>
              </w:r>
              <w:proofErr w:type="spellStart"/>
              <w:r>
                <w:rPr>
                  <w:sz w:val="22"/>
                </w:rPr>
                <w:t>và</w:t>
              </w:r>
              <w:proofErr w:type="spellEnd"/>
              <w:r>
                <w:rPr>
                  <w:sz w:val="22"/>
                </w:rPr>
                <w:t xml:space="preserve"> </w:t>
              </w:r>
              <w:proofErr w:type="spellStart"/>
              <w:r>
                <w:rPr>
                  <w:sz w:val="22"/>
                </w:rPr>
                <w:t>các</w:t>
              </w:r>
              <w:proofErr w:type="spellEnd"/>
              <w:r>
                <w:rPr>
                  <w:sz w:val="22"/>
                </w:rPr>
                <w:t xml:space="preserve"> </w:t>
              </w:r>
              <w:proofErr w:type="spellStart"/>
              <w:r>
                <w:rPr>
                  <w:sz w:val="22"/>
                </w:rPr>
                <w:t>giả</w:t>
              </w:r>
              <w:proofErr w:type="spellEnd"/>
              <w:r>
                <w:rPr>
                  <w:sz w:val="22"/>
                </w:rPr>
                <w:t xml:space="preserve"> </w:t>
              </w:r>
              <w:proofErr w:type="spellStart"/>
              <w:r>
                <w:rPr>
                  <w:sz w:val="22"/>
                </w:rPr>
                <w:t>thuyết</w:t>
              </w:r>
              <w:proofErr w:type="spellEnd"/>
              <w:r>
                <w:rPr>
                  <w:sz w:val="22"/>
                </w:rPr>
                <w:t xml:space="preserve"> (bao </w:t>
              </w:r>
              <w:proofErr w:type="spellStart"/>
              <w:r>
                <w:rPr>
                  <w:sz w:val="22"/>
                </w:rPr>
                <w:t>gồm</w:t>
              </w:r>
              <w:proofErr w:type="spellEnd"/>
              <w:r>
                <w:rPr>
                  <w:sz w:val="22"/>
                </w:rPr>
                <w:t xml:space="preserve"> </w:t>
              </w:r>
              <w:proofErr w:type="spellStart"/>
              <w:r>
                <w:rPr>
                  <w:sz w:val="22"/>
                </w:rPr>
                <w:t>mục</w:t>
              </w:r>
              <w:proofErr w:type="spellEnd"/>
              <w:r>
                <w:rPr>
                  <w:sz w:val="22"/>
                </w:rPr>
                <w:t xml:space="preserve"> </w:t>
              </w:r>
              <w:proofErr w:type="spellStart"/>
              <w:r>
                <w:rPr>
                  <w:sz w:val="22"/>
                </w:rPr>
                <w:t>đích</w:t>
              </w:r>
              <w:proofErr w:type="spellEnd"/>
              <w:r>
                <w:rPr>
                  <w:sz w:val="22"/>
                </w:rPr>
                <w:t xml:space="preserve"> </w:t>
              </w:r>
              <w:proofErr w:type="spellStart"/>
              <w:r>
                <w:rPr>
                  <w:sz w:val="22"/>
                </w:rPr>
                <w:t>và</w:t>
              </w:r>
              <w:proofErr w:type="spellEnd"/>
              <w:r>
                <w:rPr>
                  <w:sz w:val="22"/>
                </w:rPr>
                <w:t xml:space="preserve"> </w:t>
              </w:r>
              <w:proofErr w:type="spellStart"/>
              <w:r>
                <w:rPr>
                  <w:sz w:val="22"/>
                </w:rPr>
                <w:t>tính</w:t>
              </w:r>
              <w:proofErr w:type="spellEnd"/>
              <w:r>
                <w:rPr>
                  <w:sz w:val="22"/>
                </w:rPr>
                <w:t xml:space="preserve"> </w:t>
              </w:r>
              <w:proofErr w:type="spellStart"/>
              <w:r>
                <w:rPr>
                  <w:sz w:val="22"/>
                </w:rPr>
                <w:t>phù</w:t>
              </w:r>
              <w:proofErr w:type="spellEnd"/>
              <w:r>
                <w:rPr>
                  <w:sz w:val="22"/>
                </w:rPr>
                <w:t xml:space="preserve"> </w:t>
              </w:r>
              <w:proofErr w:type="spellStart"/>
              <w:r>
                <w:rPr>
                  <w:sz w:val="22"/>
                </w:rPr>
                <w:t>hợp</w:t>
              </w:r>
              <w:proofErr w:type="spellEnd"/>
              <w:r>
                <w:rPr>
                  <w:sz w:val="22"/>
                </w:rPr>
                <w:t xml:space="preserve">) </w:t>
              </w:r>
              <w:proofErr w:type="spellStart"/>
              <w:r>
                <w:rPr>
                  <w:sz w:val="22"/>
                </w:rPr>
                <w:t>cũng</w:t>
              </w:r>
              <w:proofErr w:type="spellEnd"/>
              <w:r>
                <w:rPr>
                  <w:sz w:val="22"/>
                </w:rPr>
                <w:t xml:space="preserve"> </w:t>
              </w:r>
              <w:proofErr w:type="spellStart"/>
              <w:r>
                <w:rPr>
                  <w:sz w:val="22"/>
                </w:rPr>
                <w:t>như</w:t>
              </w:r>
              <w:proofErr w:type="spellEnd"/>
              <w:r>
                <w:rPr>
                  <w:sz w:val="22"/>
                </w:rPr>
                <w:t xml:space="preserve"> </w:t>
              </w:r>
              <w:proofErr w:type="spellStart"/>
              <w:r>
                <w:rPr>
                  <w:sz w:val="22"/>
                </w:rPr>
                <w:t>phạm</w:t>
              </w:r>
              <w:proofErr w:type="spellEnd"/>
              <w:r>
                <w:rPr>
                  <w:sz w:val="22"/>
                </w:rPr>
                <w:t xml:space="preserve"> vi </w:t>
              </w:r>
              <w:proofErr w:type="spellStart"/>
              <w:r>
                <w:rPr>
                  <w:sz w:val="22"/>
                </w:rPr>
                <w:t>ứng</w:t>
              </w:r>
              <w:proofErr w:type="spellEnd"/>
              <w:r>
                <w:rPr>
                  <w:sz w:val="22"/>
                </w:rPr>
                <w:t xml:space="preserve"> </w:t>
              </w:r>
              <w:proofErr w:type="spellStart"/>
              <w:r>
                <w:rPr>
                  <w:sz w:val="22"/>
                </w:rPr>
                <w:t>dụng</w:t>
              </w:r>
              <w:proofErr w:type="spellEnd"/>
              <w:r>
                <w:rPr>
                  <w:sz w:val="22"/>
                </w:rPr>
                <w:t xml:space="preserve"> </w:t>
              </w:r>
              <w:proofErr w:type="spellStart"/>
              <w:r>
                <w:rPr>
                  <w:sz w:val="22"/>
                </w:rPr>
                <w:t>của</w:t>
              </w:r>
              <w:proofErr w:type="spellEnd"/>
              <w:r>
                <w:rPr>
                  <w:sz w:val="22"/>
                </w:rPr>
                <w:t xml:space="preserve"> </w:t>
              </w:r>
              <w:proofErr w:type="spellStart"/>
              <w:r>
                <w:rPr>
                  <w:sz w:val="22"/>
                </w:rPr>
                <w:t>đồ</w:t>
              </w:r>
              <w:proofErr w:type="spellEnd"/>
              <w:r>
                <w:rPr>
                  <w:sz w:val="22"/>
                </w:rPr>
                <w:t xml:space="preserve"> </w:t>
              </w:r>
              <w:proofErr w:type="spellStart"/>
              <w:r>
                <w:rPr>
                  <w:sz w:val="22"/>
                </w:rPr>
                <w:t>án</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2BB46A32" w14:textId="77777777" w:rsidR="00636738" w:rsidRDefault="00636738" w:rsidP="008F3BFF">
            <w:pPr>
              <w:spacing w:before="20" w:after="20" w:line="240" w:lineRule="auto"/>
              <w:rPr>
                <w:ins w:id="138" w:author="Công Nguyễn Văn" w:date="2019-09-03T13:28:00Z"/>
                <w:sz w:val="22"/>
              </w:rPr>
            </w:pPr>
            <w:ins w:id="139" w:author="Công Nguyễn Văn" w:date="2019-09-03T13:28:00Z">
              <w:r>
                <w:rPr>
                  <w:sz w:val="22"/>
                </w:rPr>
                <w:t>21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35ADA3A" w14:textId="77777777" w:rsidR="00636738" w:rsidRDefault="00636738" w:rsidP="008F3BFF">
            <w:pPr>
              <w:spacing w:before="20" w:after="20" w:line="240" w:lineRule="auto"/>
              <w:rPr>
                <w:ins w:id="140" w:author="Công Nguyễn Văn" w:date="2019-09-03T13:28:00Z"/>
                <w:sz w:val="22"/>
              </w:rPr>
            </w:pPr>
            <w:ins w:id="141"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F72C9A7" w14:textId="77777777" w:rsidR="00636738" w:rsidRDefault="00636738" w:rsidP="008F3BFF">
            <w:pPr>
              <w:spacing w:before="20" w:after="20" w:line="240" w:lineRule="auto"/>
              <w:rPr>
                <w:ins w:id="142" w:author="Công Nguyễn Văn" w:date="2019-09-03T13:28:00Z"/>
                <w:sz w:val="22"/>
              </w:rPr>
            </w:pPr>
            <w:ins w:id="143"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1AEB255" w14:textId="77777777" w:rsidR="00636738" w:rsidRDefault="00636738" w:rsidP="008F3BFF">
            <w:pPr>
              <w:spacing w:before="20" w:after="20" w:line="240" w:lineRule="auto"/>
              <w:rPr>
                <w:ins w:id="144" w:author="Công Nguyễn Văn" w:date="2019-09-03T13:28:00Z"/>
                <w:sz w:val="22"/>
              </w:rPr>
            </w:pPr>
            <w:ins w:id="145"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5FC363A" w14:textId="77777777" w:rsidR="00636738" w:rsidRDefault="00636738" w:rsidP="008F3BFF">
            <w:pPr>
              <w:spacing w:before="20" w:after="20" w:line="240" w:lineRule="auto"/>
              <w:rPr>
                <w:ins w:id="146" w:author="Công Nguyễn Văn" w:date="2019-09-03T13:28:00Z"/>
                <w:sz w:val="22"/>
              </w:rPr>
            </w:pPr>
            <w:ins w:id="147" w:author="Công Nguyễn Văn" w:date="2019-09-03T13:28:00Z">
              <w:r>
                <w:rPr>
                  <w:sz w:val="22"/>
                </w:rPr>
                <w:t>55</w:t>
              </w:r>
            </w:ins>
          </w:p>
        </w:tc>
      </w:tr>
      <w:tr w:rsidR="00636738" w14:paraId="7503FC5D" w14:textId="77777777" w:rsidTr="008F3BFF">
        <w:trPr>
          <w:ins w:id="148"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7714CA7" w14:textId="77777777" w:rsidR="00636738" w:rsidRDefault="00636738" w:rsidP="008F3BFF">
            <w:pPr>
              <w:spacing w:before="20" w:after="20" w:line="240" w:lineRule="auto"/>
              <w:rPr>
                <w:ins w:id="149" w:author="Công Nguyễn Văn" w:date="2019-09-03T13:28:00Z"/>
                <w:color w:val="000000"/>
                <w:sz w:val="22"/>
              </w:rPr>
            </w:pPr>
            <w:ins w:id="150" w:author="Công Nguyễn Văn" w:date="2019-09-03T13:28:00Z">
              <w:r>
                <w:rPr>
                  <w:color w:val="000000"/>
                  <w:sz w:val="22"/>
                </w:rPr>
                <w:t>2</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109662CF" w14:textId="77777777" w:rsidR="00636738" w:rsidRDefault="00636738" w:rsidP="008F3BFF">
            <w:pPr>
              <w:spacing w:before="20" w:after="20" w:line="240" w:lineRule="auto"/>
              <w:rPr>
                <w:ins w:id="151" w:author="Công Nguyễn Văn" w:date="2019-09-03T13:28:00Z"/>
                <w:sz w:val="22"/>
              </w:rPr>
            </w:pPr>
            <w:proofErr w:type="spellStart"/>
            <w:ins w:id="152" w:author="Công Nguyễn Văn" w:date="2019-09-03T13:28:00Z">
              <w:r>
                <w:rPr>
                  <w:sz w:val="22"/>
                </w:rPr>
                <w:t>Cập</w:t>
              </w:r>
              <w:proofErr w:type="spellEnd"/>
              <w:r>
                <w:rPr>
                  <w:sz w:val="22"/>
                </w:rPr>
                <w:t xml:space="preserve"> </w:t>
              </w:r>
              <w:proofErr w:type="spellStart"/>
              <w:r>
                <w:rPr>
                  <w:sz w:val="22"/>
                </w:rPr>
                <w:t>nhật</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 xml:space="preserve"> </w:t>
              </w:r>
              <w:proofErr w:type="spellStart"/>
              <w:r>
                <w:rPr>
                  <w:sz w:val="22"/>
                </w:rPr>
                <w:t>gần</w:t>
              </w:r>
              <w:proofErr w:type="spellEnd"/>
              <w:r>
                <w:rPr>
                  <w:sz w:val="22"/>
                </w:rPr>
                <w:t xml:space="preserve"> </w:t>
              </w:r>
              <w:proofErr w:type="spellStart"/>
              <w:r>
                <w:rPr>
                  <w:sz w:val="22"/>
                </w:rPr>
                <w:t>đây</w:t>
              </w:r>
              <w:proofErr w:type="spellEnd"/>
              <w:r>
                <w:rPr>
                  <w:sz w:val="22"/>
                </w:rPr>
                <w:t xml:space="preserve"> </w:t>
              </w:r>
              <w:proofErr w:type="spellStart"/>
              <w:r>
                <w:rPr>
                  <w:sz w:val="22"/>
                </w:rPr>
                <w:t>nhất</w:t>
              </w:r>
              <w:proofErr w:type="spellEnd"/>
              <w:r>
                <w:rPr>
                  <w:sz w:val="22"/>
                </w:rPr>
                <w:t xml:space="preserve"> (</w:t>
              </w:r>
              <w:proofErr w:type="spellStart"/>
              <w:r>
                <w:rPr>
                  <w:sz w:val="22"/>
                </w:rPr>
                <w:t>trong</w:t>
              </w:r>
              <w:proofErr w:type="spellEnd"/>
              <w:r>
                <w:rPr>
                  <w:sz w:val="22"/>
                </w:rPr>
                <w:t xml:space="preserve"> </w:t>
              </w:r>
              <w:proofErr w:type="spellStart"/>
              <w:r>
                <w:rPr>
                  <w:sz w:val="22"/>
                </w:rPr>
                <w:t>nước</w:t>
              </w:r>
              <w:proofErr w:type="spellEnd"/>
              <w:r>
                <w:rPr>
                  <w:sz w:val="22"/>
                </w:rPr>
                <w:t>/</w:t>
              </w:r>
              <w:proofErr w:type="spellStart"/>
              <w:r>
                <w:rPr>
                  <w:sz w:val="22"/>
                </w:rPr>
                <w:t>quốc</w:t>
              </w:r>
              <w:proofErr w:type="spellEnd"/>
              <w:r>
                <w:rPr>
                  <w:sz w:val="22"/>
                </w:rPr>
                <w:t xml:space="preserve"> </w:t>
              </w:r>
              <w:proofErr w:type="spellStart"/>
              <w:r>
                <w:rPr>
                  <w:sz w:val="22"/>
                </w:rPr>
                <w:t>tế</w:t>
              </w:r>
              <w:proofErr w:type="spellEnd"/>
              <w:r>
                <w:rPr>
                  <w:sz w:val="22"/>
                </w:rPr>
                <w:t>)</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74596541" w14:textId="77777777" w:rsidR="00636738" w:rsidRDefault="00636738" w:rsidP="008F3BFF">
            <w:pPr>
              <w:spacing w:before="20" w:after="20" w:line="240" w:lineRule="auto"/>
              <w:rPr>
                <w:ins w:id="153" w:author="Công Nguyễn Văn" w:date="2019-09-03T13:28:00Z"/>
                <w:sz w:val="22"/>
              </w:rPr>
            </w:pPr>
            <w:ins w:id="154"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48E6873" w14:textId="77777777" w:rsidR="00636738" w:rsidRDefault="00636738" w:rsidP="008F3BFF">
            <w:pPr>
              <w:spacing w:before="20" w:after="20" w:line="240" w:lineRule="auto"/>
              <w:rPr>
                <w:ins w:id="155" w:author="Công Nguyễn Văn" w:date="2019-09-03T13:28:00Z"/>
                <w:sz w:val="22"/>
              </w:rPr>
            </w:pPr>
            <w:ins w:id="156"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649C4BE" w14:textId="77777777" w:rsidR="00636738" w:rsidRDefault="00636738" w:rsidP="008F3BFF">
            <w:pPr>
              <w:spacing w:before="20" w:after="20" w:line="240" w:lineRule="auto"/>
              <w:rPr>
                <w:ins w:id="157" w:author="Công Nguyễn Văn" w:date="2019-09-03T13:28:00Z"/>
                <w:sz w:val="22"/>
              </w:rPr>
            </w:pPr>
            <w:ins w:id="158"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70D7301" w14:textId="77777777" w:rsidR="00636738" w:rsidRDefault="00636738" w:rsidP="008F3BFF">
            <w:pPr>
              <w:spacing w:before="20" w:after="20" w:line="240" w:lineRule="auto"/>
              <w:rPr>
                <w:ins w:id="159" w:author="Công Nguyễn Văn" w:date="2019-09-03T13:28:00Z"/>
                <w:sz w:val="22"/>
              </w:rPr>
            </w:pPr>
            <w:ins w:id="160"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A01E03B" w14:textId="77777777" w:rsidR="00636738" w:rsidRDefault="00636738" w:rsidP="008F3BFF">
            <w:pPr>
              <w:spacing w:before="20" w:after="20" w:line="240" w:lineRule="auto"/>
              <w:rPr>
                <w:ins w:id="161" w:author="Công Nguyễn Văn" w:date="2019-09-03T13:28:00Z"/>
                <w:sz w:val="22"/>
              </w:rPr>
            </w:pPr>
            <w:ins w:id="162" w:author="Công Nguyễn Văn" w:date="2019-09-03T13:28:00Z">
              <w:r>
                <w:rPr>
                  <w:sz w:val="22"/>
                </w:rPr>
                <w:t>55</w:t>
              </w:r>
            </w:ins>
          </w:p>
        </w:tc>
      </w:tr>
      <w:tr w:rsidR="00636738" w14:paraId="5D590002" w14:textId="77777777" w:rsidTr="008F3BFF">
        <w:trPr>
          <w:ins w:id="163"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4F5802F" w14:textId="77777777" w:rsidR="00636738" w:rsidRDefault="00636738" w:rsidP="008F3BFF">
            <w:pPr>
              <w:spacing w:before="20" w:after="20" w:line="240" w:lineRule="auto"/>
              <w:rPr>
                <w:ins w:id="164" w:author="Công Nguyễn Văn" w:date="2019-09-03T13:28:00Z"/>
                <w:color w:val="000000"/>
                <w:sz w:val="22"/>
              </w:rPr>
            </w:pPr>
            <w:ins w:id="165" w:author="Công Nguyễn Văn" w:date="2019-09-03T13:28:00Z">
              <w:r>
                <w:rPr>
                  <w:color w:val="000000"/>
                  <w:sz w:val="22"/>
                </w:rPr>
                <w:t>3</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943636A" w14:textId="77777777" w:rsidR="00636738" w:rsidRDefault="00636738" w:rsidP="008F3BFF">
            <w:pPr>
              <w:spacing w:before="20" w:after="20" w:line="240" w:lineRule="auto"/>
              <w:rPr>
                <w:ins w:id="166" w:author="Công Nguyễn Văn" w:date="2019-09-03T13:28:00Z"/>
                <w:sz w:val="22"/>
              </w:rPr>
            </w:pPr>
            <w:proofErr w:type="spellStart"/>
            <w:ins w:id="167" w:author="Công Nguyễn Văn" w:date="2019-09-03T13:28:00Z">
              <w:r>
                <w:rPr>
                  <w:sz w:val="22"/>
                </w:rPr>
                <w:t>Nêu</w:t>
              </w:r>
              <w:proofErr w:type="spellEnd"/>
              <w:r>
                <w:rPr>
                  <w:sz w:val="22"/>
                </w:rPr>
                <w:t xml:space="preserve"> </w:t>
              </w:r>
              <w:proofErr w:type="spellStart"/>
              <w:r>
                <w:rPr>
                  <w:sz w:val="22"/>
                </w:rPr>
                <w:t>rõ</w:t>
              </w:r>
              <w:proofErr w:type="spellEnd"/>
              <w:r>
                <w:rPr>
                  <w:sz w:val="22"/>
                </w:rPr>
                <w:t xml:space="preserve"> </w:t>
              </w:r>
              <w:proofErr w:type="spellStart"/>
              <w:r>
                <w:rPr>
                  <w:sz w:val="22"/>
                </w:rPr>
                <w:t>và</w:t>
              </w:r>
              <w:proofErr w:type="spellEnd"/>
              <w:r>
                <w:rPr>
                  <w:sz w:val="22"/>
                </w:rPr>
                <w:t xml:space="preserve"> chi </w:t>
              </w:r>
              <w:proofErr w:type="spellStart"/>
              <w:r>
                <w:rPr>
                  <w:sz w:val="22"/>
                </w:rPr>
                <w:t>tiết</w:t>
              </w:r>
              <w:proofErr w:type="spellEnd"/>
              <w:r>
                <w:rPr>
                  <w:sz w:val="22"/>
                </w:rPr>
                <w:t xml:space="preserve"> </w:t>
              </w:r>
              <w:proofErr w:type="spellStart"/>
              <w:r>
                <w:rPr>
                  <w:sz w:val="22"/>
                </w:rPr>
                <w:t>phương</w:t>
              </w:r>
              <w:proofErr w:type="spellEnd"/>
              <w:r>
                <w:rPr>
                  <w:sz w:val="22"/>
                </w:rPr>
                <w:t xml:space="preserve"> </w:t>
              </w:r>
              <w:proofErr w:type="spellStart"/>
              <w:r>
                <w:rPr>
                  <w:sz w:val="22"/>
                </w:rPr>
                <w:t>pháp</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w:t>
              </w:r>
              <w:proofErr w:type="spellStart"/>
              <w:r>
                <w:rPr>
                  <w:sz w:val="22"/>
                </w:rPr>
                <w:t>giải</w:t>
              </w:r>
              <w:proofErr w:type="spellEnd"/>
              <w:r>
                <w:rPr>
                  <w:sz w:val="22"/>
                </w:rPr>
                <w:t xml:space="preserve"> </w:t>
              </w:r>
              <w:proofErr w:type="spellStart"/>
              <w:r>
                <w:rPr>
                  <w:sz w:val="22"/>
                </w:rPr>
                <w:t>quyết</w:t>
              </w:r>
              <w:proofErr w:type="spellEnd"/>
              <w:r>
                <w:rPr>
                  <w:sz w:val="22"/>
                </w:rPr>
                <w:t xml:space="preserve"> </w:t>
              </w:r>
              <w:proofErr w:type="spellStart"/>
              <w:r>
                <w:rPr>
                  <w:sz w:val="22"/>
                </w:rPr>
                <w:t>vấn</w:t>
              </w:r>
              <w:proofErr w:type="spellEnd"/>
              <w:r>
                <w:rPr>
                  <w:sz w:val="22"/>
                </w:rPr>
                <w:t xml:space="preserve"> </w:t>
              </w:r>
              <w:proofErr w:type="spellStart"/>
              <w:r>
                <w:rPr>
                  <w:sz w:val="22"/>
                </w:rPr>
                <w:t>đề</w:t>
              </w:r>
              <w:proofErr w:type="spellEnd"/>
              <w:r>
                <w:rPr>
                  <w:sz w:val="22"/>
                </w:rPr>
                <w:t xml:space="preserve"> </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3949B944" w14:textId="77777777" w:rsidR="00636738" w:rsidRDefault="00636738" w:rsidP="008F3BFF">
            <w:pPr>
              <w:spacing w:before="20" w:after="20" w:line="240" w:lineRule="auto"/>
              <w:rPr>
                <w:ins w:id="168" w:author="Công Nguyễn Văn" w:date="2019-09-03T13:28:00Z"/>
                <w:sz w:val="22"/>
              </w:rPr>
            </w:pPr>
            <w:ins w:id="169"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C5544C9" w14:textId="77777777" w:rsidR="00636738" w:rsidRDefault="00636738" w:rsidP="008F3BFF">
            <w:pPr>
              <w:spacing w:before="20" w:after="20" w:line="240" w:lineRule="auto"/>
              <w:rPr>
                <w:ins w:id="170" w:author="Công Nguyễn Văn" w:date="2019-09-03T13:28:00Z"/>
                <w:sz w:val="22"/>
              </w:rPr>
            </w:pPr>
            <w:ins w:id="171"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E3CC01D" w14:textId="77777777" w:rsidR="00636738" w:rsidRDefault="00636738" w:rsidP="008F3BFF">
            <w:pPr>
              <w:spacing w:before="20" w:after="20" w:line="240" w:lineRule="auto"/>
              <w:rPr>
                <w:ins w:id="172" w:author="Công Nguyễn Văn" w:date="2019-09-03T13:28:00Z"/>
                <w:sz w:val="22"/>
              </w:rPr>
            </w:pPr>
            <w:ins w:id="173"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BA3045C" w14:textId="77777777" w:rsidR="00636738" w:rsidRDefault="00636738" w:rsidP="008F3BFF">
            <w:pPr>
              <w:spacing w:before="20" w:after="20" w:line="240" w:lineRule="auto"/>
              <w:rPr>
                <w:ins w:id="174" w:author="Công Nguyễn Văn" w:date="2019-09-03T13:28:00Z"/>
                <w:sz w:val="22"/>
              </w:rPr>
            </w:pPr>
            <w:ins w:id="175"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7EAFF83" w14:textId="77777777" w:rsidR="00636738" w:rsidRDefault="00636738" w:rsidP="008F3BFF">
            <w:pPr>
              <w:spacing w:before="20" w:after="20" w:line="240" w:lineRule="auto"/>
              <w:rPr>
                <w:ins w:id="176" w:author="Công Nguyễn Văn" w:date="2019-09-03T13:28:00Z"/>
                <w:sz w:val="22"/>
              </w:rPr>
            </w:pPr>
            <w:ins w:id="177" w:author="Công Nguyễn Văn" w:date="2019-09-03T13:28:00Z">
              <w:r>
                <w:rPr>
                  <w:sz w:val="22"/>
                </w:rPr>
                <w:t>55</w:t>
              </w:r>
            </w:ins>
          </w:p>
        </w:tc>
      </w:tr>
      <w:tr w:rsidR="00636738" w14:paraId="1B1F620C" w14:textId="77777777" w:rsidTr="008F3BFF">
        <w:trPr>
          <w:ins w:id="178"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A622824" w14:textId="77777777" w:rsidR="00636738" w:rsidRDefault="00636738" w:rsidP="008F3BFF">
            <w:pPr>
              <w:spacing w:before="20" w:after="20" w:line="240" w:lineRule="auto"/>
              <w:rPr>
                <w:ins w:id="179" w:author="Công Nguyễn Văn" w:date="2019-09-03T13:28:00Z"/>
                <w:color w:val="000000"/>
                <w:sz w:val="22"/>
              </w:rPr>
            </w:pPr>
            <w:ins w:id="180" w:author="Công Nguyễn Văn" w:date="2019-09-03T13:28:00Z">
              <w:r>
                <w:rPr>
                  <w:color w:val="000000"/>
                  <w:sz w:val="22"/>
                </w:rPr>
                <w:t>4</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62AAB7A1" w14:textId="77777777" w:rsidR="00636738" w:rsidRDefault="00636738" w:rsidP="008F3BFF">
            <w:pPr>
              <w:spacing w:before="20" w:after="20" w:line="240" w:lineRule="auto"/>
              <w:rPr>
                <w:ins w:id="181" w:author="Công Nguyễn Văn" w:date="2019-09-03T13:28:00Z"/>
                <w:sz w:val="22"/>
              </w:rPr>
            </w:pPr>
            <w:proofErr w:type="spellStart"/>
            <w:ins w:id="182" w:author="Công Nguyễn Văn" w:date="2019-09-03T13:28:00Z">
              <w:r>
                <w:rPr>
                  <w:sz w:val="22"/>
                </w:rPr>
                <w:t>Có</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mô</w:t>
              </w:r>
              <w:proofErr w:type="spellEnd"/>
              <w:r>
                <w:rPr>
                  <w:sz w:val="22"/>
                </w:rPr>
                <w:t xml:space="preserve"> </w:t>
              </w:r>
              <w:proofErr w:type="spellStart"/>
              <w:r>
                <w:rPr>
                  <w:sz w:val="22"/>
                </w:rPr>
                <w:t>phỏng</w:t>
              </w:r>
              <w:proofErr w:type="spellEnd"/>
              <w:r>
                <w:rPr>
                  <w:sz w:val="22"/>
                </w:rPr>
                <w:t>/</w:t>
              </w:r>
              <w:proofErr w:type="spellStart"/>
              <w:r>
                <w:rPr>
                  <w:sz w:val="22"/>
                </w:rPr>
                <w:t>thực</w:t>
              </w:r>
              <w:proofErr w:type="spellEnd"/>
              <w:r>
                <w:rPr>
                  <w:sz w:val="22"/>
                </w:rPr>
                <w:t xml:space="preserve"> </w:t>
              </w:r>
              <w:proofErr w:type="spellStart"/>
              <w:r>
                <w:rPr>
                  <w:sz w:val="22"/>
                </w:rPr>
                <w:t>nghiệm</w:t>
              </w:r>
              <w:proofErr w:type="spellEnd"/>
              <w:r>
                <w:rPr>
                  <w:sz w:val="22"/>
                </w:rPr>
                <w:t xml:space="preserve"> </w:t>
              </w:r>
              <w:proofErr w:type="spellStart"/>
              <w:r>
                <w:rPr>
                  <w:sz w:val="22"/>
                </w:rPr>
                <w:t>và</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đạt</w:t>
              </w:r>
              <w:proofErr w:type="spellEnd"/>
              <w:r>
                <w:rPr>
                  <w:sz w:val="22"/>
                </w:rPr>
                <w:t xml:space="preserve"> </w:t>
              </w:r>
              <w:proofErr w:type="spellStart"/>
              <w:r>
                <w:rPr>
                  <w:sz w:val="22"/>
                </w:rPr>
                <w:t>được</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4A53916D" w14:textId="77777777" w:rsidR="00636738" w:rsidRDefault="00636738" w:rsidP="008F3BFF">
            <w:pPr>
              <w:spacing w:before="20" w:after="20" w:line="240" w:lineRule="auto"/>
              <w:rPr>
                <w:ins w:id="183" w:author="Công Nguyễn Văn" w:date="2019-09-03T13:28:00Z"/>
                <w:sz w:val="22"/>
              </w:rPr>
            </w:pPr>
            <w:ins w:id="184"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2FED8B2" w14:textId="77777777" w:rsidR="00636738" w:rsidRDefault="00636738" w:rsidP="008F3BFF">
            <w:pPr>
              <w:spacing w:before="20" w:after="20" w:line="240" w:lineRule="auto"/>
              <w:rPr>
                <w:ins w:id="185" w:author="Công Nguyễn Văn" w:date="2019-09-03T13:28:00Z"/>
                <w:sz w:val="22"/>
              </w:rPr>
            </w:pPr>
            <w:ins w:id="186"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5CBCCD4" w14:textId="77777777" w:rsidR="00636738" w:rsidRDefault="00636738" w:rsidP="008F3BFF">
            <w:pPr>
              <w:spacing w:before="20" w:after="20" w:line="240" w:lineRule="auto"/>
              <w:rPr>
                <w:ins w:id="187" w:author="Công Nguyễn Văn" w:date="2019-09-03T13:28:00Z"/>
                <w:sz w:val="22"/>
              </w:rPr>
            </w:pPr>
            <w:ins w:id="188"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67DA247" w14:textId="77777777" w:rsidR="00636738" w:rsidRDefault="00636738" w:rsidP="008F3BFF">
            <w:pPr>
              <w:spacing w:before="20" w:after="20" w:line="240" w:lineRule="auto"/>
              <w:rPr>
                <w:ins w:id="189" w:author="Công Nguyễn Văn" w:date="2019-09-03T13:28:00Z"/>
                <w:sz w:val="22"/>
              </w:rPr>
            </w:pPr>
            <w:ins w:id="190"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CC776A4" w14:textId="77777777" w:rsidR="00636738" w:rsidRDefault="00636738" w:rsidP="008F3BFF">
            <w:pPr>
              <w:spacing w:before="20" w:after="20" w:line="240" w:lineRule="auto"/>
              <w:rPr>
                <w:ins w:id="191" w:author="Công Nguyễn Văn" w:date="2019-09-03T13:28:00Z"/>
                <w:sz w:val="22"/>
              </w:rPr>
            </w:pPr>
            <w:ins w:id="192" w:author="Công Nguyễn Văn" w:date="2019-09-03T13:28:00Z">
              <w:r>
                <w:rPr>
                  <w:sz w:val="22"/>
                </w:rPr>
                <w:t>55</w:t>
              </w:r>
            </w:ins>
          </w:p>
        </w:tc>
      </w:tr>
      <w:tr w:rsidR="00636738" w14:paraId="2EFAADDE" w14:textId="77777777" w:rsidTr="008F3BFF">
        <w:trPr>
          <w:ins w:id="193"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E01327D" w14:textId="77777777" w:rsidR="00636738" w:rsidRDefault="00636738" w:rsidP="008F3BFF">
            <w:pPr>
              <w:spacing w:before="40" w:after="40" w:line="240" w:lineRule="auto"/>
              <w:rPr>
                <w:ins w:id="194" w:author="Công Nguyễn Văn" w:date="2019-09-03T13:28:00Z"/>
                <w:b/>
                <w:sz w:val="22"/>
              </w:rPr>
            </w:pPr>
            <w:proofErr w:type="spellStart"/>
            <w:ins w:id="195" w:author="Công Nguyễn Văn" w:date="2019-09-03T13:28:00Z">
              <w:r>
                <w:rPr>
                  <w:b/>
                  <w:sz w:val="22"/>
                </w:rPr>
                <w:t>Có</w:t>
              </w:r>
              <w:proofErr w:type="spellEnd"/>
              <w:r>
                <w:rPr>
                  <w:b/>
                  <w:sz w:val="22"/>
                </w:rPr>
                <w:t xml:space="preserve"> </w:t>
              </w:r>
              <w:proofErr w:type="spellStart"/>
              <w:r>
                <w:rPr>
                  <w:b/>
                  <w:sz w:val="22"/>
                </w:rPr>
                <w:t>khả</w:t>
              </w:r>
              <w:proofErr w:type="spellEnd"/>
              <w:r>
                <w:rPr>
                  <w:b/>
                  <w:sz w:val="22"/>
                </w:rPr>
                <w:t xml:space="preserve"> </w:t>
              </w:r>
              <w:proofErr w:type="spellStart"/>
              <w:r>
                <w:rPr>
                  <w:b/>
                  <w:sz w:val="22"/>
                </w:rPr>
                <w:t>năng</w:t>
              </w:r>
              <w:proofErr w:type="spellEnd"/>
              <w:r>
                <w:rPr>
                  <w:b/>
                  <w:sz w:val="22"/>
                </w:rPr>
                <w:t xml:space="preserve"> </w:t>
              </w:r>
              <w:proofErr w:type="spellStart"/>
              <w:r>
                <w:rPr>
                  <w:b/>
                  <w:sz w:val="22"/>
                </w:rPr>
                <w:t>phân</w:t>
              </w:r>
              <w:proofErr w:type="spellEnd"/>
              <w:r>
                <w:rPr>
                  <w:b/>
                  <w:sz w:val="22"/>
                </w:rPr>
                <w:t xml:space="preserve"> </w:t>
              </w:r>
              <w:proofErr w:type="spellStart"/>
              <w:r>
                <w:rPr>
                  <w:b/>
                  <w:sz w:val="22"/>
                </w:rPr>
                <w:t>tích</w:t>
              </w:r>
              <w:proofErr w:type="spellEnd"/>
              <w:r>
                <w:rPr>
                  <w:b/>
                  <w:sz w:val="22"/>
                </w:rPr>
                <w:t xml:space="preserve"> </w:t>
              </w:r>
              <w:proofErr w:type="spellStart"/>
              <w:r>
                <w:rPr>
                  <w:b/>
                  <w:sz w:val="22"/>
                </w:rPr>
                <w:t>và</w:t>
              </w:r>
              <w:proofErr w:type="spellEnd"/>
              <w:r>
                <w:rPr>
                  <w:b/>
                  <w:sz w:val="22"/>
                </w:rPr>
                <w:t xml:space="preserve"> </w:t>
              </w:r>
              <w:proofErr w:type="spellStart"/>
              <w:r>
                <w:rPr>
                  <w:b/>
                  <w:sz w:val="22"/>
                </w:rPr>
                <w:t>đánh</w:t>
              </w:r>
              <w:proofErr w:type="spellEnd"/>
              <w:r>
                <w:rPr>
                  <w:b/>
                  <w:sz w:val="22"/>
                </w:rPr>
                <w:t xml:space="preserve"> </w:t>
              </w:r>
              <w:proofErr w:type="spellStart"/>
              <w:r>
                <w:rPr>
                  <w:b/>
                  <w:sz w:val="22"/>
                </w:rPr>
                <w:t>giá</w:t>
              </w:r>
              <w:proofErr w:type="spellEnd"/>
              <w:r>
                <w:rPr>
                  <w:b/>
                  <w:sz w:val="22"/>
                </w:rPr>
                <w:t xml:space="preserve"> </w:t>
              </w:r>
              <w:proofErr w:type="spellStart"/>
              <w:r>
                <w:rPr>
                  <w:b/>
                  <w:sz w:val="22"/>
                </w:rPr>
                <w:t>kết</w:t>
              </w:r>
              <w:proofErr w:type="spellEnd"/>
              <w:r>
                <w:rPr>
                  <w:b/>
                  <w:sz w:val="22"/>
                </w:rPr>
                <w:t xml:space="preserve"> </w:t>
              </w:r>
              <w:proofErr w:type="spellStart"/>
              <w:r>
                <w:rPr>
                  <w:b/>
                  <w:sz w:val="22"/>
                </w:rPr>
                <w:t>quả</w:t>
              </w:r>
              <w:proofErr w:type="spellEnd"/>
              <w:r>
                <w:rPr>
                  <w:b/>
                  <w:sz w:val="22"/>
                </w:rPr>
                <w:t xml:space="preserve"> (15)</w:t>
              </w:r>
            </w:ins>
          </w:p>
        </w:tc>
      </w:tr>
      <w:tr w:rsidR="00636738" w14:paraId="342ACA94" w14:textId="77777777" w:rsidTr="008F3BFF">
        <w:trPr>
          <w:ins w:id="196"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1ECE9EC" w14:textId="77777777" w:rsidR="00636738" w:rsidRDefault="00636738" w:rsidP="008F3BFF">
            <w:pPr>
              <w:spacing w:before="20" w:after="20" w:line="240" w:lineRule="auto"/>
              <w:rPr>
                <w:ins w:id="197" w:author="Công Nguyễn Văn" w:date="2019-09-03T13:28:00Z"/>
                <w:color w:val="000000"/>
                <w:sz w:val="22"/>
              </w:rPr>
            </w:pPr>
            <w:ins w:id="198" w:author="Công Nguyễn Văn" w:date="2019-09-03T13:28:00Z">
              <w:r>
                <w:rPr>
                  <w:color w:val="000000"/>
                  <w:sz w:val="22"/>
                </w:rPr>
                <w:t>5</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8D6FF7D" w14:textId="77777777" w:rsidR="00636738" w:rsidRDefault="00636738" w:rsidP="008F3BFF">
            <w:pPr>
              <w:spacing w:before="20" w:after="20" w:line="240" w:lineRule="auto"/>
              <w:rPr>
                <w:ins w:id="199" w:author="Công Nguyễn Văn" w:date="2019-09-03T13:28:00Z"/>
                <w:sz w:val="22"/>
              </w:rPr>
            </w:pPr>
            <w:proofErr w:type="spellStart"/>
            <w:ins w:id="200" w:author="Công Nguyễn Văn" w:date="2019-09-03T13:28:00Z">
              <w:r>
                <w:rPr>
                  <w:sz w:val="22"/>
                </w:rPr>
                <w:t>Kế</w:t>
              </w:r>
              <w:proofErr w:type="spellEnd"/>
              <w:r>
                <w:rPr>
                  <w:sz w:val="22"/>
                </w:rPr>
                <w:t xml:space="preserve"> </w:t>
              </w:r>
              <w:proofErr w:type="spellStart"/>
              <w:r>
                <w:rPr>
                  <w:sz w:val="22"/>
                </w:rPr>
                <w:t>hoạch</w:t>
              </w:r>
              <w:proofErr w:type="spellEnd"/>
              <w:r>
                <w:rPr>
                  <w:sz w:val="22"/>
                </w:rPr>
                <w:t xml:space="preserve"> </w:t>
              </w:r>
              <w:proofErr w:type="spellStart"/>
              <w:r>
                <w:rPr>
                  <w:sz w:val="22"/>
                </w:rPr>
                <w:t>làm</w:t>
              </w:r>
              <w:proofErr w:type="spellEnd"/>
              <w:r>
                <w:rPr>
                  <w:sz w:val="22"/>
                </w:rPr>
                <w:t xml:space="preserve"> </w:t>
              </w:r>
              <w:proofErr w:type="spellStart"/>
              <w:r>
                <w:rPr>
                  <w:sz w:val="22"/>
                </w:rPr>
                <w:t>việc</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bao </w:t>
              </w:r>
              <w:proofErr w:type="spellStart"/>
              <w:r>
                <w:rPr>
                  <w:sz w:val="22"/>
                </w:rPr>
                <w:t>gồm</w:t>
              </w:r>
              <w:proofErr w:type="spellEnd"/>
              <w:r>
                <w:rPr>
                  <w:sz w:val="22"/>
                </w:rPr>
                <w:t xml:space="preserve"> </w:t>
              </w:r>
              <w:proofErr w:type="spellStart"/>
              <w:r>
                <w:rPr>
                  <w:sz w:val="22"/>
                </w:rPr>
                <w:t>mục</w:t>
              </w:r>
              <w:proofErr w:type="spellEnd"/>
              <w:r>
                <w:rPr>
                  <w:sz w:val="22"/>
                </w:rPr>
                <w:t xml:space="preserve"> </w:t>
              </w:r>
              <w:proofErr w:type="spellStart"/>
              <w:r>
                <w:rPr>
                  <w:sz w:val="22"/>
                </w:rPr>
                <w:t>tiêu</w:t>
              </w:r>
              <w:proofErr w:type="spellEnd"/>
              <w:r>
                <w:rPr>
                  <w:sz w:val="22"/>
                </w:rPr>
                <w:t xml:space="preserve"> </w:t>
              </w:r>
              <w:proofErr w:type="spellStart"/>
              <w:r>
                <w:rPr>
                  <w:sz w:val="22"/>
                </w:rPr>
                <w:t>và</w:t>
              </w:r>
              <w:proofErr w:type="spellEnd"/>
              <w:r>
                <w:rPr>
                  <w:sz w:val="22"/>
                </w:rPr>
                <w:t xml:space="preserve"> </w:t>
              </w:r>
              <w:proofErr w:type="spellStart"/>
              <w:r>
                <w:rPr>
                  <w:sz w:val="22"/>
                </w:rPr>
                <w:t>phương</w:t>
              </w:r>
              <w:proofErr w:type="spellEnd"/>
              <w:r>
                <w:rPr>
                  <w:sz w:val="22"/>
                </w:rPr>
                <w:t xml:space="preserve"> </w:t>
              </w:r>
              <w:proofErr w:type="spellStart"/>
              <w:r>
                <w:rPr>
                  <w:sz w:val="22"/>
                </w:rPr>
                <w:t>pháp</w:t>
              </w:r>
              <w:proofErr w:type="spellEnd"/>
              <w:r>
                <w:rPr>
                  <w:sz w:val="22"/>
                </w:rPr>
                <w:t xml:space="preserve"> </w:t>
              </w:r>
              <w:proofErr w:type="spellStart"/>
              <w:r>
                <w:rPr>
                  <w:sz w:val="22"/>
                </w:rPr>
                <w:t>thực</w:t>
              </w:r>
              <w:proofErr w:type="spellEnd"/>
              <w:r>
                <w:rPr>
                  <w:sz w:val="22"/>
                </w:rPr>
                <w:t xml:space="preserve"> </w:t>
              </w:r>
              <w:proofErr w:type="spellStart"/>
              <w:r>
                <w:rPr>
                  <w:sz w:val="22"/>
                </w:rPr>
                <w:t>hiện</w:t>
              </w:r>
              <w:proofErr w:type="spellEnd"/>
              <w:r>
                <w:rPr>
                  <w:sz w:val="22"/>
                </w:rPr>
                <w:t xml:space="preserve"> </w:t>
              </w:r>
              <w:proofErr w:type="spellStart"/>
              <w:r>
                <w:rPr>
                  <w:sz w:val="22"/>
                </w:rPr>
                <w:t>dựa</w:t>
              </w:r>
              <w:proofErr w:type="spellEnd"/>
              <w:r>
                <w:rPr>
                  <w:sz w:val="22"/>
                </w:rPr>
                <w:t xml:space="preserve"> </w:t>
              </w:r>
              <w:proofErr w:type="spellStart"/>
              <w:r>
                <w:rPr>
                  <w:sz w:val="22"/>
                </w:rPr>
                <w:t>trên</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 xml:space="preserve"> </w:t>
              </w:r>
              <w:proofErr w:type="spellStart"/>
              <w:r>
                <w:rPr>
                  <w:sz w:val="22"/>
                </w:rPr>
                <w:t>lý</w:t>
              </w:r>
              <w:proofErr w:type="spellEnd"/>
              <w:r>
                <w:rPr>
                  <w:sz w:val="22"/>
                </w:rPr>
                <w:t xml:space="preserve"> </w:t>
              </w:r>
              <w:proofErr w:type="spellStart"/>
              <w:r>
                <w:rPr>
                  <w:sz w:val="22"/>
                </w:rPr>
                <w:t>thuyết</w:t>
              </w:r>
              <w:proofErr w:type="spellEnd"/>
              <w:r>
                <w:rPr>
                  <w:sz w:val="22"/>
                </w:rPr>
                <w:t xml:space="preserve"> </w:t>
              </w:r>
              <w:proofErr w:type="spellStart"/>
              <w:r>
                <w:rPr>
                  <w:sz w:val="22"/>
                </w:rPr>
                <w:t>một</w:t>
              </w:r>
              <w:proofErr w:type="spellEnd"/>
              <w:r>
                <w:rPr>
                  <w:sz w:val="22"/>
                </w:rPr>
                <w:t xml:space="preserve"> </w:t>
              </w:r>
              <w:proofErr w:type="spellStart"/>
              <w:r>
                <w:rPr>
                  <w:sz w:val="22"/>
                </w:rPr>
                <w:t>cách</w:t>
              </w:r>
              <w:proofErr w:type="spellEnd"/>
              <w:r>
                <w:rPr>
                  <w:sz w:val="22"/>
                </w:rPr>
                <w:t xml:space="preserve"> </w:t>
              </w:r>
              <w:proofErr w:type="spellStart"/>
              <w:r>
                <w:rPr>
                  <w:sz w:val="22"/>
                </w:rPr>
                <w:t>có</w:t>
              </w:r>
              <w:proofErr w:type="spellEnd"/>
              <w:r>
                <w:rPr>
                  <w:sz w:val="22"/>
                </w:rPr>
                <w:t xml:space="preserve"> </w:t>
              </w:r>
              <w:proofErr w:type="spellStart"/>
              <w:r>
                <w:rPr>
                  <w:sz w:val="22"/>
                </w:rPr>
                <w:t>hệ</w:t>
              </w:r>
              <w:proofErr w:type="spellEnd"/>
              <w:r>
                <w:rPr>
                  <w:sz w:val="22"/>
                </w:rPr>
                <w:t xml:space="preserve"> </w:t>
              </w:r>
              <w:proofErr w:type="spellStart"/>
              <w:r>
                <w:rPr>
                  <w:sz w:val="22"/>
                </w:rPr>
                <w:t>thống</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4B1448CF" w14:textId="77777777" w:rsidR="00636738" w:rsidRDefault="00636738" w:rsidP="008F3BFF">
            <w:pPr>
              <w:spacing w:before="20" w:after="20" w:line="240" w:lineRule="auto"/>
              <w:rPr>
                <w:ins w:id="201" w:author="Công Nguyễn Văn" w:date="2019-09-03T13:28:00Z"/>
                <w:sz w:val="22"/>
              </w:rPr>
            </w:pPr>
            <w:ins w:id="202"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43A0457" w14:textId="77777777" w:rsidR="00636738" w:rsidRDefault="00636738" w:rsidP="008F3BFF">
            <w:pPr>
              <w:spacing w:before="20" w:after="20" w:line="240" w:lineRule="auto"/>
              <w:rPr>
                <w:ins w:id="203" w:author="Công Nguyễn Văn" w:date="2019-09-03T13:28:00Z"/>
                <w:sz w:val="22"/>
              </w:rPr>
            </w:pPr>
            <w:ins w:id="204"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0C560F6" w14:textId="77777777" w:rsidR="00636738" w:rsidRDefault="00636738" w:rsidP="008F3BFF">
            <w:pPr>
              <w:spacing w:before="20" w:after="20" w:line="240" w:lineRule="auto"/>
              <w:rPr>
                <w:ins w:id="205" w:author="Công Nguyễn Văn" w:date="2019-09-03T13:28:00Z"/>
                <w:sz w:val="22"/>
              </w:rPr>
            </w:pPr>
            <w:ins w:id="206"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F2591A9" w14:textId="77777777" w:rsidR="00636738" w:rsidRDefault="00636738" w:rsidP="008F3BFF">
            <w:pPr>
              <w:spacing w:before="20" w:after="20" w:line="240" w:lineRule="auto"/>
              <w:rPr>
                <w:ins w:id="207" w:author="Công Nguyễn Văn" w:date="2019-09-03T13:28:00Z"/>
                <w:sz w:val="22"/>
              </w:rPr>
            </w:pPr>
            <w:ins w:id="208"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F51E77E" w14:textId="77777777" w:rsidR="00636738" w:rsidRDefault="00636738" w:rsidP="008F3BFF">
            <w:pPr>
              <w:spacing w:before="20" w:after="20" w:line="240" w:lineRule="auto"/>
              <w:rPr>
                <w:ins w:id="209" w:author="Công Nguyễn Văn" w:date="2019-09-03T13:28:00Z"/>
                <w:sz w:val="22"/>
              </w:rPr>
            </w:pPr>
            <w:ins w:id="210" w:author="Công Nguyễn Văn" w:date="2019-09-03T13:28:00Z">
              <w:r>
                <w:rPr>
                  <w:sz w:val="22"/>
                </w:rPr>
                <w:t>55</w:t>
              </w:r>
            </w:ins>
          </w:p>
        </w:tc>
      </w:tr>
      <w:tr w:rsidR="00636738" w14:paraId="2C32B89E" w14:textId="77777777" w:rsidTr="008F3BFF">
        <w:trPr>
          <w:ins w:id="211"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8AA68B4" w14:textId="77777777" w:rsidR="00636738" w:rsidRDefault="00636738" w:rsidP="008F3BFF">
            <w:pPr>
              <w:spacing w:before="20" w:after="20" w:line="240" w:lineRule="auto"/>
              <w:rPr>
                <w:ins w:id="212" w:author="Công Nguyễn Văn" w:date="2019-09-03T13:28:00Z"/>
                <w:color w:val="000000"/>
                <w:sz w:val="22"/>
              </w:rPr>
            </w:pPr>
            <w:ins w:id="213" w:author="Công Nguyễn Văn" w:date="2019-09-03T13:28:00Z">
              <w:r>
                <w:rPr>
                  <w:color w:val="000000"/>
                  <w:sz w:val="22"/>
                </w:rPr>
                <w:t>6</w:t>
              </w:r>
            </w:ins>
          </w:p>
        </w:tc>
        <w:tc>
          <w:tcPr>
            <w:tcW w:w="6690" w:type="dxa"/>
            <w:tcBorders>
              <w:top w:val="single" w:sz="4" w:space="0" w:color="auto"/>
              <w:left w:val="single" w:sz="4" w:space="0" w:color="auto"/>
              <w:bottom w:val="single" w:sz="4" w:space="0" w:color="auto"/>
              <w:right w:val="single" w:sz="4" w:space="0" w:color="auto"/>
            </w:tcBorders>
            <w:hideMark/>
          </w:tcPr>
          <w:p w14:paraId="6C7FB288" w14:textId="77777777" w:rsidR="00636738" w:rsidRDefault="00636738" w:rsidP="008F3BFF">
            <w:pPr>
              <w:spacing w:before="20" w:after="20" w:line="240" w:lineRule="auto"/>
              <w:rPr>
                <w:ins w:id="214" w:author="Công Nguyễn Văn" w:date="2019-09-03T13:28:00Z"/>
                <w:sz w:val="22"/>
              </w:rPr>
            </w:pPr>
            <w:proofErr w:type="spellStart"/>
            <w:ins w:id="215" w:author="Công Nguyễn Văn" w:date="2019-09-03T13:28:00Z">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được</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một</w:t>
              </w:r>
              <w:proofErr w:type="spellEnd"/>
              <w:r>
                <w:rPr>
                  <w:sz w:val="22"/>
                </w:rPr>
                <w:t xml:space="preserve"> </w:t>
              </w:r>
              <w:proofErr w:type="spellStart"/>
              <w:r>
                <w:rPr>
                  <w:sz w:val="22"/>
                </w:rPr>
                <w:t>cách</w:t>
              </w:r>
              <w:proofErr w:type="spellEnd"/>
              <w:r>
                <w:rPr>
                  <w:sz w:val="22"/>
                </w:rPr>
                <w:t xml:space="preserve"> logic </w:t>
              </w:r>
              <w:proofErr w:type="spellStart"/>
              <w:r>
                <w:rPr>
                  <w:sz w:val="22"/>
                </w:rPr>
                <w:t>và</w:t>
              </w:r>
              <w:proofErr w:type="spellEnd"/>
              <w:r>
                <w:rPr>
                  <w:sz w:val="22"/>
                </w:rPr>
                <w:t xml:space="preserve"> </w:t>
              </w:r>
              <w:proofErr w:type="spellStart"/>
              <w:r>
                <w:rPr>
                  <w:sz w:val="22"/>
                </w:rPr>
                <w:t>dễ</w:t>
              </w:r>
              <w:proofErr w:type="spellEnd"/>
              <w:r>
                <w:rPr>
                  <w:sz w:val="22"/>
                </w:rPr>
                <w:t xml:space="preserve"> </w:t>
              </w:r>
              <w:proofErr w:type="spellStart"/>
              <w:r>
                <w:rPr>
                  <w:sz w:val="22"/>
                </w:rPr>
                <w:t>hiểu</w:t>
              </w:r>
              <w:proofErr w:type="spellEnd"/>
              <w:r>
                <w:rPr>
                  <w:sz w:val="22"/>
                </w:rPr>
                <w:t xml:space="preserve">, </w:t>
              </w:r>
              <w:proofErr w:type="spellStart"/>
              <w:r>
                <w:rPr>
                  <w:sz w:val="22"/>
                </w:rPr>
                <w:t>tất</w:t>
              </w:r>
              <w:proofErr w:type="spellEnd"/>
              <w:r>
                <w:rPr>
                  <w:sz w:val="22"/>
                </w:rPr>
                <w:t xml:space="preserve"> </w:t>
              </w:r>
              <w:proofErr w:type="spellStart"/>
              <w:r>
                <w:rPr>
                  <w:sz w:val="22"/>
                </w:rPr>
                <w:t>cả</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đều</w:t>
              </w:r>
              <w:proofErr w:type="spellEnd"/>
              <w:r>
                <w:rPr>
                  <w:sz w:val="22"/>
                </w:rPr>
                <w:t xml:space="preserve"> </w:t>
              </w:r>
              <w:proofErr w:type="spellStart"/>
              <w:r>
                <w:rPr>
                  <w:sz w:val="22"/>
                </w:rPr>
                <w:t>được</w:t>
              </w:r>
              <w:proofErr w:type="spellEnd"/>
              <w:r>
                <w:rPr>
                  <w:sz w:val="22"/>
                </w:rPr>
                <w:t xml:space="preserve"> </w:t>
              </w:r>
              <w:proofErr w:type="spellStart"/>
              <w:r>
                <w:rPr>
                  <w:sz w:val="22"/>
                </w:rPr>
                <w:t>phân</w:t>
              </w:r>
              <w:proofErr w:type="spellEnd"/>
              <w:r>
                <w:rPr>
                  <w:sz w:val="22"/>
                </w:rPr>
                <w:t xml:space="preserve"> </w:t>
              </w:r>
              <w:proofErr w:type="spellStart"/>
              <w:r>
                <w:rPr>
                  <w:sz w:val="22"/>
                </w:rPr>
                <w:t>tích</w:t>
              </w:r>
              <w:proofErr w:type="spellEnd"/>
              <w:r>
                <w:rPr>
                  <w:sz w:val="22"/>
                </w:rPr>
                <w:t xml:space="preserve"> </w:t>
              </w:r>
              <w:proofErr w:type="spellStart"/>
              <w:r>
                <w:rPr>
                  <w:sz w:val="22"/>
                </w:rPr>
                <w:t>và</w:t>
              </w:r>
              <w:proofErr w:type="spellEnd"/>
              <w:r>
                <w:rPr>
                  <w:sz w:val="22"/>
                </w:rPr>
                <w:t xml:space="preserve"> </w:t>
              </w:r>
              <w:proofErr w:type="spellStart"/>
              <w:r>
                <w:rPr>
                  <w:sz w:val="22"/>
                </w:rPr>
                <w:t>đánh</w:t>
              </w:r>
              <w:proofErr w:type="spellEnd"/>
              <w:r>
                <w:rPr>
                  <w:sz w:val="22"/>
                </w:rPr>
                <w:t xml:space="preserve"> </w:t>
              </w:r>
              <w:proofErr w:type="spellStart"/>
              <w:r>
                <w:rPr>
                  <w:sz w:val="22"/>
                </w:rPr>
                <w:t>giá</w:t>
              </w:r>
              <w:proofErr w:type="spellEnd"/>
              <w:r>
                <w:rPr>
                  <w:sz w:val="22"/>
                </w:rPr>
                <w:t xml:space="preserve"> </w:t>
              </w:r>
              <w:proofErr w:type="spellStart"/>
              <w:r>
                <w:rPr>
                  <w:sz w:val="22"/>
                </w:rPr>
                <w:t>thỏa</w:t>
              </w:r>
              <w:proofErr w:type="spellEnd"/>
              <w:r>
                <w:rPr>
                  <w:sz w:val="22"/>
                </w:rPr>
                <w:t xml:space="preserve"> </w:t>
              </w:r>
              <w:proofErr w:type="spellStart"/>
              <w:r>
                <w:rPr>
                  <w:sz w:val="22"/>
                </w:rPr>
                <w:t>đáng</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79F0EFE2" w14:textId="77777777" w:rsidR="00636738" w:rsidRDefault="00636738" w:rsidP="008F3BFF">
            <w:pPr>
              <w:spacing w:before="20" w:after="20" w:line="240" w:lineRule="auto"/>
              <w:rPr>
                <w:ins w:id="216" w:author="Công Nguyễn Văn" w:date="2019-09-03T13:28:00Z"/>
                <w:sz w:val="22"/>
              </w:rPr>
            </w:pPr>
            <w:ins w:id="217"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B2FA145" w14:textId="77777777" w:rsidR="00636738" w:rsidRDefault="00636738" w:rsidP="008F3BFF">
            <w:pPr>
              <w:spacing w:before="20" w:after="20" w:line="240" w:lineRule="auto"/>
              <w:rPr>
                <w:ins w:id="218" w:author="Công Nguyễn Văn" w:date="2019-09-03T13:28:00Z"/>
                <w:sz w:val="22"/>
              </w:rPr>
            </w:pPr>
            <w:ins w:id="219"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D4AAAC2" w14:textId="77777777" w:rsidR="00636738" w:rsidRDefault="00636738" w:rsidP="008F3BFF">
            <w:pPr>
              <w:spacing w:before="20" w:after="20" w:line="240" w:lineRule="auto"/>
              <w:rPr>
                <w:ins w:id="220" w:author="Công Nguyễn Văn" w:date="2019-09-03T13:28:00Z"/>
                <w:sz w:val="22"/>
              </w:rPr>
            </w:pPr>
            <w:ins w:id="221"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485B463" w14:textId="77777777" w:rsidR="00636738" w:rsidRDefault="00636738" w:rsidP="008F3BFF">
            <w:pPr>
              <w:spacing w:before="20" w:after="20" w:line="240" w:lineRule="auto"/>
              <w:rPr>
                <w:ins w:id="222" w:author="Công Nguyễn Văn" w:date="2019-09-03T13:28:00Z"/>
                <w:sz w:val="22"/>
              </w:rPr>
            </w:pPr>
            <w:ins w:id="223"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866009F" w14:textId="77777777" w:rsidR="00636738" w:rsidRDefault="00636738" w:rsidP="008F3BFF">
            <w:pPr>
              <w:spacing w:before="20" w:after="20" w:line="240" w:lineRule="auto"/>
              <w:rPr>
                <w:ins w:id="224" w:author="Công Nguyễn Văn" w:date="2019-09-03T13:28:00Z"/>
                <w:sz w:val="22"/>
              </w:rPr>
            </w:pPr>
            <w:ins w:id="225" w:author="Công Nguyễn Văn" w:date="2019-09-03T13:28:00Z">
              <w:r>
                <w:rPr>
                  <w:sz w:val="22"/>
                </w:rPr>
                <w:t>55</w:t>
              </w:r>
            </w:ins>
          </w:p>
        </w:tc>
      </w:tr>
      <w:tr w:rsidR="00636738" w14:paraId="00DE76F7" w14:textId="77777777" w:rsidTr="008F3BFF">
        <w:trPr>
          <w:ins w:id="226"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0E14B9C" w14:textId="77777777" w:rsidR="00636738" w:rsidRDefault="00636738" w:rsidP="008F3BFF">
            <w:pPr>
              <w:spacing w:before="20" w:after="20" w:line="240" w:lineRule="auto"/>
              <w:rPr>
                <w:ins w:id="227" w:author="Công Nguyễn Văn" w:date="2019-09-03T13:28:00Z"/>
                <w:color w:val="000000"/>
                <w:sz w:val="22"/>
              </w:rPr>
            </w:pPr>
            <w:ins w:id="228" w:author="Công Nguyễn Văn" w:date="2019-09-03T13:28:00Z">
              <w:r>
                <w:rPr>
                  <w:color w:val="000000"/>
                  <w:sz w:val="22"/>
                </w:rPr>
                <w:t>7</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E1E5AB7" w14:textId="77777777" w:rsidR="00636738" w:rsidRDefault="00636738" w:rsidP="008F3BFF">
            <w:pPr>
              <w:spacing w:before="20" w:after="20" w:line="240" w:lineRule="auto"/>
              <w:rPr>
                <w:ins w:id="229" w:author="Công Nguyễn Văn" w:date="2019-09-03T13:28:00Z"/>
                <w:sz w:val="22"/>
              </w:rPr>
            </w:pPr>
            <w:proofErr w:type="spellStart"/>
            <w:ins w:id="230" w:author="Công Nguyễn Văn" w:date="2019-09-03T13:28:00Z">
              <w:r>
                <w:rPr>
                  <w:sz w:val="22"/>
                </w:rPr>
                <w:t>Trong</w:t>
              </w:r>
              <w:proofErr w:type="spellEnd"/>
              <w:r>
                <w:rPr>
                  <w:sz w:val="22"/>
                </w:rPr>
                <w:t xml:space="preserve"> </w:t>
              </w:r>
              <w:proofErr w:type="spellStart"/>
              <w:r>
                <w:rPr>
                  <w:sz w:val="22"/>
                </w:rPr>
                <w:t>phần</w:t>
              </w:r>
              <w:proofErr w:type="spellEnd"/>
              <w:r>
                <w:rPr>
                  <w:sz w:val="22"/>
                </w:rPr>
                <w:t xml:space="preserve"> </w:t>
              </w:r>
              <w:proofErr w:type="spellStart"/>
              <w:r>
                <w:rPr>
                  <w:sz w:val="22"/>
                </w:rPr>
                <w:t>kết</w:t>
              </w:r>
              <w:proofErr w:type="spellEnd"/>
              <w:r>
                <w:rPr>
                  <w:sz w:val="22"/>
                </w:rPr>
                <w:t xml:space="preserve"> </w:t>
              </w:r>
              <w:proofErr w:type="spellStart"/>
              <w:r>
                <w:rPr>
                  <w:sz w:val="22"/>
                </w:rPr>
                <w:t>luận</w:t>
              </w:r>
              <w:proofErr w:type="spellEnd"/>
              <w:r>
                <w:rPr>
                  <w:sz w:val="22"/>
                </w:rPr>
                <w:t xml:space="preserve">, </w:t>
              </w:r>
              <w:proofErr w:type="spellStart"/>
              <w:r>
                <w:rPr>
                  <w:sz w:val="22"/>
                </w:rPr>
                <w:t>tác</w:t>
              </w:r>
              <w:proofErr w:type="spellEnd"/>
              <w:r>
                <w:rPr>
                  <w:sz w:val="22"/>
                </w:rPr>
                <w:t xml:space="preserve"> </w:t>
              </w:r>
              <w:proofErr w:type="spellStart"/>
              <w:r>
                <w:rPr>
                  <w:sz w:val="22"/>
                </w:rPr>
                <w:t>giả</w:t>
              </w:r>
              <w:proofErr w:type="spellEnd"/>
              <w:r>
                <w:rPr>
                  <w:sz w:val="22"/>
                </w:rPr>
                <w:t xml:space="preserve"> </w:t>
              </w:r>
              <w:proofErr w:type="spellStart"/>
              <w:r>
                <w:rPr>
                  <w:sz w:val="22"/>
                </w:rPr>
                <w:t>chỉ</w:t>
              </w:r>
              <w:proofErr w:type="spellEnd"/>
              <w:r>
                <w:rPr>
                  <w:sz w:val="22"/>
                </w:rPr>
                <w:t xml:space="preserve"> </w:t>
              </w:r>
              <w:proofErr w:type="spellStart"/>
              <w:r>
                <w:rPr>
                  <w:sz w:val="22"/>
                </w:rPr>
                <w:t>rõ</w:t>
              </w:r>
              <w:proofErr w:type="spellEnd"/>
              <w:r>
                <w:rPr>
                  <w:sz w:val="22"/>
                </w:rPr>
                <w:t xml:space="preserve"> </w:t>
              </w:r>
              <w:proofErr w:type="spellStart"/>
              <w:r>
                <w:rPr>
                  <w:sz w:val="22"/>
                </w:rPr>
                <w:t>sự</w:t>
              </w:r>
              <w:proofErr w:type="spellEnd"/>
              <w:r>
                <w:rPr>
                  <w:sz w:val="22"/>
                </w:rPr>
                <w:t xml:space="preserve"> </w:t>
              </w:r>
              <w:proofErr w:type="spellStart"/>
              <w:r>
                <w:rPr>
                  <w:sz w:val="22"/>
                </w:rPr>
                <w:t>khác</w:t>
              </w:r>
              <w:proofErr w:type="spellEnd"/>
              <w:r>
                <w:rPr>
                  <w:sz w:val="22"/>
                </w:rPr>
                <w:t xml:space="preserve"> </w:t>
              </w:r>
              <w:proofErr w:type="spellStart"/>
              <w:r>
                <w:rPr>
                  <w:sz w:val="22"/>
                </w:rPr>
                <w:t>biệt</w:t>
              </w:r>
              <w:proofErr w:type="spellEnd"/>
              <w:r>
                <w:rPr>
                  <w:sz w:val="22"/>
                </w:rPr>
                <w:t xml:space="preserve"> (</w:t>
              </w:r>
              <w:proofErr w:type="spellStart"/>
              <w:r>
                <w:rPr>
                  <w:sz w:val="22"/>
                </w:rPr>
                <w:t>nếu</w:t>
              </w:r>
              <w:proofErr w:type="spellEnd"/>
              <w:r>
                <w:rPr>
                  <w:sz w:val="22"/>
                </w:rPr>
                <w:t xml:space="preserve"> </w:t>
              </w:r>
              <w:proofErr w:type="spellStart"/>
              <w:r>
                <w:rPr>
                  <w:sz w:val="22"/>
                </w:rPr>
                <w:t>có</w:t>
              </w:r>
              <w:proofErr w:type="spellEnd"/>
              <w:r>
                <w:rPr>
                  <w:sz w:val="22"/>
                </w:rPr>
                <w:t xml:space="preserve">) </w:t>
              </w:r>
              <w:proofErr w:type="spellStart"/>
              <w:r>
                <w:rPr>
                  <w:sz w:val="22"/>
                </w:rPr>
                <w:t>giữa</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đạt</w:t>
              </w:r>
              <w:proofErr w:type="spellEnd"/>
              <w:r>
                <w:rPr>
                  <w:sz w:val="22"/>
                </w:rPr>
                <w:t xml:space="preserve"> </w:t>
              </w:r>
              <w:proofErr w:type="spellStart"/>
              <w:r>
                <w:rPr>
                  <w:sz w:val="22"/>
                </w:rPr>
                <w:t>được</w:t>
              </w:r>
              <w:proofErr w:type="spellEnd"/>
              <w:r>
                <w:rPr>
                  <w:sz w:val="22"/>
                </w:rPr>
                <w:t xml:space="preserve"> </w:t>
              </w:r>
              <w:proofErr w:type="spellStart"/>
              <w:r>
                <w:rPr>
                  <w:sz w:val="22"/>
                </w:rPr>
                <w:t>và</w:t>
              </w:r>
              <w:proofErr w:type="spellEnd"/>
              <w:r>
                <w:rPr>
                  <w:sz w:val="22"/>
                </w:rPr>
                <w:t xml:space="preserve"> </w:t>
              </w:r>
              <w:proofErr w:type="spellStart"/>
              <w:r>
                <w:rPr>
                  <w:sz w:val="22"/>
                </w:rPr>
                <w:t>mục</w:t>
              </w:r>
              <w:proofErr w:type="spellEnd"/>
              <w:r>
                <w:rPr>
                  <w:sz w:val="22"/>
                </w:rPr>
                <w:t xml:space="preserve"> </w:t>
              </w:r>
              <w:proofErr w:type="spellStart"/>
              <w:r>
                <w:rPr>
                  <w:sz w:val="22"/>
                </w:rPr>
                <w:t>tiêu</w:t>
              </w:r>
              <w:proofErr w:type="spellEnd"/>
              <w:r>
                <w:rPr>
                  <w:sz w:val="22"/>
                </w:rPr>
                <w:t xml:space="preserve"> ban </w:t>
              </w:r>
              <w:proofErr w:type="spellStart"/>
              <w:r>
                <w:rPr>
                  <w:sz w:val="22"/>
                </w:rPr>
                <w:t>đầu</w:t>
              </w:r>
              <w:proofErr w:type="spellEnd"/>
              <w:r>
                <w:rPr>
                  <w:sz w:val="22"/>
                </w:rPr>
                <w:t xml:space="preserve"> </w:t>
              </w:r>
              <w:proofErr w:type="spellStart"/>
              <w:r>
                <w:rPr>
                  <w:sz w:val="22"/>
                </w:rPr>
                <w:t>đề</w:t>
              </w:r>
              <w:proofErr w:type="spellEnd"/>
              <w:r>
                <w:rPr>
                  <w:sz w:val="22"/>
                </w:rPr>
                <w:t xml:space="preserve"> ra </w:t>
              </w:r>
              <w:proofErr w:type="spellStart"/>
              <w:r>
                <w:rPr>
                  <w:sz w:val="22"/>
                </w:rPr>
                <w:t>đồng</w:t>
              </w:r>
              <w:proofErr w:type="spellEnd"/>
              <w:r>
                <w:rPr>
                  <w:sz w:val="22"/>
                </w:rPr>
                <w:t xml:space="preserve"> </w:t>
              </w:r>
              <w:proofErr w:type="spellStart"/>
              <w:r>
                <w:rPr>
                  <w:sz w:val="22"/>
                </w:rPr>
                <w:t>thời</w:t>
              </w:r>
              <w:proofErr w:type="spellEnd"/>
              <w:r>
                <w:rPr>
                  <w:sz w:val="22"/>
                </w:rPr>
                <w:t xml:space="preserve"> </w:t>
              </w:r>
              <w:proofErr w:type="spellStart"/>
              <w:r>
                <w:rPr>
                  <w:sz w:val="22"/>
                </w:rPr>
                <w:t>cung</w:t>
              </w:r>
              <w:proofErr w:type="spellEnd"/>
              <w:r>
                <w:rPr>
                  <w:sz w:val="22"/>
                </w:rPr>
                <w:t xml:space="preserve"> </w:t>
              </w:r>
              <w:proofErr w:type="spellStart"/>
              <w:r>
                <w:rPr>
                  <w:sz w:val="22"/>
                </w:rPr>
                <w:t>cấp</w:t>
              </w:r>
              <w:proofErr w:type="spellEnd"/>
              <w:r>
                <w:rPr>
                  <w:sz w:val="22"/>
                </w:rPr>
                <w:t xml:space="preserve"> </w:t>
              </w:r>
              <w:proofErr w:type="spellStart"/>
              <w:r>
                <w:rPr>
                  <w:sz w:val="22"/>
                </w:rPr>
                <w:t>lập</w:t>
              </w:r>
              <w:proofErr w:type="spellEnd"/>
              <w:r>
                <w:rPr>
                  <w:sz w:val="22"/>
                </w:rPr>
                <w:t xml:space="preserve"> </w:t>
              </w:r>
              <w:proofErr w:type="spellStart"/>
              <w:r>
                <w:rPr>
                  <w:sz w:val="22"/>
                </w:rPr>
                <w:t>luận</w:t>
              </w:r>
              <w:proofErr w:type="spellEnd"/>
              <w:r>
                <w:rPr>
                  <w:sz w:val="22"/>
                </w:rPr>
                <w:t xml:space="preserve"> </w:t>
              </w:r>
              <w:proofErr w:type="spellStart"/>
              <w:r>
                <w:rPr>
                  <w:sz w:val="22"/>
                </w:rPr>
                <w:t>để</w:t>
              </w:r>
              <w:proofErr w:type="spellEnd"/>
              <w:r>
                <w:rPr>
                  <w:sz w:val="22"/>
                </w:rPr>
                <w:t xml:space="preserve"> </w:t>
              </w:r>
              <w:proofErr w:type="spellStart"/>
              <w:r>
                <w:rPr>
                  <w:sz w:val="22"/>
                </w:rPr>
                <w:t>đề</w:t>
              </w:r>
              <w:proofErr w:type="spellEnd"/>
              <w:r>
                <w:rPr>
                  <w:sz w:val="22"/>
                </w:rPr>
                <w:t xml:space="preserve"> </w:t>
              </w:r>
              <w:proofErr w:type="spellStart"/>
              <w:r>
                <w:rPr>
                  <w:sz w:val="22"/>
                </w:rPr>
                <w:t>xuất</w:t>
              </w:r>
              <w:proofErr w:type="spellEnd"/>
              <w:r>
                <w:rPr>
                  <w:sz w:val="22"/>
                </w:rPr>
                <w:t xml:space="preserve"> </w:t>
              </w:r>
              <w:proofErr w:type="spellStart"/>
              <w:r>
                <w:rPr>
                  <w:sz w:val="22"/>
                </w:rPr>
                <w:t>hướng</w:t>
              </w:r>
              <w:proofErr w:type="spellEnd"/>
              <w:r>
                <w:rPr>
                  <w:sz w:val="22"/>
                </w:rPr>
                <w:t xml:space="preserve"> </w:t>
              </w:r>
              <w:proofErr w:type="spellStart"/>
              <w:r>
                <w:rPr>
                  <w:sz w:val="22"/>
                </w:rPr>
                <w:t>giải</w:t>
              </w:r>
              <w:proofErr w:type="spellEnd"/>
              <w:r>
                <w:rPr>
                  <w:sz w:val="22"/>
                </w:rPr>
                <w:t xml:space="preserve"> </w:t>
              </w:r>
              <w:proofErr w:type="spellStart"/>
              <w:r>
                <w:rPr>
                  <w:sz w:val="22"/>
                </w:rPr>
                <w:t>quyết</w:t>
              </w:r>
              <w:proofErr w:type="spellEnd"/>
              <w:r>
                <w:rPr>
                  <w:sz w:val="22"/>
                </w:rPr>
                <w:t xml:space="preserve"> </w:t>
              </w:r>
              <w:proofErr w:type="spellStart"/>
              <w:r>
                <w:rPr>
                  <w:sz w:val="22"/>
                </w:rPr>
                <w:t>có</w:t>
              </w:r>
              <w:proofErr w:type="spellEnd"/>
              <w:r>
                <w:rPr>
                  <w:sz w:val="22"/>
                </w:rPr>
                <w:t xml:space="preserve"> </w:t>
              </w:r>
              <w:proofErr w:type="spellStart"/>
              <w:r>
                <w:rPr>
                  <w:sz w:val="22"/>
                </w:rPr>
                <w:t>thể</w:t>
              </w:r>
              <w:proofErr w:type="spellEnd"/>
              <w:r>
                <w:rPr>
                  <w:sz w:val="22"/>
                </w:rPr>
                <w:t xml:space="preserve"> </w:t>
              </w:r>
              <w:proofErr w:type="spellStart"/>
              <w:r>
                <w:rPr>
                  <w:sz w:val="22"/>
                </w:rPr>
                <w:t>thực</w:t>
              </w:r>
              <w:proofErr w:type="spellEnd"/>
              <w:r>
                <w:rPr>
                  <w:sz w:val="22"/>
                </w:rPr>
                <w:t xml:space="preserve"> </w:t>
              </w:r>
              <w:proofErr w:type="spellStart"/>
              <w:r>
                <w:rPr>
                  <w:sz w:val="22"/>
                </w:rPr>
                <w:t>hiện</w:t>
              </w:r>
              <w:proofErr w:type="spellEnd"/>
              <w:r>
                <w:rPr>
                  <w:sz w:val="22"/>
                </w:rPr>
                <w:t xml:space="preserve"> </w:t>
              </w:r>
              <w:proofErr w:type="spellStart"/>
              <w:r>
                <w:rPr>
                  <w:sz w:val="22"/>
                </w:rPr>
                <w:t>trong</w:t>
              </w:r>
              <w:proofErr w:type="spellEnd"/>
              <w:r>
                <w:rPr>
                  <w:sz w:val="22"/>
                </w:rPr>
                <w:t xml:space="preserve"> </w:t>
              </w:r>
              <w:proofErr w:type="spellStart"/>
              <w:r>
                <w:rPr>
                  <w:sz w:val="22"/>
                </w:rPr>
                <w:t>tương</w:t>
              </w:r>
              <w:proofErr w:type="spellEnd"/>
              <w:r>
                <w:rPr>
                  <w:sz w:val="22"/>
                </w:rPr>
                <w:t xml:space="preserve"> </w:t>
              </w:r>
              <w:proofErr w:type="spellStart"/>
              <w:r>
                <w:rPr>
                  <w:sz w:val="22"/>
                </w:rPr>
                <w:t>lai</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7D8AFD69" w14:textId="77777777" w:rsidR="00636738" w:rsidRDefault="00636738" w:rsidP="008F3BFF">
            <w:pPr>
              <w:spacing w:before="20" w:after="20" w:line="240" w:lineRule="auto"/>
              <w:rPr>
                <w:ins w:id="231" w:author="Công Nguyễn Văn" w:date="2019-09-03T13:28:00Z"/>
                <w:sz w:val="22"/>
              </w:rPr>
            </w:pPr>
            <w:ins w:id="232"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828AAAA" w14:textId="77777777" w:rsidR="00636738" w:rsidRDefault="00636738" w:rsidP="008F3BFF">
            <w:pPr>
              <w:spacing w:before="20" w:after="20" w:line="240" w:lineRule="auto"/>
              <w:rPr>
                <w:ins w:id="233" w:author="Công Nguyễn Văn" w:date="2019-09-03T13:28:00Z"/>
                <w:sz w:val="22"/>
              </w:rPr>
            </w:pPr>
            <w:ins w:id="234"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B282FF9" w14:textId="77777777" w:rsidR="00636738" w:rsidRDefault="00636738" w:rsidP="008F3BFF">
            <w:pPr>
              <w:spacing w:before="20" w:after="20" w:line="240" w:lineRule="auto"/>
              <w:rPr>
                <w:ins w:id="235" w:author="Công Nguyễn Văn" w:date="2019-09-03T13:28:00Z"/>
                <w:sz w:val="22"/>
              </w:rPr>
            </w:pPr>
            <w:ins w:id="236"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FC532BB" w14:textId="77777777" w:rsidR="00636738" w:rsidRDefault="00636738" w:rsidP="008F3BFF">
            <w:pPr>
              <w:spacing w:before="20" w:after="20" w:line="240" w:lineRule="auto"/>
              <w:rPr>
                <w:ins w:id="237" w:author="Công Nguyễn Văn" w:date="2019-09-03T13:28:00Z"/>
                <w:sz w:val="22"/>
              </w:rPr>
            </w:pPr>
            <w:ins w:id="238"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B381085" w14:textId="77777777" w:rsidR="00636738" w:rsidRDefault="00636738" w:rsidP="008F3BFF">
            <w:pPr>
              <w:spacing w:before="20" w:after="20" w:line="240" w:lineRule="auto"/>
              <w:rPr>
                <w:ins w:id="239" w:author="Công Nguyễn Văn" w:date="2019-09-03T13:28:00Z"/>
                <w:sz w:val="22"/>
              </w:rPr>
            </w:pPr>
            <w:ins w:id="240" w:author="Công Nguyễn Văn" w:date="2019-09-03T13:28:00Z">
              <w:r>
                <w:rPr>
                  <w:sz w:val="22"/>
                </w:rPr>
                <w:t>55</w:t>
              </w:r>
            </w:ins>
          </w:p>
        </w:tc>
      </w:tr>
      <w:tr w:rsidR="00636738" w14:paraId="54EE4EB7" w14:textId="77777777" w:rsidTr="008F3BFF">
        <w:trPr>
          <w:ins w:id="241"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186A17E" w14:textId="77777777" w:rsidR="00636738" w:rsidRDefault="00636738" w:rsidP="008F3BFF">
            <w:pPr>
              <w:spacing w:before="40" w:after="40" w:line="240" w:lineRule="auto"/>
              <w:rPr>
                <w:ins w:id="242" w:author="Công Nguyễn Văn" w:date="2019-09-03T13:28:00Z"/>
                <w:b/>
                <w:sz w:val="22"/>
              </w:rPr>
            </w:pPr>
            <w:proofErr w:type="spellStart"/>
            <w:ins w:id="243" w:author="Công Nguyễn Văn" w:date="2019-09-03T13:28:00Z">
              <w:r>
                <w:rPr>
                  <w:b/>
                  <w:sz w:val="22"/>
                </w:rPr>
                <w:t>Kỹ</w:t>
              </w:r>
              <w:proofErr w:type="spellEnd"/>
              <w:r>
                <w:rPr>
                  <w:b/>
                  <w:sz w:val="22"/>
                </w:rPr>
                <w:t xml:space="preserve"> </w:t>
              </w:r>
              <w:proofErr w:type="spellStart"/>
              <w:r>
                <w:rPr>
                  <w:b/>
                  <w:sz w:val="22"/>
                </w:rPr>
                <w:t>năng</w:t>
              </w:r>
              <w:proofErr w:type="spellEnd"/>
              <w:r>
                <w:rPr>
                  <w:b/>
                  <w:sz w:val="22"/>
                </w:rPr>
                <w:t xml:space="preserve"> </w:t>
              </w:r>
              <w:proofErr w:type="spellStart"/>
              <w:r>
                <w:rPr>
                  <w:b/>
                  <w:sz w:val="22"/>
                </w:rPr>
                <w:t>viết</w:t>
              </w:r>
              <w:proofErr w:type="spellEnd"/>
              <w:r>
                <w:rPr>
                  <w:b/>
                  <w:sz w:val="22"/>
                </w:rPr>
                <w:t xml:space="preserve"> </w:t>
              </w:r>
              <w:proofErr w:type="spellStart"/>
              <w:r>
                <w:rPr>
                  <w:b/>
                  <w:sz w:val="22"/>
                </w:rPr>
                <w:t>quyển</w:t>
              </w:r>
              <w:proofErr w:type="spellEnd"/>
              <w:r>
                <w:rPr>
                  <w:b/>
                  <w:sz w:val="22"/>
                </w:rPr>
                <w:t xml:space="preserve"> </w:t>
              </w:r>
              <w:proofErr w:type="spellStart"/>
              <w:r>
                <w:rPr>
                  <w:b/>
                  <w:sz w:val="22"/>
                </w:rPr>
                <w:t>đồ</w:t>
              </w:r>
              <w:proofErr w:type="spellEnd"/>
              <w:r>
                <w:rPr>
                  <w:b/>
                  <w:sz w:val="22"/>
                </w:rPr>
                <w:t xml:space="preserve"> </w:t>
              </w:r>
              <w:proofErr w:type="spellStart"/>
              <w:r>
                <w:rPr>
                  <w:b/>
                  <w:sz w:val="22"/>
                </w:rPr>
                <w:t>án</w:t>
              </w:r>
              <w:proofErr w:type="spellEnd"/>
              <w:r>
                <w:rPr>
                  <w:b/>
                  <w:sz w:val="22"/>
                </w:rPr>
                <w:t xml:space="preserve"> (10)</w:t>
              </w:r>
            </w:ins>
          </w:p>
        </w:tc>
      </w:tr>
      <w:tr w:rsidR="00636738" w14:paraId="43B0ABC1" w14:textId="77777777" w:rsidTr="008F3BFF">
        <w:trPr>
          <w:ins w:id="24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54EB618" w14:textId="77777777" w:rsidR="00636738" w:rsidRDefault="00636738" w:rsidP="008F3BFF">
            <w:pPr>
              <w:spacing w:before="20" w:after="20" w:line="240" w:lineRule="auto"/>
              <w:rPr>
                <w:ins w:id="245" w:author="Công Nguyễn Văn" w:date="2019-09-03T13:28:00Z"/>
                <w:color w:val="000000"/>
                <w:sz w:val="22"/>
              </w:rPr>
            </w:pPr>
            <w:ins w:id="246" w:author="Công Nguyễn Văn" w:date="2019-09-03T13:28:00Z">
              <w:r>
                <w:rPr>
                  <w:color w:val="000000"/>
                  <w:sz w:val="22"/>
                </w:rPr>
                <w:t>8</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7AC9AF9" w14:textId="77777777" w:rsidR="00636738" w:rsidRDefault="00636738" w:rsidP="008F3BFF">
            <w:pPr>
              <w:spacing w:before="20" w:after="20" w:line="240" w:lineRule="auto"/>
              <w:rPr>
                <w:ins w:id="247" w:author="Công Nguyễn Văn" w:date="2019-09-03T13:28:00Z"/>
                <w:sz w:val="22"/>
              </w:rPr>
            </w:pPr>
            <w:proofErr w:type="spellStart"/>
            <w:ins w:id="248" w:author="Công Nguyễn Văn" w:date="2019-09-03T13:28:00Z">
              <w:r>
                <w:rPr>
                  <w:sz w:val="22"/>
                </w:rPr>
                <w:t>Đồ</w:t>
              </w:r>
              <w:proofErr w:type="spellEnd"/>
              <w:r>
                <w:rPr>
                  <w:sz w:val="22"/>
                </w:rPr>
                <w:t xml:space="preserve"> </w:t>
              </w:r>
              <w:proofErr w:type="spellStart"/>
              <w:r>
                <w:rPr>
                  <w:sz w:val="22"/>
                </w:rPr>
                <w:t>án</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đúng</w:t>
              </w:r>
              <w:proofErr w:type="spellEnd"/>
              <w:r>
                <w:rPr>
                  <w:sz w:val="22"/>
                </w:rPr>
                <w:t xml:space="preserve"> </w:t>
              </w:r>
              <w:proofErr w:type="spellStart"/>
              <w:r>
                <w:rPr>
                  <w:sz w:val="22"/>
                </w:rPr>
                <w:t>mẫu</w:t>
              </w:r>
              <w:proofErr w:type="spellEnd"/>
              <w:r>
                <w:rPr>
                  <w:sz w:val="22"/>
                </w:rPr>
                <w:t xml:space="preserve"> </w:t>
              </w:r>
              <w:proofErr w:type="spellStart"/>
              <w:r>
                <w:rPr>
                  <w:sz w:val="22"/>
                </w:rPr>
                <w:t>quy</w:t>
              </w:r>
              <w:proofErr w:type="spellEnd"/>
              <w:r>
                <w:rPr>
                  <w:sz w:val="22"/>
                </w:rPr>
                <w:t xml:space="preserve"> </w:t>
              </w:r>
              <w:proofErr w:type="spellStart"/>
              <w:r>
                <w:rPr>
                  <w:sz w:val="22"/>
                </w:rPr>
                <w:t>định</w:t>
              </w:r>
              <w:proofErr w:type="spellEnd"/>
              <w:r>
                <w:rPr>
                  <w:sz w:val="22"/>
                </w:rPr>
                <w:t xml:space="preserve"> </w:t>
              </w:r>
              <w:proofErr w:type="spellStart"/>
              <w:r>
                <w:rPr>
                  <w:sz w:val="22"/>
                </w:rPr>
                <w:t>với</w:t>
              </w:r>
              <w:proofErr w:type="spellEnd"/>
              <w:r>
                <w:rPr>
                  <w:sz w:val="22"/>
                </w:rPr>
                <w:t xml:space="preserve"> </w:t>
              </w:r>
              <w:proofErr w:type="spellStart"/>
              <w:r>
                <w:rPr>
                  <w:sz w:val="22"/>
                </w:rPr>
                <w:t>cấu</w:t>
              </w:r>
              <w:proofErr w:type="spellEnd"/>
              <w:r>
                <w:rPr>
                  <w:sz w:val="22"/>
                </w:rPr>
                <w:t xml:space="preserve"> </w:t>
              </w:r>
              <w:proofErr w:type="spellStart"/>
              <w:r>
                <w:rPr>
                  <w:sz w:val="22"/>
                </w:rPr>
                <w:t>trúc</w:t>
              </w:r>
              <w:proofErr w:type="spellEnd"/>
              <w:r>
                <w:rPr>
                  <w:sz w:val="22"/>
                </w:rPr>
                <w:t xml:space="preserve"> </w:t>
              </w:r>
              <w:proofErr w:type="spellStart"/>
              <w:r>
                <w:rPr>
                  <w:sz w:val="22"/>
                </w:rPr>
                <w:t>các</w:t>
              </w:r>
              <w:proofErr w:type="spellEnd"/>
              <w:r>
                <w:rPr>
                  <w:sz w:val="22"/>
                </w:rPr>
                <w:t xml:space="preserve"> </w:t>
              </w:r>
              <w:proofErr w:type="spellStart"/>
              <w:r>
                <w:rPr>
                  <w:sz w:val="22"/>
                </w:rPr>
                <w:t>chương</w:t>
              </w:r>
              <w:proofErr w:type="spellEnd"/>
              <w:r>
                <w:rPr>
                  <w:sz w:val="22"/>
                </w:rPr>
                <w:t xml:space="preserve"> logic </w:t>
              </w:r>
              <w:proofErr w:type="spellStart"/>
              <w:r>
                <w:rPr>
                  <w:sz w:val="22"/>
                </w:rPr>
                <w:t>và</w:t>
              </w:r>
              <w:proofErr w:type="spellEnd"/>
              <w:r>
                <w:rPr>
                  <w:sz w:val="22"/>
                </w:rPr>
                <w:t xml:space="preserve"> </w:t>
              </w:r>
              <w:proofErr w:type="spellStart"/>
              <w:r>
                <w:rPr>
                  <w:sz w:val="22"/>
                </w:rPr>
                <w:t>đẹp</w:t>
              </w:r>
              <w:proofErr w:type="spellEnd"/>
              <w:r>
                <w:rPr>
                  <w:sz w:val="22"/>
                </w:rPr>
                <w:t xml:space="preserve"> </w:t>
              </w:r>
              <w:proofErr w:type="spellStart"/>
              <w:r>
                <w:rPr>
                  <w:sz w:val="22"/>
                </w:rPr>
                <w:t>mắt</w:t>
              </w:r>
              <w:proofErr w:type="spellEnd"/>
              <w:r>
                <w:rPr>
                  <w:sz w:val="22"/>
                </w:rPr>
                <w:t xml:space="preserve"> (</w:t>
              </w:r>
              <w:proofErr w:type="spellStart"/>
              <w:r>
                <w:rPr>
                  <w:sz w:val="22"/>
                </w:rPr>
                <w:t>bảng</w:t>
              </w:r>
              <w:proofErr w:type="spellEnd"/>
              <w:r>
                <w:rPr>
                  <w:sz w:val="22"/>
                </w:rPr>
                <w:t xml:space="preserve"> </w:t>
              </w:r>
              <w:proofErr w:type="spellStart"/>
              <w:r>
                <w:rPr>
                  <w:sz w:val="22"/>
                </w:rPr>
                <w:t>biểu</w:t>
              </w:r>
              <w:proofErr w:type="spellEnd"/>
              <w:r>
                <w:rPr>
                  <w:sz w:val="22"/>
                </w:rPr>
                <w:t xml:space="preserve">, </w:t>
              </w:r>
              <w:proofErr w:type="spellStart"/>
              <w:r>
                <w:rPr>
                  <w:sz w:val="22"/>
                </w:rPr>
                <w:t>hình</w:t>
              </w:r>
              <w:proofErr w:type="spellEnd"/>
              <w:r>
                <w:rPr>
                  <w:sz w:val="22"/>
                </w:rPr>
                <w:t xml:space="preserve"> </w:t>
              </w:r>
              <w:proofErr w:type="spellStart"/>
              <w:r>
                <w:rPr>
                  <w:sz w:val="22"/>
                </w:rPr>
                <w:t>ảnh</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w:t>
              </w:r>
              <w:proofErr w:type="spellStart"/>
              <w:r>
                <w:rPr>
                  <w:sz w:val="22"/>
                </w:rPr>
                <w:t>có</w:t>
              </w:r>
              <w:proofErr w:type="spellEnd"/>
              <w:r>
                <w:rPr>
                  <w:sz w:val="22"/>
                </w:rPr>
                <w:t xml:space="preserve"> </w:t>
              </w:r>
              <w:proofErr w:type="spellStart"/>
              <w:r>
                <w:rPr>
                  <w:sz w:val="22"/>
                </w:rPr>
                <w:t>tiêu</w:t>
              </w:r>
              <w:proofErr w:type="spellEnd"/>
              <w:r>
                <w:rPr>
                  <w:sz w:val="22"/>
                </w:rPr>
                <w:t xml:space="preserve"> </w:t>
              </w:r>
              <w:proofErr w:type="spellStart"/>
              <w:r>
                <w:rPr>
                  <w:sz w:val="22"/>
                </w:rPr>
                <w:t>đề</w:t>
              </w:r>
              <w:proofErr w:type="spellEnd"/>
              <w:r>
                <w:rPr>
                  <w:sz w:val="22"/>
                </w:rPr>
                <w:t xml:space="preserve">, </w:t>
              </w:r>
              <w:proofErr w:type="spellStart"/>
              <w:r>
                <w:rPr>
                  <w:sz w:val="22"/>
                </w:rPr>
                <w:t>được</w:t>
              </w:r>
              <w:proofErr w:type="spellEnd"/>
              <w:r>
                <w:rPr>
                  <w:sz w:val="22"/>
                </w:rPr>
                <w:t xml:space="preserve"> </w:t>
              </w:r>
              <w:proofErr w:type="spellStart"/>
              <w:r>
                <w:rPr>
                  <w:sz w:val="22"/>
                </w:rPr>
                <w:t>đánh</w:t>
              </w:r>
              <w:proofErr w:type="spellEnd"/>
              <w:r>
                <w:rPr>
                  <w:sz w:val="22"/>
                </w:rPr>
                <w:t xml:space="preserve"> </w:t>
              </w:r>
              <w:proofErr w:type="spellStart"/>
              <w:r>
                <w:rPr>
                  <w:sz w:val="22"/>
                </w:rPr>
                <w:t>số</w:t>
              </w:r>
              <w:proofErr w:type="spellEnd"/>
              <w:r>
                <w:rPr>
                  <w:sz w:val="22"/>
                </w:rPr>
                <w:t xml:space="preserve"> </w:t>
              </w:r>
              <w:proofErr w:type="spellStart"/>
              <w:r>
                <w:rPr>
                  <w:sz w:val="22"/>
                </w:rPr>
                <w:t>thứ</w:t>
              </w:r>
              <w:proofErr w:type="spellEnd"/>
              <w:r>
                <w:rPr>
                  <w:sz w:val="22"/>
                </w:rPr>
                <w:t xml:space="preserve"> </w:t>
              </w:r>
              <w:proofErr w:type="spellStart"/>
              <w:r>
                <w:rPr>
                  <w:sz w:val="22"/>
                </w:rPr>
                <w:t>tự</w:t>
              </w:r>
              <w:proofErr w:type="spellEnd"/>
              <w:r>
                <w:rPr>
                  <w:sz w:val="22"/>
                </w:rPr>
                <w:t xml:space="preserve"> </w:t>
              </w:r>
              <w:proofErr w:type="spellStart"/>
              <w:r>
                <w:rPr>
                  <w:sz w:val="22"/>
                </w:rPr>
                <w:t>và</w:t>
              </w:r>
              <w:proofErr w:type="spellEnd"/>
              <w:r>
                <w:rPr>
                  <w:sz w:val="22"/>
                </w:rPr>
                <w:t xml:space="preserve"> </w:t>
              </w:r>
              <w:proofErr w:type="spellStart"/>
              <w:r>
                <w:rPr>
                  <w:sz w:val="22"/>
                </w:rPr>
                <w:t>được</w:t>
              </w:r>
              <w:proofErr w:type="spellEnd"/>
              <w:r>
                <w:rPr>
                  <w:sz w:val="22"/>
                </w:rPr>
                <w:t xml:space="preserve"> </w:t>
              </w:r>
              <w:proofErr w:type="spellStart"/>
              <w:r>
                <w:rPr>
                  <w:sz w:val="22"/>
                </w:rPr>
                <w:t>giải</w:t>
              </w:r>
              <w:proofErr w:type="spellEnd"/>
              <w:r>
                <w:rPr>
                  <w:sz w:val="22"/>
                </w:rPr>
                <w:t xml:space="preserve"> </w:t>
              </w:r>
              <w:proofErr w:type="spellStart"/>
              <w:r>
                <w:rPr>
                  <w:sz w:val="22"/>
                </w:rPr>
                <w:t>thích</w:t>
              </w:r>
              <w:proofErr w:type="spellEnd"/>
              <w:r>
                <w:rPr>
                  <w:sz w:val="22"/>
                </w:rPr>
                <w:t xml:space="preserve"> hay </w:t>
              </w:r>
              <w:proofErr w:type="spellStart"/>
              <w:r>
                <w:rPr>
                  <w:sz w:val="22"/>
                </w:rPr>
                <w:t>đề</w:t>
              </w:r>
              <w:proofErr w:type="spellEnd"/>
              <w:r>
                <w:rPr>
                  <w:sz w:val="22"/>
                </w:rPr>
                <w:t xml:space="preserve"> </w:t>
              </w:r>
              <w:proofErr w:type="spellStart"/>
              <w:r>
                <w:rPr>
                  <w:sz w:val="22"/>
                </w:rPr>
                <w:t>cập</w:t>
              </w:r>
              <w:proofErr w:type="spellEnd"/>
              <w:r>
                <w:rPr>
                  <w:sz w:val="22"/>
                </w:rPr>
                <w:t xml:space="preserve"> </w:t>
              </w:r>
              <w:proofErr w:type="spellStart"/>
              <w:r>
                <w:rPr>
                  <w:sz w:val="22"/>
                </w:rPr>
                <w:t>đến</w:t>
              </w:r>
              <w:proofErr w:type="spellEnd"/>
              <w:r>
                <w:rPr>
                  <w:sz w:val="22"/>
                </w:rPr>
                <w:t xml:space="preserve">; </w:t>
              </w:r>
              <w:proofErr w:type="spellStart"/>
              <w:r>
                <w:rPr>
                  <w:sz w:val="22"/>
                </w:rPr>
                <w:t>căn</w:t>
              </w:r>
              <w:proofErr w:type="spellEnd"/>
              <w:r>
                <w:rPr>
                  <w:sz w:val="22"/>
                </w:rPr>
                <w:t xml:space="preserve"> </w:t>
              </w:r>
              <w:proofErr w:type="spellStart"/>
              <w:r>
                <w:rPr>
                  <w:sz w:val="22"/>
                </w:rPr>
                <w:t>lề</w:t>
              </w:r>
              <w:proofErr w:type="spellEnd"/>
              <w:r>
                <w:rPr>
                  <w:sz w:val="22"/>
                </w:rPr>
                <w:t xml:space="preserve"> </w:t>
              </w:r>
              <w:proofErr w:type="spellStart"/>
              <w:r>
                <w:rPr>
                  <w:sz w:val="22"/>
                </w:rPr>
                <w:t>thống</w:t>
              </w:r>
              <w:proofErr w:type="spellEnd"/>
              <w:r>
                <w:rPr>
                  <w:sz w:val="22"/>
                </w:rPr>
                <w:t xml:space="preserve"> </w:t>
              </w:r>
              <w:proofErr w:type="spellStart"/>
              <w:r>
                <w:rPr>
                  <w:sz w:val="22"/>
                </w:rPr>
                <w:t>nhất</w:t>
              </w:r>
              <w:proofErr w:type="spellEnd"/>
              <w:r>
                <w:rPr>
                  <w:sz w:val="22"/>
                </w:rPr>
                <w:t xml:space="preserve">, </w:t>
              </w:r>
              <w:proofErr w:type="spellStart"/>
              <w:r>
                <w:rPr>
                  <w:sz w:val="22"/>
                </w:rPr>
                <w:t>có</w:t>
              </w:r>
              <w:proofErr w:type="spellEnd"/>
              <w:r>
                <w:rPr>
                  <w:sz w:val="22"/>
                </w:rPr>
                <w:t xml:space="preserve"> </w:t>
              </w:r>
              <w:proofErr w:type="spellStart"/>
              <w:r>
                <w:rPr>
                  <w:sz w:val="22"/>
                </w:rPr>
                <w:t>dấu</w:t>
              </w:r>
              <w:proofErr w:type="spellEnd"/>
              <w:r>
                <w:rPr>
                  <w:sz w:val="22"/>
                </w:rPr>
                <w:t xml:space="preserve"> </w:t>
              </w:r>
              <w:proofErr w:type="spellStart"/>
              <w:r>
                <w:rPr>
                  <w:sz w:val="22"/>
                </w:rPr>
                <w:t>cách</w:t>
              </w:r>
              <w:proofErr w:type="spellEnd"/>
              <w:r>
                <w:rPr>
                  <w:sz w:val="22"/>
                </w:rPr>
                <w:t xml:space="preserve"> </w:t>
              </w:r>
              <w:proofErr w:type="spellStart"/>
              <w:r>
                <w:rPr>
                  <w:sz w:val="22"/>
                </w:rPr>
                <w:t>sau</w:t>
              </w:r>
              <w:proofErr w:type="spellEnd"/>
              <w:r>
                <w:rPr>
                  <w:sz w:val="22"/>
                </w:rPr>
                <w:t xml:space="preserve"> </w:t>
              </w:r>
              <w:proofErr w:type="spellStart"/>
              <w:r>
                <w:rPr>
                  <w:sz w:val="22"/>
                </w:rPr>
                <w:t>dấu</w:t>
              </w:r>
              <w:proofErr w:type="spellEnd"/>
              <w:r>
                <w:rPr>
                  <w:sz w:val="22"/>
                </w:rPr>
                <w:t xml:space="preserve"> </w:t>
              </w:r>
              <w:proofErr w:type="spellStart"/>
              <w:r>
                <w:rPr>
                  <w:sz w:val="22"/>
                </w:rPr>
                <w:t>chấm</w:t>
              </w:r>
              <w:proofErr w:type="spellEnd"/>
              <w:r>
                <w:rPr>
                  <w:sz w:val="22"/>
                </w:rPr>
                <w:t xml:space="preserve">, </w:t>
              </w:r>
              <w:proofErr w:type="spellStart"/>
              <w:r>
                <w:rPr>
                  <w:sz w:val="22"/>
                </w:rPr>
                <w:t>dấu</w:t>
              </w:r>
              <w:proofErr w:type="spellEnd"/>
              <w:r>
                <w:rPr>
                  <w:sz w:val="22"/>
                </w:rPr>
                <w:t xml:space="preserve"> </w:t>
              </w:r>
              <w:proofErr w:type="spellStart"/>
              <w:r>
                <w:rPr>
                  <w:sz w:val="22"/>
                </w:rPr>
                <w:t>phảy</w:t>
              </w:r>
              <w:proofErr w:type="spellEnd"/>
              <w:r>
                <w:rPr>
                  <w:sz w:val="22"/>
                </w:rPr>
                <w:t xml:space="preserve"> v.v.), </w:t>
              </w:r>
              <w:proofErr w:type="spellStart"/>
              <w:r>
                <w:rPr>
                  <w:sz w:val="22"/>
                </w:rPr>
                <w:t>có</w:t>
              </w:r>
              <w:proofErr w:type="spellEnd"/>
              <w:r>
                <w:rPr>
                  <w:sz w:val="22"/>
                </w:rPr>
                <w:t xml:space="preserve"> </w:t>
              </w:r>
              <w:proofErr w:type="spellStart"/>
              <w:r>
                <w:rPr>
                  <w:sz w:val="22"/>
                </w:rPr>
                <w:t>mở</w:t>
              </w:r>
              <w:proofErr w:type="spellEnd"/>
              <w:r>
                <w:rPr>
                  <w:sz w:val="22"/>
                </w:rPr>
                <w:t xml:space="preserve"> </w:t>
              </w:r>
              <w:proofErr w:type="spellStart"/>
              <w:r>
                <w:rPr>
                  <w:sz w:val="22"/>
                </w:rPr>
                <w:t>đầu</w:t>
              </w:r>
              <w:proofErr w:type="spellEnd"/>
              <w:r>
                <w:rPr>
                  <w:sz w:val="22"/>
                </w:rPr>
                <w:t xml:space="preserve"> </w:t>
              </w:r>
              <w:proofErr w:type="spellStart"/>
              <w:r>
                <w:rPr>
                  <w:sz w:val="22"/>
                </w:rPr>
                <w:t>chương</w:t>
              </w:r>
              <w:proofErr w:type="spellEnd"/>
              <w:r>
                <w:rPr>
                  <w:sz w:val="22"/>
                </w:rPr>
                <w:t xml:space="preserve"> </w:t>
              </w:r>
              <w:proofErr w:type="spellStart"/>
              <w:r>
                <w:rPr>
                  <w:sz w:val="22"/>
                </w:rPr>
                <w:t>và</w:t>
              </w:r>
              <w:proofErr w:type="spellEnd"/>
              <w:r>
                <w:rPr>
                  <w:sz w:val="22"/>
                </w:rPr>
                <w:t xml:space="preserve"> </w:t>
              </w:r>
              <w:proofErr w:type="spellStart"/>
              <w:r>
                <w:rPr>
                  <w:sz w:val="22"/>
                </w:rPr>
                <w:t>kết</w:t>
              </w:r>
              <w:proofErr w:type="spellEnd"/>
              <w:r>
                <w:rPr>
                  <w:sz w:val="22"/>
                </w:rPr>
                <w:t xml:space="preserve"> </w:t>
              </w:r>
              <w:proofErr w:type="spellStart"/>
              <w:r>
                <w:rPr>
                  <w:sz w:val="22"/>
                </w:rPr>
                <w:t>luận</w:t>
              </w:r>
              <w:proofErr w:type="spellEnd"/>
              <w:r>
                <w:rPr>
                  <w:sz w:val="22"/>
                </w:rPr>
                <w:t xml:space="preserve"> </w:t>
              </w:r>
              <w:proofErr w:type="spellStart"/>
              <w:r>
                <w:rPr>
                  <w:sz w:val="22"/>
                </w:rPr>
                <w:t>chương</w:t>
              </w:r>
              <w:proofErr w:type="spellEnd"/>
              <w:r>
                <w:rPr>
                  <w:sz w:val="22"/>
                </w:rPr>
                <w:t xml:space="preserve">, </w:t>
              </w:r>
              <w:proofErr w:type="spellStart"/>
              <w:r>
                <w:rPr>
                  <w:sz w:val="22"/>
                </w:rPr>
                <w:t>có</w:t>
              </w:r>
              <w:proofErr w:type="spellEnd"/>
              <w:r>
                <w:rPr>
                  <w:sz w:val="22"/>
                </w:rPr>
                <w:t xml:space="preserve"> </w:t>
              </w:r>
              <w:proofErr w:type="spellStart"/>
              <w:r>
                <w:rPr>
                  <w:sz w:val="22"/>
                </w:rPr>
                <w:t>liệt</w:t>
              </w:r>
              <w:proofErr w:type="spellEnd"/>
              <w:r>
                <w:rPr>
                  <w:sz w:val="22"/>
                </w:rPr>
                <w:t xml:space="preserve"> </w:t>
              </w:r>
              <w:proofErr w:type="spellStart"/>
              <w:r>
                <w:rPr>
                  <w:sz w:val="22"/>
                </w:rPr>
                <w:t>kê</w:t>
              </w:r>
              <w:proofErr w:type="spellEnd"/>
              <w:r>
                <w:rPr>
                  <w:sz w:val="22"/>
                </w:rPr>
                <w:t xml:space="preserve"> </w:t>
              </w:r>
              <w:proofErr w:type="spellStart"/>
              <w:r>
                <w:rPr>
                  <w:sz w:val="22"/>
                </w:rPr>
                <w:t>tài</w:t>
              </w:r>
              <w:proofErr w:type="spellEnd"/>
              <w:r>
                <w:rPr>
                  <w:sz w:val="22"/>
                </w:rPr>
                <w:t xml:space="preserve"> </w:t>
              </w:r>
              <w:proofErr w:type="spellStart"/>
              <w:r>
                <w:rPr>
                  <w:sz w:val="22"/>
                </w:rPr>
                <w:t>liệu</w:t>
              </w:r>
              <w:proofErr w:type="spellEnd"/>
              <w:r>
                <w:rPr>
                  <w:sz w:val="22"/>
                </w:rPr>
                <w:t xml:space="preserve"> </w:t>
              </w:r>
              <w:proofErr w:type="spellStart"/>
              <w:r>
                <w:rPr>
                  <w:sz w:val="22"/>
                </w:rPr>
                <w:t>tham</w:t>
              </w:r>
              <w:proofErr w:type="spellEnd"/>
              <w:r>
                <w:rPr>
                  <w:sz w:val="22"/>
                </w:rPr>
                <w:t xml:space="preserve"> </w:t>
              </w:r>
              <w:proofErr w:type="spellStart"/>
              <w:r>
                <w:rPr>
                  <w:sz w:val="22"/>
                </w:rPr>
                <w:t>khảo</w:t>
              </w:r>
              <w:proofErr w:type="spellEnd"/>
              <w:r>
                <w:rPr>
                  <w:sz w:val="22"/>
                </w:rPr>
                <w:t xml:space="preserve"> </w:t>
              </w:r>
              <w:proofErr w:type="spellStart"/>
              <w:r>
                <w:rPr>
                  <w:sz w:val="22"/>
                </w:rPr>
                <w:t>và</w:t>
              </w:r>
              <w:proofErr w:type="spellEnd"/>
              <w:r>
                <w:rPr>
                  <w:sz w:val="22"/>
                </w:rPr>
                <w:t xml:space="preserve"> </w:t>
              </w:r>
              <w:proofErr w:type="spellStart"/>
              <w:r>
                <w:rPr>
                  <w:sz w:val="22"/>
                </w:rPr>
                <w:t>có</w:t>
              </w:r>
              <w:proofErr w:type="spellEnd"/>
              <w:r>
                <w:rPr>
                  <w:sz w:val="22"/>
                </w:rPr>
                <w:t xml:space="preserve"> </w:t>
              </w:r>
              <w:proofErr w:type="spellStart"/>
              <w:r>
                <w:rPr>
                  <w:sz w:val="22"/>
                </w:rPr>
                <w:t>trích</w:t>
              </w:r>
              <w:proofErr w:type="spellEnd"/>
              <w:r>
                <w:rPr>
                  <w:sz w:val="22"/>
                </w:rPr>
                <w:t xml:space="preserve"> </w:t>
              </w:r>
              <w:proofErr w:type="spellStart"/>
              <w:r>
                <w:rPr>
                  <w:sz w:val="22"/>
                </w:rPr>
                <w:t>dẫn</w:t>
              </w:r>
              <w:proofErr w:type="spellEnd"/>
              <w:r>
                <w:rPr>
                  <w:sz w:val="22"/>
                </w:rPr>
                <w:t xml:space="preserve"> </w:t>
              </w:r>
              <w:proofErr w:type="spellStart"/>
              <w:r>
                <w:rPr>
                  <w:sz w:val="22"/>
                </w:rPr>
                <w:t>đúng</w:t>
              </w:r>
              <w:proofErr w:type="spellEnd"/>
              <w:r>
                <w:rPr>
                  <w:sz w:val="22"/>
                </w:rPr>
                <w:t xml:space="preserve"> </w:t>
              </w:r>
              <w:proofErr w:type="spellStart"/>
              <w:r>
                <w:rPr>
                  <w:sz w:val="22"/>
                </w:rPr>
                <w:t>quy</w:t>
              </w:r>
              <w:proofErr w:type="spellEnd"/>
              <w:r>
                <w:rPr>
                  <w:sz w:val="22"/>
                </w:rPr>
                <w:t xml:space="preserve"> </w:t>
              </w:r>
              <w:proofErr w:type="spellStart"/>
              <w:r>
                <w:rPr>
                  <w:sz w:val="22"/>
                </w:rPr>
                <w:t>định</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43C21DA5" w14:textId="77777777" w:rsidR="00636738" w:rsidRDefault="00636738" w:rsidP="008F3BFF">
            <w:pPr>
              <w:spacing w:before="20" w:after="20" w:line="240" w:lineRule="auto"/>
              <w:rPr>
                <w:ins w:id="249" w:author="Công Nguyễn Văn" w:date="2019-09-03T13:28:00Z"/>
                <w:sz w:val="22"/>
              </w:rPr>
            </w:pPr>
            <w:ins w:id="250"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8F81EF5" w14:textId="77777777" w:rsidR="00636738" w:rsidRDefault="00636738" w:rsidP="008F3BFF">
            <w:pPr>
              <w:spacing w:before="20" w:after="20" w:line="240" w:lineRule="auto"/>
              <w:rPr>
                <w:ins w:id="251" w:author="Công Nguyễn Văn" w:date="2019-09-03T13:28:00Z"/>
                <w:sz w:val="22"/>
              </w:rPr>
            </w:pPr>
            <w:ins w:id="252"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1C85294" w14:textId="77777777" w:rsidR="00636738" w:rsidRDefault="00636738" w:rsidP="008F3BFF">
            <w:pPr>
              <w:spacing w:before="20" w:after="20" w:line="240" w:lineRule="auto"/>
              <w:rPr>
                <w:ins w:id="253" w:author="Công Nguyễn Văn" w:date="2019-09-03T13:28:00Z"/>
                <w:sz w:val="22"/>
              </w:rPr>
            </w:pPr>
            <w:ins w:id="254"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D14CCBB" w14:textId="77777777" w:rsidR="00636738" w:rsidRDefault="00636738" w:rsidP="008F3BFF">
            <w:pPr>
              <w:spacing w:before="20" w:after="20" w:line="240" w:lineRule="auto"/>
              <w:rPr>
                <w:ins w:id="255" w:author="Công Nguyễn Văn" w:date="2019-09-03T13:28:00Z"/>
                <w:sz w:val="22"/>
              </w:rPr>
            </w:pPr>
            <w:ins w:id="256"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1FF2163" w14:textId="77777777" w:rsidR="00636738" w:rsidRDefault="00636738" w:rsidP="008F3BFF">
            <w:pPr>
              <w:spacing w:before="20" w:after="20" w:line="240" w:lineRule="auto"/>
              <w:rPr>
                <w:ins w:id="257" w:author="Công Nguyễn Văn" w:date="2019-09-03T13:28:00Z"/>
                <w:sz w:val="22"/>
              </w:rPr>
            </w:pPr>
            <w:ins w:id="258" w:author="Công Nguyễn Văn" w:date="2019-09-03T13:28:00Z">
              <w:r>
                <w:rPr>
                  <w:sz w:val="22"/>
                </w:rPr>
                <w:t>55</w:t>
              </w:r>
            </w:ins>
          </w:p>
        </w:tc>
      </w:tr>
      <w:tr w:rsidR="00636738" w14:paraId="792B691B" w14:textId="77777777" w:rsidTr="008F3BFF">
        <w:trPr>
          <w:ins w:id="259"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BB9EE51" w14:textId="77777777" w:rsidR="00636738" w:rsidRDefault="00636738" w:rsidP="008F3BFF">
            <w:pPr>
              <w:spacing w:before="20" w:after="20" w:line="240" w:lineRule="auto"/>
              <w:rPr>
                <w:ins w:id="260" w:author="Công Nguyễn Văn" w:date="2019-09-03T13:28:00Z"/>
                <w:color w:val="000000"/>
                <w:sz w:val="22"/>
              </w:rPr>
            </w:pPr>
            <w:ins w:id="261" w:author="Công Nguyễn Văn" w:date="2019-09-03T13:28:00Z">
              <w:r>
                <w:rPr>
                  <w:color w:val="000000"/>
                  <w:sz w:val="22"/>
                </w:rPr>
                <w:t>9</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6F88625" w14:textId="77777777" w:rsidR="00636738" w:rsidRDefault="00636738" w:rsidP="008F3BFF">
            <w:pPr>
              <w:spacing w:before="20" w:after="20" w:line="240" w:lineRule="auto"/>
              <w:rPr>
                <w:ins w:id="262" w:author="Công Nguyễn Văn" w:date="2019-09-03T13:28:00Z"/>
                <w:sz w:val="22"/>
              </w:rPr>
            </w:pPr>
            <w:proofErr w:type="spellStart"/>
            <w:ins w:id="263" w:author="Công Nguyễn Văn" w:date="2019-09-03T13:28:00Z">
              <w:r>
                <w:rPr>
                  <w:sz w:val="22"/>
                </w:rPr>
                <w:t>Kỹ</w:t>
              </w:r>
              <w:proofErr w:type="spellEnd"/>
              <w:r>
                <w:rPr>
                  <w:sz w:val="22"/>
                </w:rPr>
                <w:t xml:space="preserve"> </w:t>
              </w:r>
              <w:proofErr w:type="spellStart"/>
              <w:r>
                <w:rPr>
                  <w:sz w:val="22"/>
                </w:rPr>
                <w:t>năng</w:t>
              </w:r>
              <w:proofErr w:type="spellEnd"/>
              <w:r>
                <w:rPr>
                  <w:sz w:val="22"/>
                </w:rPr>
                <w:t xml:space="preserve"> </w:t>
              </w:r>
              <w:proofErr w:type="spellStart"/>
              <w:r>
                <w:rPr>
                  <w:sz w:val="22"/>
                </w:rPr>
                <w:t>viết</w:t>
              </w:r>
              <w:proofErr w:type="spellEnd"/>
              <w:r>
                <w:rPr>
                  <w:sz w:val="22"/>
                </w:rPr>
                <w:t xml:space="preserve"> </w:t>
              </w:r>
              <w:proofErr w:type="spellStart"/>
              <w:r>
                <w:rPr>
                  <w:sz w:val="22"/>
                </w:rPr>
                <w:t>xuất</w:t>
              </w:r>
              <w:proofErr w:type="spellEnd"/>
              <w:r>
                <w:rPr>
                  <w:sz w:val="22"/>
                </w:rPr>
                <w:t xml:space="preserve"> </w:t>
              </w:r>
              <w:proofErr w:type="spellStart"/>
              <w:r>
                <w:rPr>
                  <w:sz w:val="22"/>
                </w:rPr>
                <w:t>sắc</w:t>
              </w:r>
              <w:proofErr w:type="spellEnd"/>
              <w:r>
                <w:rPr>
                  <w:sz w:val="22"/>
                </w:rPr>
                <w:t xml:space="preserve"> (</w:t>
              </w:r>
              <w:proofErr w:type="spellStart"/>
              <w:r>
                <w:rPr>
                  <w:sz w:val="22"/>
                </w:rPr>
                <w:t>cấu</w:t>
              </w:r>
              <w:proofErr w:type="spellEnd"/>
              <w:r>
                <w:rPr>
                  <w:sz w:val="22"/>
                </w:rPr>
                <w:t xml:space="preserve"> </w:t>
              </w:r>
              <w:proofErr w:type="spellStart"/>
              <w:r>
                <w:rPr>
                  <w:sz w:val="22"/>
                </w:rPr>
                <w:t>trúc</w:t>
              </w:r>
              <w:proofErr w:type="spellEnd"/>
              <w:r>
                <w:rPr>
                  <w:sz w:val="22"/>
                </w:rPr>
                <w:t xml:space="preserve"> </w:t>
              </w:r>
              <w:proofErr w:type="spellStart"/>
              <w:r>
                <w:rPr>
                  <w:sz w:val="22"/>
                </w:rPr>
                <w:t>câu</w:t>
              </w:r>
              <w:proofErr w:type="spellEnd"/>
              <w:r>
                <w:rPr>
                  <w:sz w:val="22"/>
                </w:rPr>
                <w:t xml:space="preserve"> </w:t>
              </w:r>
              <w:proofErr w:type="spellStart"/>
              <w:r>
                <w:rPr>
                  <w:sz w:val="22"/>
                </w:rPr>
                <w:t>chuẩn</w:t>
              </w:r>
              <w:proofErr w:type="spellEnd"/>
              <w:r>
                <w:rPr>
                  <w:sz w:val="22"/>
                </w:rPr>
                <w:t xml:space="preserve">, </w:t>
              </w:r>
              <w:proofErr w:type="spellStart"/>
              <w:r>
                <w:rPr>
                  <w:sz w:val="22"/>
                </w:rPr>
                <w:t>văn</w:t>
              </w:r>
              <w:proofErr w:type="spellEnd"/>
              <w:r>
                <w:rPr>
                  <w:sz w:val="22"/>
                </w:rPr>
                <w:t xml:space="preserve"> </w:t>
              </w:r>
              <w:proofErr w:type="spellStart"/>
              <w:r>
                <w:rPr>
                  <w:sz w:val="22"/>
                </w:rPr>
                <w:t>phong</w:t>
              </w:r>
              <w:proofErr w:type="spellEnd"/>
              <w:r>
                <w:rPr>
                  <w:sz w:val="22"/>
                </w:rPr>
                <w:t xml:space="preserve"> khoa </w:t>
              </w:r>
              <w:proofErr w:type="spellStart"/>
              <w:r>
                <w:rPr>
                  <w:sz w:val="22"/>
                </w:rPr>
                <w:t>học</w:t>
              </w:r>
              <w:proofErr w:type="spellEnd"/>
              <w:r>
                <w:rPr>
                  <w:sz w:val="22"/>
                </w:rPr>
                <w:t xml:space="preserve">, </w:t>
              </w:r>
              <w:proofErr w:type="spellStart"/>
              <w:r>
                <w:rPr>
                  <w:sz w:val="22"/>
                </w:rPr>
                <w:t>lập</w:t>
              </w:r>
              <w:proofErr w:type="spellEnd"/>
              <w:r>
                <w:rPr>
                  <w:sz w:val="22"/>
                </w:rPr>
                <w:t xml:space="preserve"> </w:t>
              </w:r>
              <w:proofErr w:type="spellStart"/>
              <w:r>
                <w:rPr>
                  <w:sz w:val="22"/>
                </w:rPr>
                <w:t>luận</w:t>
              </w:r>
              <w:proofErr w:type="spellEnd"/>
              <w:r>
                <w:rPr>
                  <w:sz w:val="22"/>
                </w:rPr>
                <w:t xml:space="preserve"> logic </w:t>
              </w:r>
              <w:proofErr w:type="spellStart"/>
              <w:r>
                <w:rPr>
                  <w:sz w:val="22"/>
                </w:rPr>
                <w:t>và</w:t>
              </w:r>
              <w:proofErr w:type="spellEnd"/>
              <w:r>
                <w:rPr>
                  <w:sz w:val="22"/>
                </w:rPr>
                <w:t xml:space="preserve"> </w:t>
              </w:r>
              <w:proofErr w:type="spellStart"/>
              <w:r>
                <w:rPr>
                  <w:sz w:val="22"/>
                </w:rPr>
                <w:t>có</w:t>
              </w:r>
              <w:proofErr w:type="spellEnd"/>
              <w:r>
                <w:rPr>
                  <w:sz w:val="22"/>
                </w:rPr>
                <w:t xml:space="preserve"> </w:t>
              </w:r>
              <w:proofErr w:type="spellStart"/>
              <w:r>
                <w:rPr>
                  <w:sz w:val="22"/>
                </w:rPr>
                <w:t>cơ</w:t>
              </w:r>
              <w:proofErr w:type="spellEnd"/>
              <w:r>
                <w:rPr>
                  <w:sz w:val="22"/>
                </w:rPr>
                <w:t xml:space="preserve"> </w:t>
              </w:r>
              <w:proofErr w:type="spellStart"/>
              <w:r>
                <w:rPr>
                  <w:sz w:val="22"/>
                </w:rPr>
                <w:t>sở</w:t>
              </w:r>
              <w:proofErr w:type="spellEnd"/>
              <w:r>
                <w:rPr>
                  <w:sz w:val="22"/>
                </w:rPr>
                <w:t xml:space="preserve">, </w:t>
              </w:r>
              <w:proofErr w:type="spellStart"/>
              <w:r>
                <w:rPr>
                  <w:sz w:val="22"/>
                </w:rPr>
                <w:t>từ</w:t>
              </w:r>
              <w:proofErr w:type="spellEnd"/>
              <w:r>
                <w:rPr>
                  <w:sz w:val="22"/>
                </w:rPr>
                <w:t xml:space="preserve"> </w:t>
              </w:r>
              <w:proofErr w:type="spellStart"/>
              <w:r>
                <w:rPr>
                  <w:sz w:val="22"/>
                </w:rPr>
                <w:t>vựng</w:t>
              </w:r>
              <w:proofErr w:type="spellEnd"/>
              <w:r>
                <w:rPr>
                  <w:sz w:val="22"/>
                </w:rPr>
                <w:t xml:space="preserve"> </w:t>
              </w:r>
              <w:proofErr w:type="spellStart"/>
              <w:r>
                <w:rPr>
                  <w:sz w:val="22"/>
                </w:rPr>
                <w:t>sử</w:t>
              </w:r>
              <w:proofErr w:type="spellEnd"/>
              <w:r>
                <w:rPr>
                  <w:sz w:val="22"/>
                </w:rPr>
                <w:t xml:space="preserve"> </w:t>
              </w:r>
              <w:proofErr w:type="spellStart"/>
              <w:r>
                <w:rPr>
                  <w:sz w:val="22"/>
                </w:rPr>
                <w:t>dụng</w:t>
              </w:r>
              <w:proofErr w:type="spellEnd"/>
              <w:r>
                <w:rPr>
                  <w:sz w:val="22"/>
                </w:rPr>
                <w:t xml:space="preserve"> </w:t>
              </w:r>
              <w:proofErr w:type="spellStart"/>
              <w:r>
                <w:rPr>
                  <w:sz w:val="22"/>
                </w:rPr>
                <w:t>phù</w:t>
              </w:r>
              <w:proofErr w:type="spellEnd"/>
              <w:r>
                <w:rPr>
                  <w:sz w:val="22"/>
                </w:rPr>
                <w:t xml:space="preserve"> </w:t>
              </w:r>
              <w:proofErr w:type="spellStart"/>
              <w:r>
                <w:rPr>
                  <w:sz w:val="22"/>
                </w:rPr>
                <w:t>hợp</w:t>
              </w:r>
              <w:proofErr w:type="spellEnd"/>
              <w:r>
                <w:rPr>
                  <w:sz w:val="22"/>
                </w:rPr>
                <w:t xml:space="preserve"> v.v.)</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173F28DD" w14:textId="77777777" w:rsidR="00636738" w:rsidRDefault="00636738" w:rsidP="008F3BFF">
            <w:pPr>
              <w:spacing w:before="20" w:after="20" w:line="240" w:lineRule="auto"/>
              <w:rPr>
                <w:ins w:id="264" w:author="Công Nguyễn Văn" w:date="2019-09-03T13:28:00Z"/>
                <w:sz w:val="22"/>
              </w:rPr>
            </w:pPr>
            <w:ins w:id="265"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D0F5D94" w14:textId="77777777" w:rsidR="00636738" w:rsidRDefault="00636738" w:rsidP="008F3BFF">
            <w:pPr>
              <w:spacing w:before="20" w:after="20" w:line="240" w:lineRule="auto"/>
              <w:rPr>
                <w:ins w:id="266" w:author="Công Nguyễn Văn" w:date="2019-09-03T13:28:00Z"/>
                <w:sz w:val="22"/>
              </w:rPr>
            </w:pPr>
            <w:ins w:id="267"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185F8EC" w14:textId="77777777" w:rsidR="00636738" w:rsidRDefault="00636738" w:rsidP="008F3BFF">
            <w:pPr>
              <w:spacing w:before="20" w:after="20" w:line="240" w:lineRule="auto"/>
              <w:rPr>
                <w:ins w:id="268" w:author="Công Nguyễn Văn" w:date="2019-09-03T13:28:00Z"/>
                <w:sz w:val="22"/>
              </w:rPr>
            </w:pPr>
            <w:ins w:id="269"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BAB167B" w14:textId="77777777" w:rsidR="00636738" w:rsidRDefault="00636738" w:rsidP="008F3BFF">
            <w:pPr>
              <w:spacing w:before="20" w:after="20" w:line="240" w:lineRule="auto"/>
              <w:rPr>
                <w:ins w:id="270" w:author="Công Nguyễn Văn" w:date="2019-09-03T13:28:00Z"/>
                <w:sz w:val="22"/>
              </w:rPr>
            </w:pPr>
            <w:ins w:id="271"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D8A2E9F" w14:textId="77777777" w:rsidR="00636738" w:rsidRDefault="00636738" w:rsidP="008F3BFF">
            <w:pPr>
              <w:spacing w:before="20" w:after="20" w:line="240" w:lineRule="auto"/>
              <w:rPr>
                <w:ins w:id="272" w:author="Công Nguyễn Văn" w:date="2019-09-03T13:28:00Z"/>
                <w:sz w:val="22"/>
              </w:rPr>
            </w:pPr>
            <w:ins w:id="273" w:author="Công Nguyễn Văn" w:date="2019-09-03T13:28:00Z">
              <w:r>
                <w:rPr>
                  <w:sz w:val="22"/>
                </w:rPr>
                <w:t>55</w:t>
              </w:r>
            </w:ins>
          </w:p>
        </w:tc>
      </w:tr>
      <w:tr w:rsidR="00636738" w14:paraId="7C8D49D5" w14:textId="77777777" w:rsidTr="008F3BFF">
        <w:trPr>
          <w:ins w:id="274"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16C2327" w14:textId="77777777" w:rsidR="00636738" w:rsidRDefault="00636738" w:rsidP="008F3BFF">
            <w:pPr>
              <w:spacing w:before="40" w:after="40" w:line="240" w:lineRule="auto"/>
              <w:rPr>
                <w:ins w:id="275" w:author="Công Nguyễn Văn" w:date="2019-09-03T13:28:00Z"/>
                <w:b/>
                <w:sz w:val="22"/>
              </w:rPr>
            </w:pPr>
            <w:proofErr w:type="spellStart"/>
            <w:ins w:id="276" w:author="Công Nguyễn Văn" w:date="2019-09-03T13:28:00Z">
              <w:r>
                <w:rPr>
                  <w:b/>
                  <w:sz w:val="22"/>
                </w:rPr>
                <w:t>Thành</w:t>
              </w:r>
              <w:proofErr w:type="spellEnd"/>
              <w:r>
                <w:rPr>
                  <w:b/>
                  <w:sz w:val="22"/>
                </w:rPr>
                <w:t xml:space="preserve"> </w:t>
              </w:r>
              <w:proofErr w:type="spellStart"/>
              <w:r>
                <w:rPr>
                  <w:b/>
                  <w:sz w:val="22"/>
                </w:rPr>
                <w:t>tựu</w:t>
              </w:r>
              <w:proofErr w:type="spellEnd"/>
              <w:r>
                <w:rPr>
                  <w:b/>
                  <w:sz w:val="22"/>
                </w:rPr>
                <w:t xml:space="preserve"> </w:t>
              </w:r>
              <w:proofErr w:type="spellStart"/>
              <w:r>
                <w:rPr>
                  <w:b/>
                  <w:sz w:val="22"/>
                </w:rPr>
                <w:t>nghiên</w:t>
              </w:r>
              <w:proofErr w:type="spellEnd"/>
              <w:r>
                <w:rPr>
                  <w:b/>
                  <w:sz w:val="22"/>
                </w:rPr>
                <w:t xml:space="preserve"> </w:t>
              </w:r>
              <w:proofErr w:type="spellStart"/>
              <w:r>
                <w:rPr>
                  <w:b/>
                  <w:sz w:val="22"/>
                </w:rPr>
                <w:t>cứu</w:t>
              </w:r>
              <w:proofErr w:type="spellEnd"/>
              <w:r>
                <w:rPr>
                  <w:b/>
                  <w:sz w:val="22"/>
                </w:rPr>
                <w:t xml:space="preserve"> khoa </w:t>
              </w:r>
              <w:proofErr w:type="spellStart"/>
              <w:r>
                <w:rPr>
                  <w:b/>
                  <w:sz w:val="22"/>
                </w:rPr>
                <w:t>học</w:t>
              </w:r>
              <w:proofErr w:type="spellEnd"/>
              <w:r>
                <w:rPr>
                  <w:b/>
                  <w:sz w:val="22"/>
                </w:rPr>
                <w:t xml:space="preserve"> (5)</w:t>
              </w:r>
              <w:r>
                <w:rPr>
                  <w:i/>
                  <w:sz w:val="22"/>
                </w:rPr>
                <w:t xml:space="preserve"> (</w:t>
              </w:r>
              <w:proofErr w:type="spellStart"/>
              <w:r>
                <w:rPr>
                  <w:i/>
                  <w:sz w:val="22"/>
                </w:rPr>
                <w:t>chọn</w:t>
              </w:r>
              <w:proofErr w:type="spellEnd"/>
              <w:r>
                <w:rPr>
                  <w:i/>
                  <w:sz w:val="22"/>
                </w:rPr>
                <w:t xml:space="preserve"> 1 </w:t>
              </w:r>
              <w:proofErr w:type="spellStart"/>
              <w:r>
                <w:rPr>
                  <w:i/>
                  <w:sz w:val="22"/>
                </w:rPr>
                <w:t>trong</w:t>
              </w:r>
              <w:proofErr w:type="spellEnd"/>
              <w:r>
                <w:rPr>
                  <w:i/>
                  <w:sz w:val="22"/>
                </w:rPr>
                <w:t xml:space="preserve"> 3 </w:t>
              </w:r>
              <w:proofErr w:type="spellStart"/>
              <w:r>
                <w:rPr>
                  <w:i/>
                  <w:sz w:val="22"/>
                </w:rPr>
                <w:t>trường</w:t>
              </w:r>
              <w:proofErr w:type="spellEnd"/>
              <w:r>
                <w:rPr>
                  <w:i/>
                  <w:sz w:val="22"/>
                </w:rPr>
                <w:t xml:space="preserve"> </w:t>
              </w:r>
              <w:proofErr w:type="spellStart"/>
              <w:r>
                <w:rPr>
                  <w:i/>
                  <w:sz w:val="22"/>
                </w:rPr>
                <w:t>hợp</w:t>
              </w:r>
              <w:proofErr w:type="spellEnd"/>
              <w:r>
                <w:rPr>
                  <w:i/>
                  <w:sz w:val="22"/>
                </w:rPr>
                <w:t>)</w:t>
              </w:r>
            </w:ins>
          </w:p>
        </w:tc>
      </w:tr>
      <w:tr w:rsidR="00636738" w14:paraId="1D75B19D" w14:textId="77777777" w:rsidTr="008F3BFF">
        <w:trPr>
          <w:ins w:id="277"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3567932" w14:textId="77777777" w:rsidR="00636738" w:rsidRDefault="00636738" w:rsidP="008F3BFF">
            <w:pPr>
              <w:spacing w:before="20" w:after="20" w:line="240" w:lineRule="auto"/>
              <w:rPr>
                <w:ins w:id="278" w:author="Công Nguyễn Văn" w:date="2019-09-03T13:28:00Z"/>
                <w:color w:val="000000"/>
                <w:sz w:val="22"/>
              </w:rPr>
            </w:pPr>
            <w:ins w:id="279" w:author="Công Nguyễn Văn" w:date="2019-09-03T13:28:00Z">
              <w:r>
                <w:rPr>
                  <w:color w:val="000000"/>
                  <w:sz w:val="22"/>
                </w:rPr>
                <w:t>10a</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7746714" w14:textId="77777777" w:rsidR="00636738" w:rsidRDefault="00636738" w:rsidP="008F3BFF">
            <w:pPr>
              <w:spacing w:before="20" w:after="20" w:line="240" w:lineRule="auto"/>
              <w:rPr>
                <w:ins w:id="280" w:author="Công Nguyễn Văn" w:date="2019-09-03T13:28:00Z"/>
                <w:sz w:val="22"/>
              </w:rPr>
            </w:pPr>
            <w:proofErr w:type="spellStart"/>
            <w:ins w:id="281" w:author="Công Nguyễn Văn" w:date="2019-09-03T13:28:00Z">
              <w:r>
                <w:rPr>
                  <w:sz w:val="22"/>
                </w:rPr>
                <w:t>Có</w:t>
              </w:r>
              <w:proofErr w:type="spellEnd"/>
              <w:r>
                <w:rPr>
                  <w:sz w:val="22"/>
                </w:rPr>
                <w:t xml:space="preserve"> </w:t>
              </w:r>
              <w:proofErr w:type="spellStart"/>
              <w:r>
                <w:rPr>
                  <w:sz w:val="22"/>
                </w:rPr>
                <w:t>bài</w:t>
              </w:r>
              <w:proofErr w:type="spellEnd"/>
              <w:r>
                <w:rPr>
                  <w:sz w:val="22"/>
                </w:rPr>
                <w:t xml:space="preserve"> </w:t>
              </w:r>
              <w:proofErr w:type="spellStart"/>
              <w:r>
                <w:rPr>
                  <w:sz w:val="22"/>
                </w:rPr>
                <w:t>báo</w:t>
              </w:r>
              <w:proofErr w:type="spellEnd"/>
              <w:r>
                <w:rPr>
                  <w:sz w:val="22"/>
                </w:rPr>
                <w:t xml:space="preserve"> khoa </w:t>
              </w:r>
              <w:proofErr w:type="spellStart"/>
              <w:r>
                <w:rPr>
                  <w:sz w:val="22"/>
                </w:rPr>
                <w:t>học</w:t>
              </w:r>
              <w:proofErr w:type="spellEnd"/>
              <w:r>
                <w:rPr>
                  <w:sz w:val="22"/>
                </w:rPr>
                <w:t xml:space="preserve"> </w:t>
              </w:r>
              <w:proofErr w:type="spellStart"/>
              <w:r>
                <w:rPr>
                  <w:sz w:val="22"/>
                </w:rPr>
                <w:t>được</w:t>
              </w:r>
              <w:proofErr w:type="spellEnd"/>
              <w:r>
                <w:rPr>
                  <w:sz w:val="22"/>
                </w:rPr>
                <w:t xml:space="preserve"> </w:t>
              </w:r>
              <w:proofErr w:type="spellStart"/>
              <w:r>
                <w:rPr>
                  <w:sz w:val="22"/>
                </w:rPr>
                <w:t>đăng</w:t>
              </w:r>
              <w:proofErr w:type="spellEnd"/>
              <w:r>
                <w:rPr>
                  <w:sz w:val="22"/>
                </w:rPr>
                <w:t xml:space="preserve"> </w:t>
              </w:r>
              <w:proofErr w:type="spellStart"/>
              <w:r>
                <w:rPr>
                  <w:sz w:val="22"/>
                </w:rPr>
                <w:t>hoặc</w:t>
              </w:r>
              <w:proofErr w:type="spellEnd"/>
              <w:r>
                <w:rPr>
                  <w:sz w:val="22"/>
                </w:rPr>
                <w:t xml:space="preserve"> </w:t>
              </w:r>
              <w:proofErr w:type="spellStart"/>
              <w:r>
                <w:rPr>
                  <w:sz w:val="22"/>
                </w:rPr>
                <w:t>chấp</w:t>
              </w:r>
              <w:proofErr w:type="spellEnd"/>
              <w:r>
                <w:rPr>
                  <w:sz w:val="22"/>
                </w:rPr>
                <w:t xml:space="preserve"> </w:t>
              </w:r>
              <w:proofErr w:type="spellStart"/>
              <w:r>
                <w:rPr>
                  <w:sz w:val="22"/>
                </w:rPr>
                <w:t>nhận</w:t>
              </w:r>
              <w:proofErr w:type="spellEnd"/>
              <w:r>
                <w:rPr>
                  <w:sz w:val="22"/>
                </w:rPr>
                <w:t xml:space="preserve"> </w:t>
              </w:r>
              <w:proofErr w:type="spellStart"/>
              <w:r>
                <w:rPr>
                  <w:sz w:val="22"/>
                </w:rPr>
                <w:t>đăng</w:t>
              </w:r>
              <w:proofErr w:type="spellEnd"/>
              <w:r>
                <w:rPr>
                  <w:sz w:val="22"/>
                </w:rPr>
                <w:t>/</w:t>
              </w:r>
              <w:proofErr w:type="spellStart"/>
              <w:r>
                <w:rPr>
                  <w:sz w:val="22"/>
                </w:rPr>
                <w:t>Đạt</w:t>
              </w:r>
              <w:proofErr w:type="spellEnd"/>
              <w:r>
                <w:rPr>
                  <w:sz w:val="22"/>
                </w:rPr>
                <w:t xml:space="preserve"> </w:t>
              </w:r>
              <w:proofErr w:type="spellStart"/>
              <w:r>
                <w:rPr>
                  <w:sz w:val="22"/>
                </w:rPr>
                <w:t>giải</w:t>
              </w:r>
              <w:proofErr w:type="spellEnd"/>
              <w:r>
                <w:rPr>
                  <w:sz w:val="22"/>
                </w:rPr>
                <w:t xml:space="preserve"> SVNCKH </w:t>
              </w:r>
              <w:proofErr w:type="spellStart"/>
              <w:r>
                <w:rPr>
                  <w:sz w:val="22"/>
                </w:rPr>
                <w:t>giải</w:t>
              </w:r>
              <w:proofErr w:type="spellEnd"/>
              <w:r>
                <w:rPr>
                  <w:sz w:val="22"/>
                </w:rPr>
                <w:t xml:space="preserve"> 3 </w:t>
              </w:r>
              <w:proofErr w:type="spellStart"/>
              <w:r>
                <w:rPr>
                  <w:sz w:val="22"/>
                </w:rPr>
                <w:t>cấp</w:t>
              </w:r>
              <w:proofErr w:type="spellEnd"/>
              <w:r>
                <w:rPr>
                  <w:sz w:val="22"/>
                </w:rPr>
                <w:t xml:space="preserve"> </w:t>
              </w:r>
              <w:proofErr w:type="spellStart"/>
              <w:r>
                <w:rPr>
                  <w:sz w:val="22"/>
                </w:rPr>
                <w:t>Viện</w:t>
              </w:r>
              <w:proofErr w:type="spellEnd"/>
              <w:r>
                <w:rPr>
                  <w:sz w:val="22"/>
                </w:rPr>
                <w:t xml:space="preserve"> </w:t>
              </w:r>
              <w:proofErr w:type="spellStart"/>
              <w:r>
                <w:rPr>
                  <w:sz w:val="22"/>
                </w:rPr>
                <w:t>trở</w:t>
              </w:r>
              <w:proofErr w:type="spellEnd"/>
              <w:r>
                <w:rPr>
                  <w:sz w:val="22"/>
                </w:rPr>
                <w:t xml:space="preserve"> </w:t>
              </w:r>
              <w:proofErr w:type="spellStart"/>
              <w:r>
                <w:rPr>
                  <w:sz w:val="22"/>
                </w:rPr>
                <w:t>lên</w:t>
              </w:r>
              <w:proofErr w:type="spellEnd"/>
              <w:r>
                <w:rPr>
                  <w:sz w:val="22"/>
                </w:rPr>
                <w:t>/</w:t>
              </w:r>
              <w:proofErr w:type="spellStart"/>
              <w:r>
                <w:rPr>
                  <w:sz w:val="22"/>
                </w:rPr>
                <w:t>Có</w:t>
              </w:r>
              <w:proofErr w:type="spellEnd"/>
              <w:r>
                <w:rPr>
                  <w:sz w:val="22"/>
                </w:rPr>
                <w:t xml:space="preserve"> </w:t>
              </w:r>
              <w:proofErr w:type="spellStart"/>
              <w:r>
                <w:rPr>
                  <w:sz w:val="22"/>
                </w:rPr>
                <w:t>giải</w:t>
              </w:r>
              <w:proofErr w:type="spellEnd"/>
              <w:r>
                <w:rPr>
                  <w:sz w:val="22"/>
                </w:rPr>
                <w:t xml:space="preserve"> </w:t>
              </w:r>
              <w:proofErr w:type="spellStart"/>
              <w:r>
                <w:rPr>
                  <w:sz w:val="22"/>
                </w:rPr>
                <w:t>thưởng</w:t>
              </w:r>
              <w:proofErr w:type="spellEnd"/>
              <w:r>
                <w:rPr>
                  <w:sz w:val="22"/>
                </w:rPr>
                <w:t xml:space="preserve"> khoa </w:t>
              </w:r>
              <w:proofErr w:type="spellStart"/>
              <w:r>
                <w:rPr>
                  <w:sz w:val="22"/>
                </w:rPr>
                <w:t>học</w:t>
              </w:r>
              <w:proofErr w:type="spellEnd"/>
              <w:r>
                <w:rPr>
                  <w:sz w:val="22"/>
                </w:rPr>
                <w:t xml:space="preserve"> (</w:t>
              </w:r>
              <w:proofErr w:type="spellStart"/>
              <w:r>
                <w:rPr>
                  <w:sz w:val="22"/>
                </w:rPr>
                <w:t>quốc</w:t>
              </w:r>
              <w:proofErr w:type="spellEnd"/>
              <w:r>
                <w:rPr>
                  <w:sz w:val="22"/>
                </w:rPr>
                <w:t xml:space="preserve"> </w:t>
              </w:r>
              <w:proofErr w:type="spellStart"/>
              <w:r>
                <w:rPr>
                  <w:sz w:val="22"/>
                </w:rPr>
                <w:t>tế</w:t>
              </w:r>
              <w:proofErr w:type="spellEnd"/>
              <w:r>
                <w:rPr>
                  <w:sz w:val="22"/>
                </w:rPr>
                <w:t xml:space="preserve"> </w:t>
              </w:r>
              <w:proofErr w:type="spellStart"/>
              <w:r>
                <w:rPr>
                  <w:sz w:val="22"/>
                </w:rPr>
                <w:t>hoặc</w:t>
              </w:r>
              <w:proofErr w:type="spellEnd"/>
              <w:r>
                <w:rPr>
                  <w:sz w:val="22"/>
                </w:rPr>
                <w:t xml:space="preserve"> </w:t>
              </w:r>
              <w:proofErr w:type="spellStart"/>
              <w:r>
                <w:rPr>
                  <w:sz w:val="22"/>
                </w:rPr>
                <w:t>trong</w:t>
              </w:r>
              <w:proofErr w:type="spellEnd"/>
              <w:r>
                <w:rPr>
                  <w:sz w:val="22"/>
                </w:rPr>
                <w:t xml:space="preserve"> </w:t>
              </w:r>
              <w:proofErr w:type="spellStart"/>
              <w:r>
                <w:rPr>
                  <w:sz w:val="22"/>
                </w:rPr>
                <w:t>nước</w:t>
              </w:r>
              <w:proofErr w:type="spellEnd"/>
              <w:r>
                <w:rPr>
                  <w:sz w:val="22"/>
                </w:rPr>
                <w:t xml:space="preserve">) </w:t>
              </w:r>
              <w:proofErr w:type="spellStart"/>
              <w:r>
                <w:rPr>
                  <w:sz w:val="22"/>
                </w:rPr>
                <w:t>từ</w:t>
              </w:r>
              <w:proofErr w:type="spellEnd"/>
              <w:r>
                <w:rPr>
                  <w:sz w:val="22"/>
                </w:rPr>
                <w:t xml:space="preserve"> </w:t>
              </w:r>
              <w:proofErr w:type="spellStart"/>
              <w:r>
                <w:rPr>
                  <w:sz w:val="22"/>
                </w:rPr>
                <w:t>giải</w:t>
              </w:r>
              <w:proofErr w:type="spellEnd"/>
              <w:r>
                <w:rPr>
                  <w:sz w:val="22"/>
                </w:rPr>
                <w:t xml:space="preserve"> 3 </w:t>
              </w:r>
              <w:proofErr w:type="spellStart"/>
              <w:r>
                <w:rPr>
                  <w:sz w:val="22"/>
                </w:rPr>
                <w:t>trở</w:t>
              </w:r>
              <w:proofErr w:type="spellEnd"/>
              <w:r>
                <w:rPr>
                  <w:sz w:val="22"/>
                </w:rPr>
                <w:t xml:space="preserve"> </w:t>
              </w:r>
              <w:proofErr w:type="spellStart"/>
              <w:r>
                <w:rPr>
                  <w:sz w:val="22"/>
                </w:rPr>
                <w:t>lên</w:t>
              </w:r>
              <w:proofErr w:type="spellEnd"/>
              <w:r>
                <w:rPr>
                  <w:sz w:val="22"/>
                </w:rPr>
                <w:t>/</w:t>
              </w:r>
              <w:proofErr w:type="spellStart"/>
              <w:r>
                <w:rPr>
                  <w:sz w:val="22"/>
                </w:rPr>
                <w:t>Có</w:t>
              </w:r>
              <w:proofErr w:type="spellEnd"/>
              <w:r>
                <w:rPr>
                  <w:sz w:val="22"/>
                </w:rPr>
                <w:t xml:space="preserve"> </w:t>
              </w:r>
              <w:proofErr w:type="spellStart"/>
              <w:r>
                <w:rPr>
                  <w:sz w:val="22"/>
                </w:rPr>
                <w:t>đăng</w:t>
              </w:r>
              <w:proofErr w:type="spellEnd"/>
              <w:r>
                <w:rPr>
                  <w:sz w:val="22"/>
                </w:rPr>
                <w:t xml:space="preserve"> </w:t>
              </w:r>
              <w:proofErr w:type="spellStart"/>
              <w:r>
                <w:rPr>
                  <w:sz w:val="22"/>
                </w:rPr>
                <w:t>ký</w:t>
              </w:r>
              <w:proofErr w:type="spellEnd"/>
              <w:r>
                <w:rPr>
                  <w:sz w:val="22"/>
                </w:rPr>
                <w:t xml:space="preserve"> </w:t>
              </w:r>
              <w:proofErr w:type="spellStart"/>
              <w:r>
                <w:rPr>
                  <w:sz w:val="22"/>
                </w:rPr>
                <w:t>bằng</w:t>
              </w:r>
              <w:proofErr w:type="spellEnd"/>
              <w:r>
                <w:rPr>
                  <w:sz w:val="22"/>
                </w:rPr>
                <w:t xml:space="preserve"> </w:t>
              </w:r>
              <w:proofErr w:type="spellStart"/>
              <w:r>
                <w:rPr>
                  <w:sz w:val="22"/>
                </w:rPr>
                <w:t>phát</w:t>
              </w:r>
              <w:proofErr w:type="spellEnd"/>
              <w:r>
                <w:rPr>
                  <w:sz w:val="22"/>
                </w:rPr>
                <w:t xml:space="preserve"> </w:t>
              </w:r>
              <w:proofErr w:type="spellStart"/>
              <w:r>
                <w:rPr>
                  <w:sz w:val="22"/>
                </w:rPr>
                <w:t>minh</w:t>
              </w:r>
              <w:proofErr w:type="spellEnd"/>
              <w:r>
                <w:rPr>
                  <w:sz w:val="22"/>
                </w:rPr>
                <w:t xml:space="preserve">, </w:t>
              </w:r>
              <w:proofErr w:type="spellStart"/>
              <w:r>
                <w:rPr>
                  <w:sz w:val="22"/>
                </w:rPr>
                <w:t>sáng</w:t>
              </w:r>
              <w:proofErr w:type="spellEnd"/>
              <w:r>
                <w:rPr>
                  <w:sz w:val="22"/>
                </w:rPr>
                <w:t xml:space="preserve"> </w:t>
              </w:r>
              <w:proofErr w:type="spellStart"/>
              <w:r>
                <w:rPr>
                  <w:sz w:val="22"/>
                </w:rPr>
                <w:t>chế</w:t>
              </w:r>
              <w:proofErr w:type="spellEnd"/>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07A34409" w14:textId="77777777" w:rsidR="00636738" w:rsidRDefault="00636738" w:rsidP="008F3BFF">
            <w:pPr>
              <w:spacing w:before="20" w:after="20" w:line="240" w:lineRule="auto"/>
              <w:rPr>
                <w:ins w:id="282" w:author="Công Nguyễn Văn" w:date="2019-09-03T13:28:00Z"/>
                <w:sz w:val="22"/>
              </w:rPr>
            </w:pPr>
            <w:ins w:id="283" w:author="Công Nguyễn Văn" w:date="2019-09-03T13:28:00Z">
              <w:r>
                <w:rPr>
                  <w:sz w:val="22"/>
                </w:rPr>
                <w:t>5</w:t>
              </w:r>
            </w:ins>
          </w:p>
        </w:tc>
      </w:tr>
      <w:tr w:rsidR="00636738" w14:paraId="3279933F" w14:textId="77777777" w:rsidTr="008F3BFF">
        <w:trPr>
          <w:ins w:id="28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472B8B2F" w14:textId="77777777" w:rsidR="00636738" w:rsidRDefault="00636738" w:rsidP="008F3BFF">
            <w:pPr>
              <w:spacing w:before="20" w:after="20" w:line="240" w:lineRule="auto"/>
              <w:rPr>
                <w:ins w:id="285" w:author="Công Nguyễn Văn" w:date="2019-09-03T13:28:00Z"/>
                <w:color w:val="000000"/>
                <w:sz w:val="22"/>
              </w:rPr>
            </w:pPr>
            <w:ins w:id="286" w:author="Công Nguyễn Văn" w:date="2019-09-03T13:28:00Z">
              <w:r>
                <w:rPr>
                  <w:color w:val="000000"/>
                  <w:sz w:val="22"/>
                </w:rPr>
                <w:t>10b</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6C8757EC" w14:textId="77777777" w:rsidR="00636738" w:rsidRDefault="00636738" w:rsidP="008F3BFF">
            <w:pPr>
              <w:spacing w:before="20" w:after="20" w:line="240" w:lineRule="auto"/>
              <w:rPr>
                <w:ins w:id="287" w:author="Công Nguyễn Văn" w:date="2019-09-03T13:28:00Z"/>
                <w:color w:val="000000"/>
                <w:sz w:val="22"/>
              </w:rPr>
            </w:pPr>
            <w:proofErr w:type="spellStart"/>
            <w:ins w:id="288" w:author="Công Nguyễn Văn" w:date="2019-09-03T13:28:00Z">
              <w:r>
                <w:rPr>
                  <w:color w:val="000000"/>
                  <w:sz w:val="22"/>
                </w:rPr>
                <w:t>Được</w:t>
              </w:r>
              <w:proofErr w:type="spellEnd"/>
              <w:r>
                <w:rPr>
                  <w:color w:val="000000"/>
                  <w:sz w:val="22"/>
                </w:rPr>
                <w:t xml:space="preserve"> </w:t>
              </w:r>
              <w:proofErr w:type="spellStart"/>
              <w:r>
                <w:rPr>
                  <w:color w:val="000000"/>
                  <w:sz w:val="22"/>
                </w:rPr>
                <w:t>báo</w:t>
              </w:r>
              <w:proofErr w:type="spellEnd"/>
              <w:r>
                <w:rPr>
                  <w:color w:val="000000"/>
                  <w:sz w:val="22"/>
                </w:rPr>
                <w:t xml:space="preserve"> </w:t>
              </w:r>
              <w:proofErr w:type="spellStart"/>
              <w:r>
                <w:rPr>
                  <w:color w:val="000000"/>
                  <w:sz w:val="22"/>
                </w:rPr>
                <w:t>cáo</w:t>
              </w:r>
              <w:proofErr w:type="spellEnd"/>
              <w:r>
                <w:rPr>
                  <w:color w:val="000000"/>
                  <w:sz w:val="22"/>
                </w:rPr>
                <w:t xml:space="preserve"> </w:t>
              </w:r>
              <w:proofErr w:type="spellStart"/>
              <w:r>
                <w:rPr>
                  <w:color w:val="000000"/>
                  <w:sz w:val="22"/>
                </w:rPr>
                <w:t>tại</w:t>
              </w:r>
              <w:proofErr w:type="spellEnd"/>
              <w:r>
                <w:rPr>
                  <w:color w:val="000000"/>
                  <w:sz w:val="22"/>
                </w:rPr>
                <w:t xml:space="preserve"> </w:t>
              </w:r>
              <w:proofErr w:type="spellStart"/>
              <w:r>
                <w:rPr>
                  <w:color w:val="000000"/>
                  <w:sz w:val="22"/>
                </w:rPr>
                <w:t>hội</w:t>
              </w:r>
              <w:proofErr w:type="spellEnd"/>
              <w:r>
                <w:rPr>
                  <w:color w:val="000000"/>
                  <w:sz w:val="22"/>
                </w:rPr>
                <w:t xml:space="preserve"> </w:t>
              </w:r>
              <w:proofErr w:type="spellStart"/>
              <w:r>
                <w:rPr>
                  <w:color w:val="000000"/>
                  <w:sz w:val="22"/>
                </w:rPr>
                <w:t>đồng</w:t>
              </w:r>
              <w:proofErr w:type="spellEnd"/>
              <w:r>
                <w:rPr>
                  <w:color w:val="000000"/>
                  <w:sz w:val="22"/>
                </w:rPr>
                <w:t xml:space="preserve"> </w:t>
              </w:r>
              <w:proofErr w:type="spellStart"/>
              <w:r>
                <w:rPr>
                  <w:color w:val="000000"/>
                  <w:sz w:val="22"/>
                </w:rPr>
                <w:t>cấp</w:t>
              </w:r>
              <w:proofErr w:type="spellEnd"/>
              <w:r>
                <w:rPr>
                  <w:color w:val="000000"/>
                  <w:sz w:val="22"/>
                </w:rPr>
                <w:t xml:space="preserve"> </w:t>
              </w:r>
              <w:proofErr w:type="spellStart"/>
              <w:r>
                <w:rPr>
                  <w:color w:val="000000"/>
                  <w:sz w:val="22"/>
                </w:rPr>
                <w:t>Viện</w:t>
              </w:r>
              <w:proofErr w:type="spellEnd"/>
              <w:r>
                <w:rPr>
                  <w:color w:val="000000"/>
                  <w:sz w:val="22"/>
                </w:rPr>
                <w:t xml:space="preserve"> </w:t>
              </w:r>
              <w:proofErr w:type="spellStart"/>
              <w:r>
                <w:rPr>
                  <w:color w:val="000000"/>
                  <w:sz w:val="22"/>
                </w:rPr>
                <w:t>trong</w:t>
              </w:r>
              <w:proofErr w:type="spellEnd"/>
              <w:r>
                <w:rPr>
                  <w:color w:val="000000"/>
                  <w:sz w:val="22"/>
                </w:rPr>
                <w:t xml:space="preserve"> </w:t>
              </w:r>
              <w:proofErr w:type="spellStart"/>
              <w:r>
                <w:rPr>
                  <w:color w:val="000000"/>
                  <w:sz w:val="22"/>
                </w:rPr>
                <w:t>hội</w:t>
              </w:r>
              <w:proofErr w:type="spellEnd"/>
              <w:r>
                <w:rPr>
                  <w:color w:val="000000"/>
                  <w:sz w:val="22"/>
                </w:rPr>
                <w:t xml:space="preserve"> </w:t>
              </w:r>
              <w:proofErr w:type="spellStart"/>
              <w:r>
                <w:rPr>
                  <w:color w:val="000000"/>
                  <w:sz w:val="22"/>
                </w:rPr>
                <w:t>nghị</w:t>
              </w:r>
              <w:proofErr w:type="spellEnd"/>
              <w:r>
                <w:rPr>
                  <w:color w:val="000000"/>
                  <w:sz w:val="22"/>
                </w:rPr>
                <w:t xml:space="preserve"> SVNCKH </w:t>
              </w:r>
              <w:proofErr w:type="spellStart"/>
              <w:r>
                <w:rPr>
                  <w:color w:val="000000"/>
                  <w:sz w:val="22"/>
                </w:rPr>
                <w:t>nhưng</w:t>
              </w:r>
              <w:proofErr w:type="spellEnd"/>
              <w:r>
                <w:rPr>
                  <w:color w:val="000000"/>
                  <w:sz w:val="22"/>
                </w:rPr>
                <w:t xml:space="preserve"> </w:t>
              </w:r>
              <w:proofErr w:type="spellStart"/>
              <w:r>
                <w:rPr>
                  <w:color w:val="000000"/>
                  <w:sz w:val="22"/>
                </w:rPr>
                <w:t>không</w:t>
              </w:r>
              <w:proofErr w:type="spellEnd"/>
              <w:r>
                <w:rPr>
                  <w:color w:val="000000"/>
                  <w:sz w:val="22"/>
                </w:rPr>
                <w:t xml:space="preserve"> </w:t>
              </w:r>
              <w:proofErr w:type="spellStart"/>
              <w:r>
                <w:rPr>
                  <w:color w:val="000000"/>
                  <w:sz w:val="22"/>
                </w:rPr>
                <w:t>đạt</w:t>
              </w:r>
              <w:proofErr w:type="spellEnd"/>
              <w:r>
                <w:rPr>
                  <w:color w:val="000000"/>
                  <w:sz w:val="22"/>
                </w:rPr>
                <w:t xml:space="preserve"> </w:t>
              </w:r>
              <w:proofErr w:type="spellStart"/>
              <w:r>
                <w:rPr>
                  <w:color w:val="000000"/>
                  <w:sz w:val="22"/>
                </w:rPr>
                <w:t>giải</w:t>
              </w:r>
              <w:proofErr w:type="spellEnd"/>
              <w:r>
                <w:rPr>
                  <w:color w:val="000000"/>
                  <w:sz w:val="22"/>
                </w:rPr>
                <w:t xml:space="preserve"> </w:t>
              </w:r>
              <w:proofErr w:type="spellStart"/>
              <w:r>
                <w:rPr>
                  <w:color w:val="000000"/>
                  <w:sz w:val="22"/>
                </w:rPr>
                <w:t>từ</w:t>
              </w:r>
              <w:proofErr w:type="spellEnd"/>
              <w:r>
                <w:rPr>
                  <w:color w:val="000000"/>
                  <w:sz w:val="22"/>
                </w:rPr>
                <w:t xml:space="preserve"> </w:t>
              </w:r>
              <w:proofErr w:type="spellStart"/>
              <w:r>
                <w:rPr>
                  <w:color w:val="000000"/>
                  <w:sz w:val="22"/>
                </w:rPr>
                <w:t>giải</w:t>
              </w:r>
              <w:proofErr w:type="spellEnd"/>
              <w:r>
                <w:rPr>
                  <w:color w:val="000000"/>
                  <w:sz w:val="22"/>
                </w:rPr>
                <w:t xml:space="preserve"> 3 </w:t>
              </w:r>
              <w:proofErr w:type="spellStart"/>
              <w:r>
                <w:rPr>
                  <w:color w:val="000000"/>
                  <w:sz w:val="22"/>
                </w:rPr>
                <w:t>trở</w:t>
              </w:r>
              <w:proofErr w:type="spellEnd"/>
              <w:r>
                <w:rPr>
                  <w:color w:val="000000"/>
                  <w:sz w:val="22"/>
                </w:rPr>
                <w:t xml:space="preserve"> </w:t>
              </w:r>
              <w:proofErr w:type="spellStart"/>
              <w:r>
                <w:rPr>
                  <w:color w:val="000000"/>
                  <w:sz w:val="22"/>
                </w:rPr>
                <w:t>lên</w:t>
              </w:r>
              <w:proofErr w:type="spellEnd"/>
              <w:r>
                <w:rPr>
                  <w:color w:val="000000"/>
                  <w:sz w:val="22"/>
                </w:rPr>
                <w:t>/</w:t>
              </w:r>
              <w:proofErr w:type="spellStart"/>
              <w:r>
                <w:rPr>
                  <w:color w:val="000000"/>
                  <w:sz w:val="22"/>
                </w:rPr>
                <w:t>Đạt</w:t>
              </w:r>
              <w:proofErr w:type="spellEnd"/>
              <w:r>
                <w:rPr>
                  <w:color w:val="000000"/>
                  <w:sz w:val="22"/>
                </w:rPr>
                <w:t xml:space="preserve"> </w:t>
              </w:r>
              <w:proofErr w:type="spellStart"/>
              <w:r>
                <w:rPr>
                  <w:color w:val="000000"/>
                  <w:sz w:val="22"/>
                </w:rPr>
                <w:t>giải</w:t>
              </w:r>
              <w:proofErr w:type="spellEnd"/>
              <w:r>
                <w:rPr>
                  <w:color w:val="000000"/>
                  <w:sz w:val="22"/>
                </w:rPr>
                <w:t xml:space="preserve"> </w:t>
              </w:r>
              <w:proofErr w:type="spellStart"/>
              <w:r>
                <w:rPr>
                  <w:color w:val="000000"/>
                  <w:sz w:val="22"/>
                </w:rPr>
                <w:t>khuyến</w:t>
              </w:r>
              <w:proofErr w:type="spellEnd"/>
              <w:r>
                <w:rPr>
                  <w:color w:val="000000"/>
                  <w:sz w:val="22"/>
                </w:rPr>
                <w:t xml:space="preserve"> </w:t>
              </w:r>
              <w:proofErr w:type="spellStart"/>
              <w:r>
                <w:rPr>
                  <w:color w:val="000000"/>
                  <w:sz w:val="22"/>
                </w:rPr>
                <w:t>khích</w:t>
              </w:r>
              <w:proofErr w:type="spellEnd"/>
              <w:r>
                <w:rPr>
                  <w:color w:val="000000"/>
                  <w:sz w:val="22"/>
                </w:rPr>
                <w:t xml:space="preserve"> </w:t>
              </w:r>
              <w:proofErr w:type="spellStart"/>
              <w:r>
                <w:rPr>
                  <w:color w:val="000000"/>
                  <w:sz w:val="22"/>
                </w:rPr>
                <w:t>trong</w:t>
              </w:r>
              <w:proofErr w:type="spellEnd"/>
              <w:r>
                <w:rPr>
                  <w:color w:val="000000"/>
                  <w:sz w:val="22"/>
                </w:rPr>
                <w:t xml:space="preserve"> </w:t>
              </w:r>
              <w:proofErr w:type="spellStart"/>
              <w:r>
                <w:rPr>
                  <w:color w:val="000000"/>
                  <w:sz w:val="22"/>
                </w:rPr>
                <w:t>các</w:t>
              </w:r>
              <w:proofErr w:type="spellEnd"/>
              <w:r>
                <w:rPr>
                  <w:color w:val="000000"/>
                  <w:sz w:val="22"/>
                </w:rPr>
                <w:t xml:space="preserve"> </w:t>
              </w:r>
              <w:proofErr w:type="spellStart"/>
              <w:r>
                <w:rPr>
                  <w:color w:val="000000"/>
                  <w:sz w:val="22"/>
                </w:rPr>
                <w:t>kỳ</w:t>
              </w:r>
              <w:proofErr w:type="spellEnd"/>
              <w:r>
                <w:rPr>
                  <w:color w:val="000000"/>
                  <w:sz w:val="22"/>
                </w:rPr>
                <w:t xml:space="preserve"> </w:t>
              </w:r>
              <w:proofErr w:type="spellStart"/>
              <w:r>
                <w:rPr>
                  <w:color w:val="000000"/>
                  <w:sz w:val="22"/>
                </w:rPr>
                <w:t>thi</w:t>
              </w:r>
              <w:proofErr w:type="spellEnd"/>
              <w:r>
                <w:rPr>
                  <w:color w:val="000000"/>
                  <w:sz w:val="22"/>
                </w:rPr>
                <w:t xml:space="preserve"> </w:t>
              </w:r>
              <w:proofErr w:type="spellStart"/>
              <w:r>
                <w:rPr>
                  <w:color w:val="000000"/>
                  <w:sz w:val="22"/>
                </w:rPr>
                <w:t>quốc</w:t>
              </w:r>
              <w:proofErr w:type="spellEnd"/>
              <w:r>
                <w:rPr>
                  <w:color w:val="000000"/>
                  <w:sz w:val="22"/>
                </w:rPr>
                <w:t xml:space="preserve"> </w:t>
              </w:r>
              <w:proofErr w:type="spellStart"/>
              <w:r>
                <w:rPr>
                  <w:color w:val="000000"/>
                  <w:sz w:val="22"/>
                </w:rPr>
                <w:t>gia</w:t>
              </w:r>
              <w:proofErr w:type="spellEnd"/>
              <w:r>
                <w:rPr>
                  <w:color w:val="000000"/>
                  <w:sz w:val="22"/>
                </w:rPr>
                <w:t xml:space="preserve"> </w:t>
              </w:r>
              <w:proofErr w:type="spellStart"/>
              <w:r>
                <w:rPr>
                  <w:color w:val="000000"/>
                  <w:sz w:val="22"/>
                </w:rPr>
                <w:t>và</w:t>
              </w:r>
              <w:proofErr w:type="spellEnd"/>
              <w:r>
                <w:rPr>
                  <w:color w:val="000000"/>
                  <w:sz w:val="22"/>
                </w:rPr>
                <w:t xml:space="preserve"> </w:t>
              </w:r>
              <w:proofErr w:type="spellStart"/>
              <w:r>
                <w:rPr>
                  <w:color w:val="000000"/>
                  <w:sz w:val="22"/>
                </w:rPr>
                <w:t>quốc</w:t>
              </w:r>
              <w:proofErr w:type="spellEnd"/>
              <w:r>
                <w:rPr>
                  <w:color w:val="000000"/>
                  <w:sz w:val="22"/>
                </w:rPr>
                <w:t xml:space="preserve"> </w:t>
              </w:r>
              <w:proofErr w:type="spellStart"/>
              <w:r>
                <w:rPr>
                  <w:color w:val="000000"/>
                  <w:sz w:val="22"/>
                </w:rPr>
                <w:t>tế</w:t>
              </w:r>
              <w:proofErr w:type="spellEnd"/>
              <w:r>
                <w:rPr>
                  <w:color w:val="000000"/>
                  <w:sz w:val="22"/>
                </w:rPr>
                <w:t xml:space="preserve"> </w:t>
              </w:r>
              <w:proofErr w:type="spellStart"/>
              <w:r>
                <w:rPr>
                  <w:color w:val="000000"/>
                  <w:sz w:val="22"/>
                </w:rPr>
                <w:t>khác</w:t>
              </w:r>
              <w:proofErr w:type="spellEnd"/>
              <w:r>
                <w:rPr>
                  <w:color w:val="000000"/>
                  <w:sz w:val="22"/>
                </w:rPr>
                <w:t xml:space="preserve"> </w:t>
              </w:r>
              <w:proofErr w:type="spellStart"/>
              <w:r>
                <w:rPr>
                  <w:color w:val="000000"/>
                  <w:sz w:val="22"/>
                </w:rPr>
                <w:t>về</w:t>
              </w:r>
              <w:proofErr w:type="spellEnd"/>
              <w:r>
                <w:rPr>
                  <w:color w:val="000000"/>
                  <w:sz w:val="22"/>
                </w:rPr>
                <w:t xml:space="preserve"> </w:t>
              </w:r>
              <w:proofErr w:type="spellStart"/>
              <w:r>
                <w:rPr>
                  <w:color w:val="000000"/>
                  <w:sz w:val="22"/>
                </w:rPr>
                <w:t>chuyên</w:t>
              </w:r>
              <w:proofErr w:type="spellEnd"/>
              <w:r>
                <w:rPr>
                  <w:color w:val="000000"/>
                  <w:sz w:val="22"/>
                </w:rPr>
                <w:t xml:space="preserve"> </w:t>
              </w:r>
              <w:proofErr w:type="spellStart"/>
              <w:r>
                <w:rPr>
                  <w:color w:val="000000"/>
                  <w:sz w:val="22"/>
                </w:rPr>
                <w:t>ngành</w:t>
              </w:r>
              <w:proofErr w:type="spellEnd"/>
              <w:r>
                <w:rPr>
                  <w:color w:val="000000"/>
                  <w:sz w:val="22"/>
                </w:rPr>
                <w:t xml:space="preserve"> (VD: TI contest)</w:t>
              </w:r>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1F44EE60" w14:textId="77777777" w:rsidR="00636738" w:rsidRDefault="00636738" w:rsidP="008F3BFF">
            <w:pPr>
              <w:spacing w:before="20" w:after="20" w:line="240" w:lineRule="auto"/>
              <w:rPr>
                <w:ins w:id="289" w:author="Công Nguyễn Văn" w:date="2019-09-03T13:28:00Z"/>
                <w:sz w:val="22"/>
              </w:rPr>
            </w:pPr>
            <w:ins w:id="290" w:author="Công Nguyễn Văn" w:date="2019-09-03T13:28:00Z">
              <w:r>
                <w:rPr>
                  <w:sz w:val="22"/>
                </w:rPr>
                <w:t>2</w:t>
              </w:r>
            </w:ins>
          </w:p>
        </w:tc>
      </w:tr>
      <w:tr w:rsidR="00636738" w14:paraId="47185FFE" w14:textId="77777777" w:rsidTr="008F3BFF">
        <w:trPr>
          <w:ins w:id="291"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7D129E77" w14:textId="77777777" w:rsidR="00636738" w:rsidRDefault="00636738" w:rsidP="008F3BFF">
            <w:pPr>
              <w:spacing w:before="20" w:after="20" w:line="240" w:lineRule="auto"/>
              <w:rPr>
                <w:ins w:id="292" w:author="Công Nguyễn Văn" w:date="2019-09-03T13:28:00Z"/>
                <w:color w:val="000000"/>
                <w:sz w:val="22"/>
              </w:rPr>
            </w:pPr>
            <w:ins w:id="293" w:author="Công Nguyễn Văn" w:date="2019-09-03T13:28:00Z">
              <w:r>
                <w:rPr>
                  <w:color w:val="000000"/>
                  <w:sz w:val="22"/>
                </w:rPr>
                <w:t>10c</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E563F7A" w14:textId="77777777" w:rsidR="00636738" w:rsidRDefault="00636738" w:rsidP="008F3BFF">
            <w:pPr>
              <w:spacing w:before="20" w:after="20" w:line="240" w:lineRule="auto"/>
              <w:rPr>
                <w:ins w:id="294" w:author="Công Nguyễn Văn" w:date="2019-09-03T13:28:00Z"/>
                <w:color w:val="000000"/>
                <w:sz w:val="22"/>
              </w:rPr>
            </w:pPr>
            <w:proofErr w:type="spellStart"/>
            <w:ins w:id="295" w:author="Công Nguyễn Văn" w:date="2019-09-03T13:28:00Z">
              <w:r>
                <w:rPr>
                  <w:color w:val="000000"/>
                  <w:sz w:val="22"/>
                </w:rPr>
                <w:t>Không</w:t>
              </w:r>
              <w:proofErr w:type="spellEnd"/>
              <w:r>
                <w:rPr>
                  <w:color w:val="000000"/>
                  <w:sz w:val="22"/>
                </w:rPr>
                <w:t xml:space="preserve"> </w:t>
              </w:r>
              <w:proofErr w:type="spellStart"/>
              <w:r>
                <w:rPr>
                  <w:color w:val="000000"/>
                  <w:sz w:val="22"/>
                </w:rPr>
                <w:t>có</w:t>
              </w:r>
              <w:proofErr w:type="spellEnd"/>
              <w:r>
                <w:rPr>
                  <w:color w:val="000000"/>
                  <w:sz w:val="22"/>
                </w:rPr>
                <w:t xml:space="preserve"> </w:t>
              </w:r>
              <w:proofErr w:type="spellStart"/>
              <w:r>
                <w:rPr>
                  <w:color w:val="000000"/>
                  <w:sz w:val="22"/>
                </w:rPr>
                <w:t>thành</w:t>
              </w:r>
              <w:proofErr w:type="spellEnd"/>
              <w:r>
                <w:rPr>
                  <w:color w:val="000000"/>
                  <w:sz w:val="22"/>
                </w:rPr>
                <w:t xml:space="preserve"> </w:t>
              </w:r>
              <w:proofErr w:type="spellStart"/>
              <w:r>
                <w:rPr>
                  <w:color w:val="000000"/>
                  <w:sz w:val="22"/>
                </w:rPr>
                <w:t>tích</w:t>
              </w:r>
              <w:proofErr w:type="spellEnd"/>
              <w:r>
                <w:rPr>
                  <w:color w:val="000000"/>
                  <w:sz w:val="22"/>
                </w:rPr>
                <w:t xml:space="preserve"> </w:t>
              </w:r>
              <w:proofErr w:type="spellStart"/>
              <w:r>
                <w:rPr>
                  <w:color w:val="000000"/>
                  <w:sz w:val="22"/>
                </w:rPr>
                <w:t>về</w:t>
              </w:r>
              <w:proofErr w:type="spellEnd"/>
              <w:r>
                <w:rPr>
                  <w:color w:val="000000"/>
                  <w:sz w:val="22"/>
                </w:rPr>
                <w:t xml:space="preserve"> </w:t>
              </w:r>
              <w:proofErr w:type="spellStart"/>
              <w:r>
                <w:rPr>
                  <w:color w:val="000000"/>
                  <w:sz w:val="22"/>
                </w:rPr>
                <w:t>nghiên</w:t>
              </w:r>
              <w:proofErr w:type="spellEnd"/>
              <w:r>
                <w:rPr>
                  <w:color w:val="000000"/>
                  <w:sz w:val="22"/>
                </w:rPr>
                <w:t xml:space="preserve"> </w:t>
              </w:r>
              <w:proofErr w:type="spellStart"/>
              <w:r>
                <w:rPr>
                  <w:color w:val="000000"/>
                  <w:sz w:val="22"/>
                </w:rPr>
                <w:t>cứu</w:t>
              </w:r>
              <w:proofErr w:type="spellEnd"/>
              <w:r>
                <w:rPr>
                  <w:color w:val="000000"/>
                  <w:sz w:val="22"/>
                </w:rPr>
                <w:t xml:space="preserve"> khoa </w:t>
              </w:r>
              <w:proofErr w:type="spellStart"/>
              <w:r>
                <w:rPr>
                  <w:color w:val="000000"/>
                  <w:sz w:val="22"/>
                </w:rPr>
                <w:t>học</w:t>
              </w:r>
              <w:proofErr w:type="spellEnd"/>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5DCE1C16" w14:textId="77777777" w:rsidR="00636738" w:rsidRDefault="00636738" w:rsidP="008F3BFF">
            <w:pPr>
              <w:spacing w:before="20" w:after="20" w:line="240" w:lineRule="auto"/>
              <w:rPr>
                <w:ins w:id="296" w:author="Công Nguyễn Văn" w:date="2019-09-03T13:28:00Z"/>
                <w:sz w:val="22"/>
              </w:rPr>
            </w:pPr>
            <w:ins w:id="297" w:author="Công Nguyễn Văn" w:date="2019-09-03T13:28:00Z">
              <w:r>
                <w:rPr>
                  <w:sz w:val="22"/>
                </w:rPr>
                <w:t>0</w:t>
              </w:r>
            </w:ins>
          </w:p>
        </w:tc>
      </w:tr>
      <w:tr w:rsidR="00636738" w14:paraId="177B7316" w14:textId="77777777" w:rsidTr="008F3BFF">
        <w:trPr>
          <w:trHeight w:val="217"/>
          <w:ins w:id="298"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0D27719D" w14:textId="77777777" w:rsidR="00636738" w:rsidRDefault="00636738" w:rsidP="008F3BFF">
            <w:pPr>
              <w:spacing w:line="240" w:lineRule="auto"/>
              <w:rPr>
                <w:ins w:id="299" w:author="Công Nguyễn Văn" w:date="2019-09-03T13:28:00Z"/>
                <w:b/>
                <w:sz w:val="22"/>
              </w:rPr>
            </w:pPr>
            <w:proofErr w:type="spellStart"/>
            <w:ins w:id="300" w:author="Công Nguyễn Văn" w:date="2019-09-03T13:28:00Z">
              <w:r>
                <w:rPr>
                  <w:b/>
                  <w:sz w:val="22"/>
                </w:rPr>
                <w:lastRenderedPageBreak/>
                <w:t>Điểm</w:t>
              </w:r>
              <w:proofErr w:type="spellEnd"/>
              <w:r>
                <w:rPr>
                  <w:b/>
                  <w:sz w:val="22"/>
                </w:rPr>
                <w:t xml:space="preserve"> </w:t>
              </w:r>
              <w:proofErr w:type="spellStart"/>
              <w:r>
                <w:rPr>
                  <w:b/>
                  <w:sz w:val="22"/>
                </w:rPr>
                <w:t>tổng</w:t>
              </w:r>
              <w:proofErr w:type="spellEnd"/>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D3E3B73" w14:textId="77777777" w:rsidR="00636738" w:rsidRDefault="00636738" w:rsidP="008F3BFF">
            <w:pPr>
              <w:spacing w:line="240" w:lineRule="auto"/>
              <w:ind w:left="582"/>
              <w:rPr>
                <w:ins w:id="301" w:author="Công Nguyễn Văn" w:date="2019-09-03T13:28:00Z"/>
                <w:b/>
                <w:sz w:val="22"/>
              </w:rPr>
            </w:pPr>
            <w:ins w:id="302" w:author="Công Nguyễn Văn" w:date="2019-09-03T13:28:00Z">
              <w:r>
                <w:rPr>
                  <w:b/>
                  <w:sz w:val="22"/>
                </w:rPr>
                <w:t>/50</w:t>
              </w:r>
            </w:ins>
          </w:p>
        </w:tc>
      </w:tr>
      <w:tr w:rsidR="00636738" w14:paraId="7DAAF34F" w14:textId="77777777" w:rsidTr="008F3BFF">
        <w:trPr>
          <w:trHeight w:val="271"/>
          <w:ins w:id="303"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5FAD154" w14:textId="77777777" w:rsidR="00636738" w:rsidRDefault="00636738" w:rsidP="008F3BFF">
            <w:pPr>
              <w:spacing w:line="240" w:lineRule="auto"/>
              <w:rPr>
                <w:ins w:id="304" w:author="Công Nguyễn Văn" w:date="2019-09-03T13:28:00Z"/>
                <w:b/>
                <w:sz w:val="22"/>
              </w:rPr>
            </w:pPr>
            <w:proofErr w:type="spellStart"/>
            <w:ins w:id="305" w:author="Công Nguyễn Văn" w:date="2019-09-03T13:28:00Z">
              <w:r>
                <w:rPr>
                  <w:b/>
                  <w:sz w:val="22"/>
                </w:rPr>
                <w:t>Điểm</w:t>
              </w:r>
              <w:proofErr w:type="spellEnd"/>
              <w:r>
                <w:rPr>
                  <w:b/>
                  <w:sz w:val="22"/>
                </w:rPr>
                <w:t xml:space="preserve"> </w:t>
              </w:r>
              <w:proofErr w:type="spellStart"/>
              <w:r>
                <w:rPr>
                  <w:b/>
                  <w:sz w:val="22"/>
                </w:rPr>
                <w:t>tổng</w:t>
              </w:r>
              <w:proofErr w:type="spellEnd"/>
              <w:r>
                <w:rPr>
                  <w:b/>
                  <w:sz w:val="22"/>
                </w:rPr>
                <w:t xml:space="preserve"> </w:t>
              </w:r>
              <w:proofErr w:type="spellStart"/>
              <w:r>
                <w:rPr>
                  <w:b/>
                  <w:sz w:val="22"/>
                </w:rPr>
                <w:t>quy</w:t>
              </w:r>
              <w:proofErr w:type="spellEnd"/>
              <w:r>
                <w:rPr>
                  <w:b/>
                  <w:sz w:val="22"/>
                </w:rPr>
                <w:t xml:space="preserve"> </w:t>
              </w:r>
              <w:proofErr w:type="spellStart"/>
              <w:r>
                <w:rPr>
                  <w:b/>
                  <w:sz w:val="22"/>
                </w:rPr>
                <w:t>đổi</w:t>
              </w:r>
              <w:proofErr w:type="spellEnd"/>
              <w:r>
                <w:rPr>
                  <w:b/>
                  <w:sz w:val="22"/>
                </w:rPr>
                <w:t xml:space="preserve"> </w:t>
              </w:r>
              <w:proofErr w:type="spellStart"/>
              <w:r>
                <w:rPr>
                  <w:b/>
                  <w:sz w:val="22"/>
                </w:rPr>
                <w:t>về</w:t>
              </w:r>
              <w:proofErr w:type="spellEnd"/>
              <w:r>
                <w:rPr>
                  <w:b/>
                  <w:sz w:val="22"/>
                </w:rPr>
                <w:t xml:space="preserve"> thang 10</w:t>
              </w:r>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323D8884" w14:textId="77777777" w:rsidR="00636738" w:rsidRDefault="00636738" w:rsidP="008F3BFF">
            <w:pPr>
              <w:spacing w:line="240" w:lineRule="auto"/>
              <w:rPr>
                <w:ins w:id="306" w:author="Công Nguyễn Văn" w:date="2019-09-03T13:28:00Z"/>
                <w:b/>
                <w:sz w:val="22"/>
              </w:rPr>
            </w:pPr>
          </w:p>
        </w:tc>
      </w:tr>
    </w:tbl>
    <w:p w14:paraId="22452938" w14:textId="77777777" w:rsidR="00636738" w:rsidRPr="00330C41" w:rsidRDefault="00636738" w:rsidP="00636738">
      <w:pPr>
        <w:spacing w:line="240" w:lineRule="auto"/>
        <w:rPr>
          <w:ins w:id="307" w:author="Công Nguyễn Văn" w:date="2019-09-03T13:28:00Z"/>
          <w:b/>
          <w:i/>
        </w:rPr>
      </w:pPr>
      <w:proofErr w:type="spellStart"/>
      <w:ins w:id="308" w:author="Công Nguyễn Văn" w:date="2019-09-03T13:28:00Z">
        <w:r>
          <w:rPr>
            <w:b/>
            <w:i/>
          </w:rPr>
          <w:t>Nhận</w:t>
        </w:r>
        <w:proofErr w:type="spellEnd"/>
        <w:r>
          <w:rPr>
            <w:b/>
            <w:i/>
          </w:rPr>
          <w:t xml:space="preserve"> </w:t>
        </w:r>
        <w:proofErr w:type="spellStart"/>
        <w:r>
          <w:rPr>
            <w:b/>
            <w:i/>
          </w:rPr>
          <w:t>xét</w:t>
        </w:r>
        <w:proofErr w:type="spellEnd"/>
        <w:r>
          <w:rPr>
            <w:b/>
            <w:i/>
          </w:rPr>
          <w:t xml:space="preserve"> </w:t>
        </w:r>
        <w:proofErr w:type="spellStart"/>
        <w:r>
          <w:rPr>
            <w:b/>
            <w:i/>
          </w:rPr>
          <w:t>khác</w:t>
        </w:r>
        <w:proofErr w:type="spellEnd"/>
        <w:r>
          <w:rPr>
            <w:b/>
            <w:i/>
          </w:rPr>
          <w:t xml:space="preserve"> </w:t>
        </w:r>
        <w:r>
          <w:rPr>
            <w:i/>
          </w:rPr>
          <w:t>(</w:t>
        </w:r>
        <w:proofErr w:type="spellStart"/>
        <w:r>
          <w:rPr>
            <w:i/>
          </w:rPr>
          <w:t>về</w:t>
        </w:r>
        <w:proofErr w:type="spellEnd"/>
        <w:r>
          <w:rPr>
            <w:i/>
          </w:rPr>
          <w:t xml:space="preserve"> </w:t>
        </w:r>
        <w:proofErr w:type="spellStart"/>
        <w:r>
          <w:rPr>
            <w:i/>
          </w:rPr>
          <w:t>thái</w:t>
        </w:r>
        <w:proofErr w:type="spellEnd"/>
        <w:r>
          <w:rPr>
            <w:i/>
          </w:rPr>
          <w:t xml:space="preserve"> </w:t>
        </w:r>
        <w:proofErr w:type="spellStart"/>
        <w:r>
          <w:rPr>
            <w:i/>
          </w:rPr>
          <w:t>độ</w:t>
        </w:r>
        <w:proofErr w:type="spellEnd"/>
        <w:r>
          <w:rPr>
            <w:i/>
          </w:rPr>
          <w:t xml:space="preserve"> </w:t>
        </w:r>
        <w:proofErr w:type="spellStart"/>
        <w:r>
          <w:rPr>
            <w:i/>
          </w:rPr>
          <w:t>và</w:t>
        </w:r>
        <w:proofErr w:type="spellEnd"/>
        <w:r>
          <w:rPr>
            <w:i/>
          </w:rPr>
          <w:t xml:space="preserve"> </w:t>
        </w:r>
        <w:proofErr w:type="spellStart"/>
        <w:r>
          <w:rPr>
            <w:i/>
          </w:rPr>
          <w:t>tinh</w:t>
        </w:r>
        <w:proofErr w:type="spellEnd"/>
        <w:r>
          <w:rPr>
            <w:i/>
          </w:rPr>
          <w:t xml:space="preserve"> </w:t>
        </w:r>
        <w:proofErr w:type="spellStart"/>
        <w:r>
          <w:rPr>
            <w:i/>
          </w:rPr>
          <w:t>thần</w:t>
        </w:r>
        <w:proofErr w:type="spellEnd"/>
        <w:r>
          <w:rPr>
            <w:i/>
          </w:rPr>
          <w:t xml:space="preserve"> </w:t>
        </w:r>
        <w:proofErr w:type="spellStart"/>
        <w:r>
          <w:rPr>
            <w:i/>
          </w:rPr>
          <w:t>làm</w:t>
        </w:r>
        <w:proofErr w:type="spellEnd"/>
        <w:r>
          <w:rPr>
            <w:i/>
          </w:rPr>
          <w:t xml:space="preserve"> </w:t>
        </w:r>
        <w:proofErr w:type="spellStart"/>
        <w:r>
          <w:rPr>
            <w:i/>
          </w:rPr>
          <w:t>việc</w:t>
        </w:r>
        <w:proofErr w:type="spellEnd"/>
        <w:r>
          <w:rPr>
            <w:i/>
          </w:rPr>
          <w:t xml:space="preserve"> </w:t>
        </w:r>
        <w:proofErr w:type="spellStart"/>
        <w:r>
          <w:rPr>
            <w:i/>
          </w:rPr>
          <w:t>của</w:t>
        </w:r>
        <w:proofErr w:type="spellEnd"/>
        <w:r>
          <w:rPr>
            <w:i/>
          </w:rPr>
          <w:t xml:space="preserve"> </w:t>
        </w:r>
        <w:proofErr w:type="spellStart"/>
        <w:r>
          <w:rPr>
            <w:i/>
          </w:rPr>
          <w:t>sinh</w:t>
        </w:r>
        <w:proofErr w:type="spellEnd"/>
        <w:r>
          <w:rPr>
            <w:i/>
          </w:rPr>
          <w:t xml:space="preserve"> </w:t>
        </w:r>
        <w:proofErr w:type="spellStart"/>
        <w:r>
          <w:rPr>
            <w:i/>
          </w:rPr>
          <w:t>viên</w:t>
        </w:r>
        <w:proofErr w:type="spellEnd"/>
        <w:r>
          <w:rPr>
            <w:i/>
          </w:rPr>
          <w:t>)</w:t>
        </w:r>
      </w:ins>
    </w:p>
    <w:p w14:paraId="524B0536" w14:textId="77777777" w:rsidR="00636738" w:rsidRDefault="00636738" w:rsidP="00636738">
      <w:pPr>
        <w:tabs>
          <w:tab w:val="left" w:leader="dot" w:pos="9000"/>
        </w:tabs>
        <w:spacing w:after="0" w:line="240" w:lineRule="auto"/>
        <w:rPr>
          <w:ins w:id="309" w:author="Công Nguyễn Văn" w:date="2019-09-03T13:28:00Z"/>
        </w:rPr>
      </w:pPr>
      <w:ins w:id="310" w:author="Công Nguyễn Văn" w:date="2019-09-03T13:28:00Z">
        <w:r>
          <w:tab/>
        </w:r>
      </w:ins>
    </w:p>
    <w:p w14:paraId="2313C77A" w14:textId="77777777" w:rsidR="00636738" w:rsidRDefault="00636738" w:rsidP="00636738">
      <w:pPr>
        <w:tabs>
          <w:tab w:val="left" w:leader="dot" w:pos="9000"/>
        </w:tabs>
        <w:spacing w:after="0" w:line="240" w:lineRule="auto"/>
        <w:rPr>
          <w:ins w:id="311" w:author="Công Nguyễn Văn" w:date="2019-09-03T13:28:00Z"/>
        </w:rPr>
      </w:pPr>
      <w:ins w:id="312" w:author="Công Nguyễn Văn" w:date="2019-09-03T13:28:00Z">
        <w:r>
          <w:tab/>
        </w:r>
      </w:ins>
    </w:p>
    <w:p w14:paraId="48D86B83" w14:textId="77777777" w:rsidR="00636738" w:rsidRDefault="00636738" w:rsidP="00636738">
      <w:pPr>
        <w:tabs>
          <w:tab w:val="left" w:leader="dot" w:pos="9000"/>
        </w:tabs>
        <w:spacing w:after="0" w:line="240" w:lineRule="auto"/>
        <w:rPr>
          <w:ins w:id="313" w:author="Công Nguyễn Văn" w:date="2019-09-03T13:28:00Z"/>
        </w:rPr>
      </w:pPr>
      <w:ins w:id="314" w:author="Công Nguyễn Văn" w:date="2019-09-03T13:28:00Z">
        <w:r>
          <w:tab/>
        </w:r>
      </w:ins>
    </w:p>
    <w:p w14:paraId="31A1526A" w14:textId="77777777" w:rsidR="00636738" w:rsidRDefault="00636738" w:rsidP="00636738">
      <w:pPr>
        <w:tabs>
          <w:tab w:val="left" w:leader="dot" w:pos="9000"/>
        </w:tabs>
        <w:spacing w:after="0" w:line="240" w:lineRule="auto"/>
        <w:rPr>
          <w:ins w:id="315" w:author="Công Nguyễn Văn" w:date="2019-09-03T13:28:00Z"/>
        </w:rPr>
      </w:pPr>
      <w:ins w:id="316" w:author="Công Nguyễn Văn" w:date="2019-09-03T13:28:00Z">
        <w:r>
          <w:tab/>
        </w:r>
      </w:ins>
    </w:p>
    <w:p w14:paraId="14E36D79" w14:textId="77777777" w:rsidR="00636738" w:rsidRDefault="00636738" w:rsidP="00636738">
      <w:pPr>
        <w:tabs>
          <w:tab w:val="left" w:leader="dot" w:pos="9000"/>
        </w:tabs>
        <w:spacing w:after="0" w:line="240" w:lineRule="auto"/>
        <w:rPr>
          <w:ins w:id="317" w:author="Công Nguyễn Văn" w:date="2019-09-03T13:28:00Z"/>
        </w:rPr>
      </w:pPr>
      <w:ins w:id="318" w:author="Công Nguyễn Văn" w:date="2019-09-03T13:28:00Z">
        <w:r>
          <w:tab/>
        </w:r>
      </w:ins>
    </w:p>
    <w:p w14:paraId="73EB80F0" w14:textId="77777777" w:rsidR="00636738" w:rsidRDefault="00636738" w:rsidP="00636738">
      <w:pPr>
        <w:tabs>
          <w:tab w:val="left" w:leader="dot" w:pos="9000"/>
        </w:tabs>
        <w:spacing w:after="0" w:line="240" w:lineRule="auto"/>
        <w:rPr>
          <w:ins w:id="319" w:author="Công Nguyễn Văn" w:date="2019-09-03T13:28:00Z"/>
        </w:rPr>
      </w:pPr>
      <w:ins w:id="320" w:author="Công Nguyễn Văn" w:date="2019-09-03T13:28:00Z">
        <w:r>
          <w:tab/>
        </w:r>
      </w:ins>
    </w:p>
    <w:p w14:paraId="2CBE6A0E" w14:textId="77777777" w:rsidR="00636738" w:rsidRDefault="00636738" w:rsidP="00636738">
      <w:pPr>
        <w:tabs>
          <w:tab w:val="left" w:leader="dot" w:pos="9000"/>
        </w:tabs>
        <w:spacing w:after="0" w:line="240" w:lineRule="auto"/>
        <w:rPr>
          <w:ins w:id="321" w:author="Công Nguyễn Văn" w:date="2019-09-03T13:28: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4546"/>
      </w:tblGrid>
      <w:tr w:rsidR="00636738" w14:paraId="62DF1E79" w14:textId="77777777" w:rsidTr="008F3BFF">
        <w:trPr>
          <w:ins w:id="322" w:author="Công Nguyễn Văn" w:date="2019-09-03T13:28:00Z"/>
        </w:trPr>
        <w:tc>
          <w:tcPr>
            <w:tcW w:w="4642" w:type="dxa"/>
          </w:tcPr>
          <w:p w14:paraId="1FF76019" w14:textId="77777777" w:rsidR="00636738" w:rsidRDefault="00636738" w:rsidP="008F3BFF">
            <w:pPr>
              <w:rPr>
                <w:ins w:id="323" w:author="Công Nguyễn Văn" w:date="2019-09-03T13:28:00Z"/>
              </w:rPr>
            </w:pPr>
          </w:p>
        </w:tc>
        <w:tc>
          <w:tcPr>
            <w:tcW w:w="4643" w:type="dxa"/>
            <w:hideMark/>
          </w:tcPr>
          <w:p w14:paraId="702E5DB8" w14:textId="77777777" w:rsidR="00636738" w:rsidRDefault="00636738" w:rsidP="008F3BFF">
            <w:pPr>
              <w:rPr>
                <w:ins w:id="324" w:author="Công Nguyễn Văn" w:date="2019-09-03T13:28:00Z"/>
              </w:rPr>
            </w:pPr>
            <w:proofErr w:type="spellStart"/>
            <w:ins w:id="325" w:author="Công Nguyễn Văn" w:date="2019-09-03T13:28:00Z">
              <w:r>
                <w:t>Ngày</w:t>
              </w:r>
              <w:proofErr w:type="spellEnd"/>
              <w:r>
                <w:t>: … / … / 20…</w:t>
              </w:r>
            </w:ins>
          </w:p>
          <w:p w14:paraId="3DCE565A" w14:textId="77777777" w:rsidR="00636738" w:rsidRDefault="00636738" w:rsidP="008F3BFF">
            <w:pPr>
              <w:rPr>
                <w:ins w:id="326" w:author="Công Nguyễn Văn" w:date="2019-09-03T13:28:00Z"/>
                <w:b/>
              </w:rPr>
            </w:pPr>
            <w:proofErr w:type="spellStart"/>
            <w:ins w:id="327" w:author="Công Nguyễn Văn" w:date="2019-09-03T13:28:00Z">
              <w:r>
                <w:rPr>
                  <w:b/>
                </w:rPr>
                <w:t>Người</w:t>
              </w:r>
              <w:proofErr w:type="spellEnd"/>
              <w:r>
                <w:rPr>
                  <w:b/>
                </w:rPr>
                <w:t xml:space="preserve"> </w:t>
              </w:r>
              <w:proofErr w:type="spellStart"/>
              <w:r>
                <w:rPr>
                  <w:b/>
                </w:rPr>
                <w:t>nhận</w:t>
              </w:r>
              <w:proofErr w:type="spellEnd"/>
              <w:r>
                <w:rPr>
                  <w:b/>
                </w:rPr>
                <w:t xml:space="preserve"> </w:t>
              </w:r>
              <w:proofErr w:type="spellStart"/>
              <w:r>
                <w:rPr>
                  <w:b/>
                </w:rPr>
                <w:t>xét</w:t>
              </w:r>
              <w:proofErr w:type="spellEnd"/>
            </w:ins>
          </w:p>
          <w:p w14:paraId="2FD393F0" w14:textId="77777777" w:rsidR="00636738" w:rsidRDefault="00636738" w:rsidP="008F3BFF">
            <w:pPr>
              <w:rPr>
                <w:ins w:id="328" w:author="Công Nguyễn Văn" w:date="2019-09-03T13:28:00Z"/>
              </w:rPr>
            </w:pPr>
            <w:ins w:id="329" w:author="Công Nguyễn Văn" w:date="2019-09-03T13:28:00Z">
              <w:r>
                <w:t>(</w:t>
              </w:r>
              <w:proofErr w:type="spellStart"/>
              <w:r>
                <w:t>Ký</w:t>
              </w:r>
              <w:proofErr w:type="spellEnd"/>
              <w:r>
                <w:t xml:space="preserve"> </w:t>
              </w:r>
              <w:proofErr w:type="spellStart"/>
              <w:r>
                <w:t>và</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tên</w:t>
              </w:r>
              <w:proofErr w:type="spellEnd"/>
              <w:r>
                <w:t>)</w:t>
              </w:r>
            </w:ins>
          </w:p>
        </w:tc>
      </w:tr>
    </w:tbl>
    <w:p w14:paraId="24A10251" w14:textId="77777777" w:rsidR="00636738" w:rsidRPr="00330C41" w:rsidRDefault="00636738" w:rsidP="00636738">
      <w:pPr>
        <w:rPr>
          <w:ins w:id="330" w:author="Công Nguyễn Văn" w:date="2019-09-03T13:28:00Z"/>
        </w:rPr>
      </w:pPr>
    </w:p>
    <w:p w14:paraId="4FE2A8A7" w14:textId="77777777" w:rsidR="00636738" w:rsidRDefault="00636738" w:rsidP="00636738">
      <w:pPr>
        <w:rPr>
          <w:ins w:id="331" w:author="Công Nguyễn Văn" w:date="2019-09-03T13:28:00Z"/>
        </w:rPr>
      </w:pPr>
      <w:ins w:id="332" w:author="Công Nguyễn Văn" w:date="2019-09-03T13:28:00Z">
        <w:r>
          <w:tab/>
        </w:r>
        <w:r>
          <w:tab/>
        </w:r>
        <w:r>
          <w:tab/>
        </w:r>
        <w:r>
          <w:tab/>
        </w:r>
        <w:r>
          <w:tab/>
        </w:r>
        <w:r>
          <w:tab/>
        </w:r>
        <w:r>
          <w:tab/>
        </w:r>
        <w:r>
          <w:tab/>
        </w:r>
      </w:ins>
    </w:p>
    <w:p w14:paraId="456CF698" w14:textId="77777777" w:rsidR="00636738" w:rsidRDefault="00636738" w:rsidP="00636738">
      <w:pPr>
        <w:rPr>
          <w:ins w:id="333" w:author="Công Nguyễn Văn" w:date="2019-09-03T13:28:00Z"/>
        </w:rPr>
      </w:pPr>
    </w:p>
    <w:p w14:paraId="003CFC97" w14:textId="77777777" w:rsidR="00636738" w:rsidRDefault="00636738" w:rsidP="00636738">
      <w:pPr>
        <w:rPr>
          <w:ins w:id="334" w:author="Công Nguyễn Văn" w:date="2019-09-03T13:28:00Z"/>
        </w:rPr>
      </w:pPr>
    </w:p>
    <w:p w14:paraId="3EB2D864" w14:textId="77777777" w:rsidR="00636738" w:rsidRDefault="00636738" w:rsidP="00636738">
      <w:pPr>
        <w:rPr>
          <w:ins w:id="335" w:author="Công Nguyễn Văn" w:date="2019-09-03T13:28:00Z"/>
          <w:sz w:val="22"/>
        </w:rPr>
      </w:pPr>
    </w:p>
    <w:p w14:paraId="6E243C42" w14:textId="77777777" w:rsidR="00636738" w:rsidRDefault="00636738" w:rsidP="00636738">
      <w:pPr>
        <w:pStyle w:val="Heading2"/>
        <w:rPr>
          <w:ins w:id="336" w:author="Công Nguyễn Văn" w:date="2019-09-03T13:28:00Z"/>
          <w:lang w:val="de-DE"/>
        </w:rPr>
      </w:pPr>
      <w:ins w:id="337" w:author="Công Nguyễn Văn" w:date="2019-09-03T13:28:00Z">
        <w:r>
          <w:rPr>
            <w:b w:val="0"/>
            <w:bCs/>
            <w:color w:val="000000" w:themeColor="text1"/>
            <w:lang w:val="de-DE"/>
          </w:rPr>
          <w:br w:type="page"/>
        </w:r>
      </w:ins>
    </w:p>
    <w:p w14:paraId="7F28A696" w14:textId="77777777" w:rsidR="00636738" w:rsidRDefault="00636738" w:rsidP="00636738">
      <w:pPr>
        <w:spacing w:after="0"/>
        <w:jc w:val="center"/>
        <w:rPr>
          <w:ins w:id="338" w:author="Công Nguyễn Văn" w:date="2019-09-03T13:28:00Z"/>
          <w:b/>
          <w:lang w:val="de-DE"/>
        </w:rPr>
      </w:pPr>
      <w:ins w:id="339" w:author="Công Nguyễn Văn" w:date="2019-09-03T13:28:00Z">
        <w:r>
          <w:rPr>
            <w:b/>
            <w:lang w:val="de-DE"/>
          </w:rPr>
          <w:lastRenderedPageBreak/>
          <w:t>ĐÁNH GIÁ QUYỂN ĐỒ ÁN TỐT NGHIỆP</w:t>
        </w:r>
      </w:ins>
    </w:p>
    <w:p w14:paraId="558BB703" w14:textId="77777777" w:rsidR="00636738" w:rsidRDefault="00636738" w:rsidP="00636738">
      <w:pPr>
        <w:spacing w:after="0" w:line="240" w:lineRule="auto"/>
        <w:jc w:val="center"/>
        <w:rPr>
          <w:ins w:id="340" w:author="Công Nguyễn Văn" w:date="2019-09-03T13:28:00Z"/>
          <w:lang w:val="de-DE"/>
        </w:rPr>
      </w:pPr>
      <w:ins w:id="341" w:author="Công Nguyễn Văn" w:date="2019-09-03T13:28:00Z">
        <w:r>
          <w:rPr>
            <w:lang w:val="de-DE"/>
          </w:rPr>
          <w:t>(Dùng cho cán bộ phản biện)</w:t>
        </w:r>
      </w:ins>
    </w:p>
    <w:p w14:paraId="6BF8C4EE" w14:textId="77777777" w:rsidR="00636738" w:rsidRDefault="00636738" w:rsidP="00636738">
      <w:pPr>
        <w:spacing w:after="0" w:line="240" w:lineRule="auto"/>
        <w:rPr>
          <w:ins w:id="342" w:author="Công Nguyễn Văn" w:date="2019-09-03T13:28:00Z"/>
          <w:lang w:val="de-DE"/>
        </w:rPr>
      </w:pPr>
    </w:p>
    <w:p w14:paraId="41A7CC4E" w14:textId="77777777" w:rsidR="00636738" w:rsidRDefault="00636738" w:rsidP="00636738">
      <w:pPr>
        <w:tabs>
          <w:tab w:val="left" w:leader="dot" w:pos="9000"/>
        </w:tabs>
        <w:spacing w:after="0" w:line="240" w:lineRule="auto"/>
        <w:rPr>
          <w:ins w:id="343" w:author="Công Nguyễn Văn" w:date="2019-09-03T13:28:00Z"/>
          <w:lang w:val="de-DE"/>
        </w:rPr>
      </w:pPr>
      <w:ins w:id="344" w:author="Công Nguyễn Văn" w:date="2019-09-03T13:28:00Z">
        <w:r>
          <w:rPr>
            <w:lang w:val="de-DE"/>
          </w:rPr>
          <w:t>Giảng viên đánh giá:</w:t>
        </w:r>
        <w:r>
          <w:rPr>
            <w:lang w:val="de-DE"/>
          </w:rPr>
          <w:tab/>
        </w:r>
      </w:ins>
    </w:p>
    <w:p w14:paraId="5D55B143" w14:textId="2FEE1B2C" w:rsidR="00636738" w:rsidRDefault="00636738" w:rsidP="00636738">
      <w:pPr>
        <w:tabs>
          <w:tab w:val="left" w:leader="dot" w:pos="5760"/>
          <w:tab w:val="left" w:leader="dot" w:pos="9000"/>
        </w:tabs>
        <w:spacing w:after="0" w:line="240" w:lineRule="auto"/>
        <w:rPr>
          <w:ins w:id="345" w:author="Công Nguyễn Văn" w:date="2019-09-03T13:28:00Z"/>
          <w:lang w:val="de-DE"/>
        </w:rPr>
      </w:pPr>
      <w:ins w:id="346" w:author="Công Nguyễn Văn" w:date="2019-09-03T13:28:00Z">
        <w:r>
          <w:rPr>
            <w:lang w:val="de-DE"/>
          </w:rPr>
          <w:t>Họ và tên sinh viên:</w:t>
        </w:r>
        <w:r>
          <w:rPr>
            <w:rFonts w:hint="eastAsia"/>
            <w:lang w:val="de-DE"/>
          </w:rPr>
          <w:t>Ngu</w:t>
        </w:r>
      </w:ins>
      <w:ins w:id="347" w:author="Công Nguyễn Văn" w:date="2019-09-03T13:29:00Z">
        <w:r>
          <w:rPr>
            <w:lang w:val="de-DE"/>
          </w:rPr>
          <w:t>yễn Văn Công</w:t>
        </w:r>
      </w:ins>
      <w:ins w:id="348" w:author="Công Nguyễn Văn" w:date="2019-09-03T13:28:00Z">
        <w:r>
          <w:rPr>
            <w:lang w:val="de-DE"/>
          </w:rPr>
          <w:tab/>
          <w:t xml:space="preserve"> MSSV: 201</w:t>
        </w:r>
      </w:ins>
      <w:ins w:id="349" w:author="Công Nguyễn Văn" w:date="2019-09-03T13:29:00Z">
        <w:r>
          <w:rPr>
            <w:lang w:val="de-DE"/>
          </w:rPr>
          <w:t>40513</w:t>
        </w:r>
      </w:ins>
      <w:ins w:id="350" w:author="Công Nguyễn Văn" w:date="2019-09-03T13:28:00Z">
        <w:r>
          <w:rPr>
            <w:lang w:val="de-DE"/>
          </w:rPr>
          <w:tab/>
        </w:r>
      </w:ins>
    </w:p>
    <w:p w14:paraId="3B7E4AE1" w14:textId="5C6BDD3A" w:rsidR="00636738" w:rsidRDefault="00636738" w:rsidP="00636738">
      <w:pPr>
        <w:tabs>
          <w:tab w:val="left" w:leader="dot" w:pos="9000"/>
        </w:tabs>
        <w:spacing w:after="0" w:line="240" w:lineRule="auto"/>
        <w:rPr>
          <w:ins w:id="351" w:author="Công Nguyễn Văn" w:date="2019-09-03T13:28:00Z"/>
          <w:lang w:val="de-DE"/>
        </w:rPr>
      </w:pPr>
      <w:ins w:id="352" w:author="Công Nguyễn Văn" w:date="2019-09-03T13:28:00Z">
        <w:r>
          <w:rPr>
            <w:lang w:val="de-DE"/>
          </w:rPr>
          <w:t xml:space="preserve">Tên đồ án: </w:t>
        </w:r>
      </w:ins>
      <w:ins w:id="353" w:author="Công Nguyễn Văn" w:date="2019-09-03T13:30:00Z">
        <w:r>
          <w:rPr>
            <w:lang w:val="de-DE"/>
          </w:rPr>
          <w:t>Hệ thống Test Online</w:t>
        </w:r>
      </w:ins>
      <w:ins w:id="354" w:author="Công Nguyễn Văn" w:date="2019-09-03T13:28:00Z">
        <w:r>
          <w:rPr>
            <w:lang w:val="de-DE"/>
          </w:rPr>
          <w:tab/>
        </w:r>
      </w:ins>
    </w:p>
    <w:p w14:paraId="770B7705" w14:textId="77777777" w:rsidR="00636738" w:rsidRDefault="00636738" w:rsidP="00636738">
      <w:pPr>
        <w:tabs>
          <w:tab w:val="left" w:leader="dot" w:pos="9000"/>
        </w:tabs>
        <w:spacing w:after="0" w:line="240" w:lineRule="auto"/>
        <w:rPr>
          <w:ins w:id="355" w:author="Công Nguyễn Văn" w:date="2019-09-03T13:28:00Z"/>
          <w:lang w:val="de-DE"/>
        </w:rPr>
      </w:pPr>
      <w:ins w:id="356" w:author="Công Nguyễn Văn" w:date="2019-09-03T13:28:00Z">
        <w:r>
          <w:rPr>
            <w:lang w:val="de-DE"/>
          </w:rPr>
          <w:tab/>
        </w:r>
      </w:ins>
    </w:p>
    <w:p w14:paraId="0DE2007E" w14:textId="77777777" w:rsidR="00636738" w:rsidRDefault="00636738" w:rsidP="00636738">
      <w:pPr>
        <w:spacing w:after="0" w:line="240" w:lineRule="auto"/>
        <w:ind w:right="-334"/>
        <w:rPr>
          <w:ins w:id="357" w:author="Công Nguyễn Văn" w:date="2019-09-03T13:28:00Z"/>
          <w:b/>
          <w:lang w:val="de-DE"/>
        </w:rPr>
      </w:pPr>
      <w:ins w:id="358" w:author="Công Nguyễn Văn" w:date="2019-09-03T13:28:00Z">
        <w:r>
          <w:rPr>
            <w:b/>
            <w:lang w:val="de-DE"/>
          </w:rPr>
          <w:t xml:space="preserve">Chọn các mức điểm phù hợp cho sinh viên trình bày theo các tiêu chí dưới đây: </w:t>
        </w:r>
      </w:ins>
    </w:p>
    <w:p w14:paraId="3239970C" w14:textId="77777777" w:rsidR="00636738" w:rsidRDefault="00636738" w:rsidP="00636738">
      <w:pPr>
        <w:spacing w:after="180" w:line="240" w:lineRule="auto"/>
        <w:rPr>
          <w:ins w:id="359" w:author="Công Nguyễn Văn" w:date="2019-09-03T13:28:00Z"/>
          <w:lang w:val="de-DE"/>
        </w:rPr>
      </w:pPr>
      <w:ins w:id="360" w:author="Công Nguyễn Văn" w:date="2019-09-03T13:28:00Z">
        <w:r>
          <w:rPr>
            <w:lang w:val="de-DE"/>
          </w:rPr>
          <w:t>Rất kém (1); Kém (2); Đạt (3); Giỏi (4); Xuất sắc (5)</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636738" w:rsidRPr="009C49AB" w14:paraId="3994E980" w14:textId="77777777" w:rsidTr="008F3BFF">
        <w:trPr>
          <w:ins w:id="361"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666486D1" w14:textId="77777777" w:rsidR="00636738" w:rsidRDefault="00636738" w:rsidP="008F3BFF">
            <w:pPr>
              <w:spacing w:before="40" w:after="40" w:line="240" w:lineRule="auto"/>
              <w:rPr>
                <w:ins w:id="362" w:author="Công Nguyễn Văn" w:date="2019-09-03T13:28:00Z"/>
                <w:b/>
                <w:sz w:val="22"/>
                <w:lang w:val="de-DE"/>
              </w:rPr>
            </w:pPr>
            <w:ins w:id="363" w:author="Công Nguyễn Văn" w:date="2019-09-03T13:28:00Z">
              <w:r>
                <w:rPr>
                  <w:b/>
                  <w:sz w:val="22"/>
                  <w:lang w:val="de-DE"/>
                </w:rPr>
                <w:t>Có sự kết hợp giữa lý thuyết và thực hành (20)</w:t>
              </w:r>
            </w:ins>
          </w:p>
        </w:tc>
      </w:tr>
      <w:tr w:rsidR="00636738" w14:paraId="29BD9A3C" w14:textId="77777777" w:rsidTr="008F3BFF">
        <w:trPr>
          <w:ins w:id="36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20CEAAB8" w14:textId="77777777" w:rsidR="00636738" w:rsidRDefault="00636738" w:rsidP="008F3BFF">
            <w:pPr>
              <w:spacing w:before="20" w:after="20" w:line="240" w:lineRule="auto"/>
              <w:rPr>
                <w:ins w:id="365" w:author="Công Nguyễn Văn" w:date="2019-09-03T13:28:00Z"/>
                <w:color w:val="000000"/>
                <w:sz w:val="22"/>
              </w:rPr>
            </w:pPr>
            <w:ins w:id="366" w:author="Công Nguyễn Văn" w:date="2019-09-03T13:28:00Z">
              <w:r>
                <w:rPr>
                  <w:color w:val="000000"/>
                  <w:sz w:val="22"/>
                </w:rPr>
                <w:t>1</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37818CE" w14:textId="77777777" w:rsidR="00636738" w:rsidRDefault="00636738" w:rsidP="008F3BFF">
            <w:pPr>
              <w:spacing w:before="20" w:after="20" w:line="240" w:lineRule="auto"/>
              <w:rPr>
                <w:ins w:id="367" w:author="Công Nguyễn Văn" w:date="2019-09-03T13:28:00Z"/>
                <w:sz w:val="22"/>
              </w:rPr>
            </w:pPr>
            <w:proofErr w:type="spellStart"/>
            <w:ins w:id="368" w:author="Công Nguyễn Văn" w:date="2019-09-03T13:28:00Z">
              <w:r>
                <w:rPr>
                  <w:sz w:val="22"/>
                </w:rPr>
                <w:t>Nêu</w:t>
              </w:r>
              <w:proofErr w:type="spellEnd"/>
              <w:r>
                <w:rPr>
                  <w:sz w:val="22"/>
                </w:rPr>
                <w:t xml:space="preserve"> </w:t>
              </w:r>
              <w:proofErr w:type="spellStart"/>
              <w:r>
                <w:rPr>
                  <w:sz w:val="22"/>
                </w:rPr>
                <w:t>rõ</w:t>
              </w:r>
              <w:proofErr w:type="spellEnd"/>
              <w:r>
                <w:rPr>
                  <w:sz w:val="22"/>
                </w:rPr>
                <w:t xml:space="preserve"> </w:t>
              </w:r>
              <w:proofErr w:type="spellStart"/>
              <w:r>
                <w:rPr>
                  <w:sz w:val="22"/>
                </w:rPr>
                <w:t>tính</w:t>
              </w:r>
              <w:proofErr w:type="spellEnd"/>
              <w:r>
                <w:rPr>
                  <w:sz w:val="22"/>
                </w:rPr>
                <w:t xml:space="preserve"> </w:t>
              </w:r>
              <w:proofErr w:type="spellStart"/>
              <w:r>
                <w:rPr>
                  <w:sz w:val="22"/>
                </w:rPr>
                <w:t>cấp</w:t>
              </w:r>
              <w:proofErr w:type="spellEnd"/>
              <w:r>
                <w:rPr>
                  <w:sz w:val="22"/>
                </w:rPr>
                <w:t xml:space="preserve"> </w:t>
              </w:r>
              <w:proofErr w:type="spellStart"/>
              <w:r>
                <w:rPr>
                  <w:sz w:val="22"/>
                </w:rPr>
                <w:t>thiết</w:t>
              </w:r>
              <w:proofErr w:type="spellEnd"/>
              <w:r>
                <w:rPr>
                  <w:sz w:val="22"/>
                </w:rPr>
                <w:t xml:space="preserve"> </w:t>
              </w:r>
              <w:proofErr w:type="spellStart"/>
              <w:r>
                <w:rPr>
                  <w:sz w:val="22"/>
                </w:rPr>
                <w:t>và</w:t>
              </w:r>
              <w:proofErr w:type="spellEnd"/>
              <w:r>
                <w:rPr>
                  <w:sz w:val="22"/>
                </w:rPr>
                <w:t xml:space="preserve"> </w:t>
              </w:r>
              <w:proofErr w:type="spellStart"/>
              <w:r>
                <w:rPr>
                  <w:sz w:val="22"/>
                </w:rPr>
                <w:t>quan</w:t>
              </w:r>
              <w:proofErr w:type="spellEnd"/>
              <w:r>
                <w:rPr>
                  <w:sz w:val="22"/>
                </w:rPr>
                <w:t xml:space="preserve"> </w:t>
              </w:r>
              <w:proofErr w:type="spellStart"/>
              <w:r>
                <w:rPr>
                  <w:sz w:val="22"/>
                </w:rPr>
                <w:t>trọng</w:t>
              </w:r>
              <w:proofErr w:type="spellEnd"/>
              <w:r>
                <w:rPr>
                  <w:sz w:val="22"/>
                </w:rPr>
                <w:t xml:space="preserve"> </w:t>
              </w:r>
              <w:proofErr w:type="spellStart"/>
              <w:r>
                <w:rPr>
                  <w:sz w:val="22"/>
                </w:rPr>
                <w:t>của</w:t>
              </w:r>
              <w:proofErr w:type="spellEnd"/>
              <w:r>
                <w:rPr>
                  <w:sz w:val="22"/>
                </w:rPr>
                <w:t xml:space="preserve"> </w:t>
              </w:r>
              <w:proofErr w:type="spellStart"/>
              <w:r>
                <w:rPr>
                  <w:sz w:val="22"/>
                </w:rPr>
                <w:t>đề</w:t>
              </w:r>
              <w:proofErr w:type="spellEnd"/>
              <w:r>
                <w:rPr>
                  <w:sz w:val="22"/>
                </w:rPr>
                <w:t xml:space="preserve"> </w:t>
              </w:r>
              <w:proofErr w:type="spellStart"/>
              <w:r>
                <w:rPr>
                  <w:sz w:val="22"/>
                </w:rPr>
                <w:t>tài</w:t>
              </w:r>
              <w:proofErr w:type="spellEnd"/>
              <w:r>
                <w:rPr>
                  <w:sz w:val="22"/>
                </w:rPr>
                <w:t xml:space="preserve">, </w:t>
              </w:r>
              <w:proofErr w:type="spellStart"/>
              <w:r>
                <w:rPr>
                  <w:sz w:val="22"/>
                </w:rPr>
                <w:t>các</w:t>
              </w:r>
              <w:proofErr w:type="spellEnd"/>
              <w:r>
                <w:rPr>
                  <w:sz w:val="22"/>
                </w:rPr>
                <w:t xml:space="preserve"> </w:t>
              </w:r>
              <w:proofErr w:type="spellStart"/>
              <w:r>
                <w:rPr>
                  <w:sz w:val="22"/>
                </w:rPr>
                <w:t>vấn</w:t>
              </w:r>
              <w:proofErr w:type="spellEnd"/>
              <w:r>
                <w:rPr>
                  <w:sz w:val="22"/>
                </w:rPr>
                <w:t xml:space="preserve"> </w:t>
              </w:r>
              <w:proofErr w:type="spellStart"/>
              <w:r>
                <w:rPr>
                  <w:sz w:val="22"/>
                </w:rPr>
                <w:t>đề</w:t>
              </w:r>
              <w:proofErr w:type="spellEnd"/>
              <w:r>
                <w:rPr>
                  <w:sz w:val="22"/>
                </w:rPr>
                <w:t xml:space="preserve"> </w:t>
              </w:r>
              <w:proofErr w:type="spellStart"/>
              <w:r>
                <w:rPr>
                  <w:sz w:val="22"/>
                </w:rPr>
                <w:t>và</w:t>
              </w:r>
              <w:proofErr w:type="spellEnd"/>
              <w:r>
                <w:rPr>
                  <w:sz w:val="22"/>
                </w:rPr>
                <w:t xml:space="preserve"> </w:t>
              </w:r>
              <w:proofErr w:type="spellStart"/>
              <w:r>
                <w:rPr>
                  <w:sz w:val="22"/>
                </w:rPr>
                <w:t>các</w:t>
              </w:r>
              <w:proofErr w:type="spellEnd"/>
              <w:r>
                <w:rPr>
                  <w:sz w:val="22"/>
                </w:rPr>
                <w:t xml:space="preserve"> </w:t>
              </w:r>
              <w:proofErr w:type="spellStart"/>
              <w:r>
                <w:rPr>
                  <w:sz w:val="22"/>
                </w:rPr>
                <w:t>giả</w:t>
              </w:r>
              <w:proofErr w:type="spellEnd"/>
              <w:r>
                <w:rPr>
                  <w:sz w:val="22"/>
                </w:rPr>
                <w:t xml:space="preserve"> </w:t>
              </w:r>
              <w:proofErr w:type="spellStart"/>
              <w:r>
                <w:rPr>
                  <w:sz w:val="22"/>
                </w:rPr>
                <w:t>thuyết</w:t>
              </w:r>
              <w:proofErr w:type="spellEnd"/>
              <w:r>
                <w:rPr>
                  <w:sz w:val="22"/>
                </w:rPr>
                <w:t xml:space="preserve"> (bao </w:t>
              </w:r>
              <w:proofErr w:type="spellStart"/>
              <w:r>
                <w:rPr>
                  <w:sz w:val="22"/>
                </w:rPr>
                <w:t>gồm</w:t>
              </w:r>
              <w:proofErr w:type="spellEnd"/>
              <w:r>
                <w:rPr>
                  <w:sz w:val="22"/>
                </w:rPr>
                <w:t xml:space="preserve"> </w:t>
              </w:r>
              <w:proofErr w:type="spellStart"/>
              <w:r>
                <w:rPr>
                  <w:sz w:val="22"/>
                </w:rPr>
                <w:t>mục</w:t>
              </w:r>
              <w:proofErr w:type="spellEnd"/>
              <w:r>
                <w:rPr>
                  <w:sz w:val="22"/>
                </w:rPr>
                <w:t xml:space="preserve"> </w:t>
              </w:r>
              <w:proofErr w:type="spellStart"/>
              <w:r>
                <w:rPr>
                  <w:sz w:val="22"/>
                </w:rPr>
                <w:t>đích</w:t>
              </w:r>
              <w:proofErr w:type="spellEnd"/>
              <w:r>
                <w:rPr>
                  <w:sz w:val="22"/>
                </w:rPr>
                <w:t xml:space="preserve"> </w:t>
              </w:r>
              <w:proofErr w:type="spellStart"/>
              <w:r>
                <w:rPr>
                  <w:sz w:val="22"/>
                </w:rPr>
                <w:t>và</w:t>
              </w:r>
              <w:proofErr w:type="spellEnd"/>
              <w:r>
                <w:rPr>
                  <w:sz w:val="22"/>
                </w:rPr>
                <w:t xml:space="preserve"> </w:t>
              </w:r>
              <w:proofErr w:type="spellStart"/>
              <w:r>
                <w:rPr>
                  <w:sz w:val="22"/>
                </w:rPr>
                <w:t>tính</w:t>
              </w:r>
              <w:proofErr w:type="spellEnd"/>
              <w:r>
                <w:rPr>
                  <w:sz w:val="22"/>
                </w:rPr>
                <w:t xml:space="preserve"> </w:t>
              </w:r>
              <w:proofErr w:type="spellStart"/>
              <w:r>
                <w:rPr>
                  <w:sz w:val="22"/>
                </w:rPr>
                <w:t>phù</w:t>
              </w:r>
              <w:proofErr w:type="spellEnd"/>
              <w:r>
                <w:rPr>
                  <w:sz w:val="22"/>
                </w:rPr>
                <w:t xml:space="preserve"> </w:t>
              </w:r>
              <w:proofErr w:type="spellStart"/>
              <w:r>
                <w:rPr>
                  <w:sz w:val="22"/>
                </w:rPr>
                <w:t>hợp</w:t>
              </w:r>
              <w:proofErr w:type="spellEnd"/>
              <w:r>
                <w:rPr>
                  <w:sz w:val="22"/>
                </w:rPr>
                <w:t xml:space="preserve">) </w:t>
              </w:r>
              <w:proofErr w:type="spellStart"/>
              <w:r>
                <w:rPr>
                  <w:sz w:val="22"/>
                </w:rPr>
                <w:t>cũng</w:t>
              </w:r>
              <w:proofErr w:type="spellEnd"/>
              <w:r>
                <w:rPr>
                  <w:sz w:val="22"/>
                </w:rPr>
                <w:t xml:space="preserve"> </w:t>
              </w:r>
              <w:proofErr w:type="spellStart"/>
              <w:r>
                <w:rPr>
                  <w:sz w:val="22"/>
                </w:rPr>
                <w:t>như</w:t>
              </w:r>
              <w:proofErr w:type="spellEnd"/>
              <w:r>
                <w:rPr>
                  <w:sz w:val="22"/>
                </w:rPr>
                <w:t xml:space="preserve"> </w:t>
              </w:r>
              <w:proofErr w:type="spellStart"/>
              <w:r>
                <w:rPr>
                  <w:sz w:val="22"/>
                </w:rPr>
                <w:t>phạm</w:t>
              </w:r>
              <w:proofErr w:type="spellEnd"/>
              <w:r>
                <w:rPr>
                  <w:sz w:val="22"/>
                </w:rPr>
                <w:t xml:space="preserve"> vi </w:t>
              </w:r>
              <w:proofErr w:type="spellStart"/>
              <w:r>
                <w:rPr>
                  <w:sz w:val="22"/>
                </w:rPr>
                <w:t>ứng</w:t>
              </w:r>
              <w:proofErr w:type="spellEnd"/>
              <w:r>
                <w:rPr>
                  <w:sz w:val="22"/>
                </w:rPr>
                <w:t xml:space="preserve"> </w:t>
              </w:r>
              <w:proofErr w:type="spellStart"/>
              <w:r>
                <w:rPr>
                  <w:sz w:val="22"/>
                </w:rPr>
                <w:t>dụng</w:t>
              </w:r>
              <w:proofErr w:type="spellEnd"/>
              <w:r>
                <w:rPr>
                  <w:sz w:val="22"/>
                </w:rPr>
                <w:t xml:space="preserve"> </w:t>
              </w:r>
              <w:proofErr w:type="spellStart"/>
              <w:r>
                <w:rPr>
                  <w:sz w:val="22"/>
                </w:rPr>
                <w:t>của</w:t>
              </w:r>
              <w:proofErr w:type="spellEnd"/>
              <w:r>
                <w:rPr>
                  <w:sz w:val="22"/>
                </w:rPr>
                <w:t xml:space="preserve"> </w:t>
              </w:r>
              <w:proofErr w:type="spellStart"/>
              <w:r>
                <w:rPr>
                  <w:sz w:val="22"/>
                </w:rPr>
                <w:t>đồ</w:t>
              </w:r>
              <w:proofErr w:type="spellEnd"/>
              <w:r>
                <w:rPr>
                  <w:sz w:val="22"/>
                </w:rPr>
                <w:t xml:space="preserve"> </w:t>
              </w:r>
              <w:proofErr w:type="spellStart"/>
              <w:r>
                <w:rPr>
                  <w:sz w:val="22"/>
                </w:rPr>
                <w:t>án</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215C6703" w14:textId="77777777" w:rsidR="00636738" w:rsidRDefault="00636738" w:rsidP="008F3BFF">
            <w:pPr>
              <w:spacing w:before="20" w:after="20" w:line="240" w:lineRule="auto"/>
              <w:rPr>
                <w:ins w:id="369" w:author="Công Nguyễn Văn" w:date="2019-09-03T13:28:00Z"/>
                <w:sz w:val="22"/>
              </w:rPr>
            </w:pPr>
            <w:ins w:id="370"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0E89F33" w14:textId="77777777" w:rsidR="00636738" w:rsidRDefault="00636738" w:rsidP="008F3BFF">
            <w:pPr>
              <w:spacing w:before="20" w:after="20" w:line="240" w:lineRule="auto"/>
              <w:rPr>
                <w:ins w:id="371" w:author="Công Nguyễn Văn" w:date="2019-09-03T13:28:00Z"/>
                <w:sz w:val="22"/>
              </w:rPr>
            </w:pPr>
            <w:ins w:id="372"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73061D0" w14:textId="77777777" w:rsidR="00636738" w:rsidRDefault="00636738" w:rsidP="008F3BFF">
            <w:pPr>
              <w:spacing w:before="20" w:after="20" w:line="240" w:lineRule="auto"/>
              <w:rPr>
                <w:ins w:id="373" w:author="Công Nguyễn Văn" w:date="2019-09-03T13:28:00Z"/>
                <w:sz w:val="22"/>
              </w:rPr>
            </w:pPr>
            <w:ins w:id="374"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6252CD3" w14:textId="77777777" w:rsidR="00636738" w:rsidRDefault="00636738" w:rsidP="008F3BFF">
            <w:pPr>
              <w:spacing w:before="20" w:after="20" w:line="240" w:lineRule="auto"/>
              <w:rPr>
                <w:ins w:id="375" w:author="Công Nguyễn Văn" w:date="2019-09-03T13:28:00Z"/>
                <w:sz w:val="22"/>
              </w:rPr>
            </w:pPr>
            <w:ins w:id="376"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B356056" w14:textId="77777777" w:rsidR="00636738" w:rsidRDefault="00636738" w:rsidP="008F3BFF">
            <w:pPr>
              <w:spacing w:before="20" w:after="20" w:line="240" w:lineRule="auto"/>
              <w:rPr>
                <w:ins w:id="377" w:author="Công Nguyễn Văn" w:date="2019-09-03T13:28:00Z"/>
                <w:sz w:val="22"/>
              </w:rPr>
            </w:pPr>
            <w:ins w:id="378" w:author="Công Nguyễn Văn" w:date="2019-09-03T13:28:00Z">
              <w:r>
                <w:rPr>
                  <w:sz w:val="22"/>
                </w:rPr>
                <w:t>55</w:t>
              </w:r>
            </w:ins>
          </w:p>
        </w:tc>
      </w:tr>
      <w:tr w:rsidR="00636738" w14:paraId="34572A51" w14:textId="77777777" w:rsidTr="008F3BFF">
        <w:trPr>
          <w:ins w:id="379"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9D2C537" w14:textId="77777777" w:rsidR="00636738" w:rsidRDefault="00636738" w:rsidP="008F3BFF">
            <w:pPr>
              <w:spacing w:before="20" w:after="20" w:line="240" w:lineRule="auto"/>
              <w:rPr>
                <w:ins w:id="380" w:author="Công Nguyễn Văn" w:date="2019-09-03T13:28:00Z"/>
                <w:color w:val="000000"/>
                <w:sz w:val="22"/>
              </w:rPr>
            </w:pPr>
            <w:ins w:id="381" w:author="Công Nguyễn Văn" w:date="2019-09-03T13:28:00Z">
              <w:r>
                <w:rPr>
                  <w:color w:val="000000"/>
                  <w:sz w:val="22"/>
                </w:rPr>
                <w:t>2</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5E4AB84" w14:textId="77777777" w:rsidR="00636738" w:rsidRDefault="00636738" w:rsidP="008F3BFF">
            <w:pPr>
              <w:spacing w:before="20" w:after="20" w:line="240" w:lineRule="auto"/>
              <w:rPr>
                <w:ins w:id="382" w:author="Công Nguyễn Văn" w:date="2019-09-03T13:28:00Z"/>
                <w:sz w:val="22"/>
              </w:rPr>
            </w:pPr>
            <w:proofErr w:type="spellStart"/>
            <w:ins w:id="383" w:author="Công Nguyễn Văn" w:date="2019-09-03T13:28:00Z">
              <w:r>
                <w:rPr>
                  <w:sz w:val="22"/>
                </w:rPr>
                <w:t>Cập</w:t>
              </w:r>
              <w:proofErr w:type="spellEnd"/>
              <w:r>
                <w:rPr>
                  <w:sz w:val="22"/>
                </w:rPr>
                <w:t xml:space="preserve"> </w:t>
              </w:r>
              <w:proofErr w:type="spellStart"/>
              <w:r>
                <w:rPr>
                  <w:sz w:val="22"/>
                </w:rPr>
                <w:t>nhật</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 xml:space="preserve"> </w:t>
              </w:r>
              <w:proofErr w:type="spellStart"/>
              <w:r>
                <w:rPr>
                  <w:sz w:val="22"/>
                </w:rPr>
                <w:t>gần</w:t>
              </w:r>
              <w:proofErr w:type="spellEnd"/>
              <w:r>
                <w:rPr>
                  <w:sz w:val="22"/>
                </w:rPr>
                <w:t xml:space="preserve"> </w:t>
              </w:r>
              <w:proofErr w:type="spellStart"/>
              <w:r>
                <w:rPr>
                  <w:sz w:val="22"/>
                </w:rPr>
                <w:t>đây</w:t>
              </w:r>
              <w:proofErr w:type="spellEnd"/>
              <w:r>
                <w:rPr>
                  <w:sz w:val="22"/>
                </w:rPr>
                <w:t xml:space="preserve"> </w:t>
              </w:r>
              <w:proofErr w:type="spellStart"/>
              <w:r>
                <w:rPr>
                  <w:sz w:val="22"/>
                </w:rPr>
                <w:t>nhất</w:t>
              </w:r>
              <w:proofErr w:type="spellEnd"/>
              <w:r>
                <w:rPr>
                  <w:sz w:val="22"/>
                </w:rPr>
                <w:t xml:space="preserve"> (</w:t>
              </w:r>
              <w:proofErr w:type="spellStart"/>
              <w:r>
                <w:rPr>
                  <w:sz w:val="22"/>
                </w:rPr>
                <w:t>trong</w:t>
              </w:r>
              <w:proofErr w:type="spellEnd"/>
              <w:r>
                <w:rPr>
                  <w:sz w:val="22"/>
                </w:rPr>
                <w:t xml:space="preserve"> </w:t>
              </w:r>
              <w:proofErr w:type="spellStart"/>
              <w:r>
                <w:rPr>
                  <w:sz w:val="22"/>
                </w:rPr>
                <w:t>nước</w:t>
              </w:r>
              <w:proofErr w:type="spellEnd"/>
              <w:r>
                <w:rPr>
                  <w:sz w:val="22"/>
                </w:rPr>
                <w:t>/</w:t>
              </w:r>
              <w:proofErr w:type="spellStart"/>
              <w:r>
                <w:rPr>
                  <w:sz w:val="22"/>
                </w:rPr>
                <w:t>quốc</w:t>
              </w:r>
              <w:proofErr w:type="spellEnd"/>
              <w:r>
                <w:rPr>
                  <w:sz w:val="22"/>
                </w:rPr>
                <w:t xml:space="preserve"> </w:t>
              </w:r>
              <w:proofErr w:type="spellStart"/>
              <w:r>
                <w:rPr>
                  <w:sz w:val="22"/>
                </w:rPr>
                <w:t>tế</w:t>
              </w:r>
              <w:proofErr w:type="spellEnd"/>
              <w:r>
                <w:rPr>
                  <w:sz w:val="22"/>
                </w:rPr>
                <w:t>)</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4094CD4E" w14:textId="77777777" w:rsidR="00636738" w:rsidRDefault="00636738" w:rsidP="008F3BFF">
            <w:pPr>
              <w:spacing w:before="20" w:after="20" w:line="240" w:lineRule="auto"/>
              <w:rPr>
                <w:ins w:id="384" w:author="Công Nguyễn Văn" w:date="2019-09-03T13:28:00Z"/>
                <w:sz w:val="22"/>
              </w:rPr>
            </w:pPr>
            <w:ins w:id="385"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79507D3" w14:textId="77777777" w:rsidR="00636738" w:rsidRDefault="00636738" w:rsidP="008F3BFF">
            <w:pPr>
              <w:spacing w:before="20" w:after="20" w:line="240" w:lineRule="auto"/>
              <w:rPr>
                <w:ins w:id="386" w:author="Công Nguyễn Văn" w:date="2019-09-03T13:28:00Z"/>
                <w:sz w:val="22"/>
              </w:rPr>
            </w:pPr>
            <w:ins w:id="387"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B59DF01" w14:textId="77777777" w:rsidR="00636738" w:rsidRDefault="00636738" w:rsidP="008F3BFF">
            <w:pPr>
              <w:spacing w:before="20" w:after="20" w:line="240" w:lineRule="auto"/>
              <w:rPr>
                <w:ins w:id="388" w:author="Công Nguyễn Văn" w:date="2019-09-03T13:28:00Z"/>
                <w:sz w:val="22"/>
              </w:rPr>
            </w:pPr>
            <w:ins w:id="389"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1CCE96D" w14:textId="77777777" w:rsidR="00636738" w:rsidRDefault="00636738" w:rsidP="008F3BFF">
            <w:pPr>
              <w:spacing w:before="20" w:after="20" w:line="240" w:lineRule="auto"/>
              <w:rPr>
                <w:ins w:id="390" w:author="Công Nguyễn Văn" w:date="2019-09-03T13:28:00Z"/>
                <w:sz w:val="22"/>
              </w:rPr>
            </w:pPr>
            <w:ins w:id="391"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D23E00E" w14:textId="77777777" w:rsidR="00636738" w:rsidRDefault="00636738" w:rsidP="008F3BFF">
            <w:pPr>
              <w:spacing w:before="20" w:after="20" w:line="240" w:lineRule="auto"/>
              <w:rPr>
                <w:ins w:id="392" w:author="Công Nguyễn Văn" w:date="2019-09-03T13:28:00Z"/>
                <w:sz w:val="22"/>
              </w:rPr>
            </w:pPr>
            <w:ins w:id="393" w:author="Công Nguyễn Văn" w:date="2019-09-03T13:28:00Z">
              <w:r>
                <w:rPr>
                  <w:sz w:val="22"/>
                </w:rPr>
                <w:t>55</w:t>
              </w:r>
            </w:ins>
          </w:p>
        </w:tc>
      </w:tr>
      <w:tr w:rsidR="00636738" w14:paraId="089F47FB" w14:textId="77777777" w:rsidTr="008F3BFF">
        <w:trPr>
          <w:ins w:id="39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0EFF25DE" w14:textId="77777777" w:rsidR="00636738" w:rsidRDefault="00636738" w:rsidP="008F3BFF">
            <w:pPr>
              <w:spacing w:before="20" w:after="20" w:line="240" w:lineRule="auto"/>
              <w:rPr>
                <w:ins w:id="395" w:author="Công Nguyễn Văn" w:date="2019-09-03T13:28:00Z"/>
                <w:color w:val="000000"/>
                <w:sz w:val="22"/>
              </w:rPr>
            </w:pPr>
            <w:ins w:id="396" w:author="Công Nguyễn Văn" w:date="2019-09-03T13:28:00Z">
              <w:r>
                <w:rPr>
                  <w:color w:val="000000"/>
                  <w:sz w:val="22"/>
                </w:rPr>
                <w:t>3</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6D5C7137" w14:textId="77777777" w:rsidR="00636738" w:rsidRDefault="00636738" w:rsidP="008F3BFF">
            <w:pPr>
              <w:spacing w:before="20" w:after="20" w:line="240" w:lineRule="auto"/>
              <w:rPr>
                <w:ins w:id="397" w:author="Công Nguyễn Văn" w:date="2019-09-03T13:28:00Z"/>
                <w:sz w:val="22"/>
              </w:rPr>
            </w:pPr>
            <w:proofErr w:type="spellStart"/>
            <w:ins w:id="398" w:author="Công Nguyễn Văn" w:date="2019-09-03T13:28:00Z">
              <w:r>
                <w:rPr>
                  <w:sz w:val="22"/>
                </w:rPr>
                <w:t>Nêu</w:t>
              </w:r>
              <w:proofErr w:type="spellEnd"/>
              <w:r>
                <w:rPr>
                  <w:sz w:val="22"/>
                </w:rPr>
                <w:t xml:space="preserve"> </w:t>
              </w:r>
              <w:proofErr w:type="spellStart"/>
              <w:r>
                <w:rPr>
                  <w:sz w:val="22"/>
                </w:rPr>
                <w:t>rõ</w:t>
              </w:r>
              <w:proofErr w:type="spellEnd"/>
              <w:r>
                <w:rPr>
                  <w:sz w:val="22"/>
                </w:rPr>
                <w:t xml:space="preserve"> </w:t>
              </w:r>
              <w:proofErr w:type="spellStart"/>
              <w:r>
                <w:rPr>
                  <w:sz w:val="22"/>
                </w:rPr>
                <w:t>và</w:t>
              </w:r>
              <w:proofErr w:type="spellEnd"/>
              <w:r>
                <w:rPr>
                  <w:sz w:val="22"/>
                </w:rPr>
                <w:t xml:space="preserve"> chi </w:t>
              </w:r>
              <w:proofErr w:type="spellStart"/>
              <w:r>
                <w:rPr>
                  <w:sz w:val="22"/>
                </w:rPr>
                <w:t>tiết</w:t>
              </w:r>
              <w:proofErr w:type="spellEnd"/>
              <w:r>
                <w:rPr>
                  <w:sz w:val="22"/>
                </w:rPr>
                <w:t xml:space="preserve"> </w:t>
              </w:r>
              <w:proofErr w:type="spellStart"/>
              <w:r>
                <w:rPr>
                  <w:sz w:val="22"/>
                </w:rPr>
                <w:t>phương</w:t>
              </w:r>
              <w:proofErr w:type="spellEnd"/>
              <w:r>
                <w:rPr>
                  <w:sz w:val="22"/>
                </w:rPr>
                <w:t xml:space="preserve"> </w:t>
              </w:r>
              <w:proofErr w:type="spellStart"/>
              <w:r>
                <w:rPr>
                  <w:sz w:val="22"/>
                </w:rPr>
                <w:t>pháp</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w:t>
              </w:r>
              <w:proofErr w:type="spellStart"/>
              <w:r>
                <w:rPr>
                  <w:sz w:val="22"/>
                </w:rPr>
                <w:t>giải</w:t>
              </w:r>
              <w:proofErr w:type="spellEnd"/>
              <w:r>
                <w:rPr>
                  <w:sz w:val="22"/>
                </w:rPr>
                <w:t xml:space="preserve"> </w:t>
              </w:r>
              <w:proofErr w:type="spellStart"/>
              <w:r>
                <w:rPr>
                  <w:sz w:val="22"/>
                </w:rPr>
                <w:t>quyết</w:t>
              </w:r>
              <w:proofErr w:type="spellEnd"/>
              <w:r>
                <w:rPr>
                  <w:sz w:val="22"/>
                </w:rPr>
                <w:t xml:space="preserve"> </w:t>
              </w:r>
              <w:proofErr w:type="spellStart"/>
              <w:r>
                <w:rPr>
                  <w:sz w:val="22"/>
                </w:rPr>
                <w:t>vấn</w:t>
              </w:r>
              <w:proofErr w:type="spellEnd"/>
              <w:r>
                <w:rPr>
                  <w:sz w:val="22"/>
                </w:rPr>
                <w:t xml:space="preserve"> </w:t>
              </w:r>
              <w:proofErr w:type="spellStart"/>
              <w:r>
                <w:rPr>
                  <w:sz w:val="22"/>
                </w:rPr>
                <w:t>đề</w:t>
              </w:r>
              <w:proofErr w:type="spellEnd"/>
              <w:r>
                <w:rPr>
                  <w:sz w:val="22"/>
                </w:rPr>
                <w:t xml:space="preserve"> </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0E703455" w14:textId="77777777" w:rsidR="00636738" w:rsidRDefault="00636738" w:rsidP="008F3BFF">
            <w:pPr>
              <w:spacing w:before="20" w:after="20" w:line="240" w:lineRule="auto"/>
              <w:rPr>
                <w:ins w:id="399" w:author="Công Nguyễn Văn" w:date="2019-09-03T13:28:00Z"/>
                <w:sz w:val="22"/>
              </w:rPr>
            </w:pPr>
            <w:ins w:id="400"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1946358" w14:textId="77777777" w:rsidR="00636738" w:rsidRDefault="00636738" w:rsidP="008F3BFF">
            <w:pPr>
              <w:spacing w:before="20" w:after="20" w:line="240" w:lineRule="auto"/>
              <w:rPr>
                <w:ins w:id="401" w:author="Công Nguyễn Văn" w:date="2019-09-03T13:28:00Z"/>
                <w:sz w:val="22"/>
              </w:rPr>
            </w:pPr>
            <w:ins w:id="402"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4B3DEDE" w14:textId="77777777" w:rsidR="00636738" w:rsidRDefault="00636738" w:rsidP="008F3BFF">
            <w:pPr>
              <w:spacing w:before="20" w:after="20" w:line="240" w:lineRule="auto"/>
              <w:rPr>
                <w:ins w:id="403" w:author="Công Nguyễn Văn" w:date="2019-09-03T13:28:00Z"/>
                <w:sz w:val="22"/>
              </w:rPr>
            </w:pPr>
            <w:ins w:id="404"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379B174" w14:textId="77777777" w:rsidR="00636738" w:rsidRDefault="00636738" w:rsidP="008F3BFF">
            <w:pPr>
              <w:spacing w:before="20" w:after="20" w:line="240" w:lineRule="auto"/>
              <w:rPr>
                <w:ins w:id="405" w:author="Công Nguyễn Văn" w:date="2019-09-03T13:28:00Z"/>
                <w:sz w:val="22"/>
              </w:rPr>
            </w:pPr>
            <w:ins w:id="406"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E99AD6F" w14:textId="77777777" w:rsidR="00636738" w:rsidRDefault="00636738" w:rsidP="008F3BFF">
            <w:pPr>
              <w:spacing w:before="20" w:after="20" w:line="240" w:lineRule="auto"/>
              <w:rPr>
                <w:ins w:id="407" w:author="Công Nguyễn Văn" w:date="2019-09-03T13:28:00Z"/>
                <w:sz w:val="22"/>
              </w:rPr>
            </w:pPr>
            <w:ins w:id="408" w:author="Công Nguyễn Văn" w:date="2019-09-03T13:28:00Z">
              <w:r>
                <w:rPr>
                  <w:sz w:val="22"/>
                </w:rPr>
                <w:t>55</w:t>
              </w:r>
            </w:ins>
          </w:p>
        </w:tc>
      </w:tr>
      <w:tr w:rsidR="00636738" w14:paraId="3BD6C76C" w14:textId="77777777" w:rsidTr="008F3BFF">
        <w:trPr>
          <w:ins w:id="409"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19914B0" w14:textId="77777777" w:rsidR="00636738" w:rsidRDefault="00636738" w:rsidP="008F3BFF">
            <w:pPr>
              <w:spacing w:before="20" w:after="20" w:line="240" w:lineRule="auto"/>
              <w:rPr>
                <w:ins w:id="410" w:author="Công Nguyễn Văn" w:date="2019-09-03T13:28:00Z"/>
                <w:color w:val="000000"/>
                <w:sz w:val="22"/>
              </w:rPr>
            </w:pPr>
            <w:ins w:id="411" w:author="Công Nguyễn Văn" w:date="2019-09-03T13:28:00Z">
              <w:r>
                <w:rPr>
                  <w:color w:val="000000"/>
                  <w:sz w:val="22"/>
                </w:rPr>
                <w:t>4</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8BBA018" w14:textId="77777777" w:rsidR="00636738" w:rsidRDefault="00636738" w:rsidP="008F3BFF">
            <w:pPr>
              <w:spacing w:before="20" w:after="20" w:line="240" w:lineRule="auto"/>
              <w:rPr>
                <w:ins w:id="412" w:author="Công Nguyễn Văn" w:date="2019-09-03T13:28:00Z"/>
                <w:sz w:val="22"/>
              </w:rPr>
            </w:pPr>
            <w:proofErr w:type="spellStart"/>
            <w:ins w:id="413" w:author="Công Nguyễn Văn" w:date="2019-09-03T13:28:00Z">
              <w:r>
                <w:rPr>
                  <w:sz w:val="22"/>
                </w:rPr>
                <w:t>Có</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mô</w:t>
              </w:r>
              <w:proofErr w:type="spellEnd"/>
              <w:r>
                <w:rPr>
                  <w:sz w:val="22"/>
                </w:rPr>
                <w:t xml:space="preserve"> </w:t>
              </w:r>
              <w:proofErr w:type="spellStart"/>
              <w:r>
                <w:rPr>
                  <w:sz w:val="22"/>
                </w:rPr>
                <w:t>phỏng</w:t>
              </w:r>
              <w:proofErr w:type="spellEnd"/>
              <w:r>
                <w:rPr>
                  <w:sz w:val="22"/>
                </w:rPr>
                <w:t>/</w:t>
              </w:r>
              <w:proofErr w:type="spellStart"/>
              <w:r>
                <w:rPr>
                  <w:sz w:val="22"/>
                </w:rPr>
                <w:t>thực</w:t>
              </w:r>
              <w:proofErr w:type="spellEnd"/>
              <w:r>
                <w:rPr>
                  <w:sz w:val="22"/>
                </w:rPr>
                <w:t xml:space="preserve"> </w:t>
              </w:r>
              <w:proofErr w:type="spellStart"/>
              <w:r>
                <w:rPr>
                  <w:sz w:val="22"/>
                </w:rPr>
                <w:t>nghiệm</w:t>
              </w:r>
              <w:proofErr w:type="spellEnd"/>
              <w:r>
                <w:rPr>
                  <w:sz w:val="22"/>
                </w:rPr>
                <w:t xml:space="preserve"> </w:t>
              </w:r>
              <w:proofErr w:type="spellStart"/>
              <w:r>
                <w:rPr>
                  <w:sz w:val="22"/>
                </w:rPr>
                <w:t>và</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đạt</w:t>
              </w:r>
              <w:proofErr w:type="spellEnd"/>
              <w:r>
                <w:rPr>
                  <w:sz w:val="22"/>
                </w:rPr>
                <w:t xml:space="preserve"> </w:t>
              </w:r>
              <w:proofErr w:type="spellStart"/>
              <w:r>
                <w:rPr>
                  <w:sz w:val="22"/>
                </w:rPr>
                <w:t>được</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60F991BB" w14:textId="77777777" w:rsidR="00636738" w:rsidRDefault="00636738" w:rsidP="008F3BFF">
            <w:pPr>
              <w:spacing w:before="20" w:after="20" w:line="240" w:lineRule="auto"/>
              <w:rPr>
                <w:ins w:id="414" w:author="Công Nguyễn Văn" w:date="2019-09-03T13:28:00Z"/>
                <w:sz w:val="22"/>
              </w:rPr>
            </w:pPr>
            <w:ins w:id="415"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158AB0B" w14:textId="77777777" w:rsidR="00636738" w:rsidRDefault="00636738" w:rsidP="008F3BFF">
            <w:pPr>
              <w:spacing w:before="20" w:after="20" w:line="240" w:lineRule="auto"/>
              <w:rPr>
                <w:ins w:id="416" w:author="Công Nguyễn Văn" w:date="2019-09-03T13:28:00Z"/>
                <w:sz w:val="22"/>
              </w:rPr>
            </w:pPr>
            <w:ins w:id="417"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1A6A55B" w14:textId="77777777" w:rsidR="00636738" w:rsidRDefault="00636738" w:rsidP="008F3BFF">
            <w:pPr>
              <w:spacing w:before="20" w:after="20" w:line="240" w:lineRule="auto"/>
              <w:rPr>
                <w:ins w:id="418" w:author="Công Nguyễn Văn" w:date="2019-09-03T13:28:00Z"/>
                <w:sz w:val="22"/>
              </w:rPr>
            </w:pPr>
            <w:ins w:id="419"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1225E2A" w14:textId="77777777" w:rsidR="00636738" w:rsidRDefault="00636738" w:rsidP="008F3BFF">
            <w:pPr>
              <w:spacing w:before="20" w:after="20" w:line="240" w:lineRule="auto"/>
              <w:rPr>
                <w:ins w:id="420" w:author="Công Nguyễn Văn" w:date="2019-09-03T13:28:00Z"/>
                <w:sz w:val="22"/>
              </w:rPr>
            </w:pPr>
            <w:ins w:id="421"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E833D62" w14:textId="77777777" w:rsidR="00636738" w:rsidRDefault="00636738" w:rsidP="008F3BFF">
            <w:pPr>
              <w:spacing w:before="20" w:after="20" w:line="240" w:lineRule="auto"/>
              <w:rPr>
                <w:ins w:id="422" w:author="Công Nguyễn Văn" w:date="2019-09-03T13:28:00Z"/>
                <w:sz w:val="22"/>
              </w:rPr>
            </w:pPr>
            <w:ins w:id="423" w:author="Công Nguyễn Văn" w:date="2019-09-03T13:28:00Z">
              <w:r>
                <w:rPr>
                  <w:sz w:val="22"/>
                </w:rPr>
                <w:t>55</w:t>
              </w:r>
            </w:ins>
          </w:p>
        </w:tc>
      </w:tr>
      <w:tr w:rsidR="00636738" w14:paraId="4779C5DA" w14:textId="77777777" w:rsidTr="008F3BFF">
        <w:trPr>
          <w:ins w:id="424"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9AD4696" w14:textId="77777777" w:rsidR="00636738" w:rsidRDefault="00636738" w:rsidP="008F3BFF">
            <w:pPr>
              <w:spacing w:before="40" w:after="40" w:line="240" w:lineRule="auto"/>
              <w:rPr>
                <w:ins w:id="425" w:author="Công Nguyễn Văn" w:date="2019-09-03T13:28:00Z"/>
                <w:b/>
                <w:sz w:val="22"/>
              </w:rPr>
            </w:pPr>
            <w:proofErr w:type="spellStart"/>
            <w:ins w:id="426" w:author="Công Nguyễn Văn" w:date="2019-09-03T13:28:00Z">
              <w:r>
                <w:rPr>
                  <w:b/>
                  <w:sz w:val="22"/>
                </w:rPr>
                <w:t>Có</w:t>
              </w:r>
              <w:proofErr w:type="spellEnd"/>
              <w:r>
                <w:rPr>
                  <w:b/>
                  <w:sz w:val="22"/>
                </w:rPr>
                <w:t xml:space="preserve"> </w:t>
              </w:r>
              <w:proofErr w:type="spellStart"/>
              <w:r>
                <w:rPr>
                  <w:b/>
                  <w:sz w:val="22"/>
                </w:rPr>
                <w:t>khả</w:t>
              </w:r>
              <w:proofErr w:type="spellEnd"/>
              <w:r>
                <w:rPr>
                  <w:b/>
                  <w:sz w:val="22"/>
                </w:rPr>
                <w:t xml:space="preserve"> </w:t>
              </w:r>
              <w:proofErr w:type="spellStart"/>
              <w:r>
                <w:rPr>
                  <w:b/>
                  <w:sz w:val="22"/>
                </w:rPr>
                <w:t>năng</w:t>
              </w:r>
              <w:proofErr w:type="spellEnd"/>
              <w:r>
                <w:rPr>
                  <w:b/>
                  <w:sz w:val="22"/>
                </w:rPr>
                <w:t xml:space="preserve"> </w:t>
              </w:r>
              <w:proofErr w:type="spellStart"/>
              <w:r>
                <w:rPr>
                  <w:b/>
                  <w:sz w:val="22"/>
                </w:rPr>
                <w:t>phân</w:t>
              </w:r>
              <w:proofErr w:type="spellEnd"/>
              <w:r>
                <w:rPr>
                  <w:b/>
                  <w:sz w:val="22"/>
                </w:rPr>
                <w:t xml:space="preserve"> </w:t>
              </w:r>
              <w:proofErr w:type="spellStart"/>
              <w:r>
                <w:rPr>
                  <w:b/>
                  <w:sz w:val="22"/>
                </w:rPr>
                <w:t>tích</w:t>
              </w:r>
              <w:proofErr w:type="spellEnd"/>
              <w:r>
                <w:rPr>
                  <w:b/>
                  <w:sz w:val="22"/>
                </w:rPr>
                <w:t xml:space="preserve"> </w:t>
              </w:r>
              <w:proofErr w:type="spellStart"/>
              <w:r>
                <w:rPr>
                  <w:b/>
                  <w:sz w:val="22"/>
                </w:rPr>
                <w:t>và</w:t>
              </w:r>
              <w:proofErr w:type="spellEnd"/>
              <w:r>
                <w:rPr>
                  <w:b/>
                  <w:sz w:val="22"/>
                </w:rPr>
                <w:t xml:space="preserve"> </w:t>
              </w:r>
              <w:proofErr w:type="spellStart"/>
              <w:r>
                <w:rPr>
                  <w:b/>
                  <w:sz w:val="22"/>
                </w:rPr>
                <w:t>đánh</w:t>
              </w:r>
              <w:proofErr w:type="spellEnd"/>
              <w:r>
                <w:rPr>
                  <w:b/>
                  <w:sz w:val="22"/>
                </w:rPr>
                <w:t xml:space="preserve"> </w:t>
              </w:r>
              <w:proofErr w:type="spellStart"/>
              <w:r>
                <w:rPr>
                  <w:b/>
                  <w:sz w:val="22"/>
                </w:rPr>
                <w:t>giá</w:t>
              </w:r>
              <w:proofErr w:type="spellEnd"/>
              <w:r>
                <w:rPr>
                  <w:b/>
                  <w:sz w:val="22"/>
                </w:rPr>
                <w:t xml:space="preserve"> </w:t>
              </w:r>
              <w:proofErr w:type="spellStart"/>
              <w:r>
                <w:rPr>
                  <w:b/>
                  <w:sz w:val="22"/>
                </w:rPr>
                <w:t>kết</w:t>
              </w:r>
              <w:proofErr w:type="spellEnd"/>
              <w:r>
                <w:rPr>
                  <w:b/>
                  <w:sz w:val="22"/>
                </w:rPr>
                <w:t xml:space="preserve"> </w:t>
              </w:r>
              <w:proofErr w:type="spellStart"/>
              <w:r>
                <w:rPr>
                  <w:b/>
                  <w:sz w:val="22"/>
                </w:rPr>
                <w:t>quả</w:t>
              </w:r>
              <w:proofErr w:type="spellEnd"/>
              <w:r>
                <w:rPr>
                  <w:b/>
                  <w:sz w:val="22"/>
                </w:rPr>
                <w:t xml:space="preserve"> (15)</w:t>
              </w:r>
            </w:ins>
          </w:p>
        </w:tc>
      </w:tr>
      <w:tr w:rsidR="00636738" w14:paraId="7130E460" w14:textId="77777777" w:rsidTr="008F3BFF">
        <w:trPr>
          <w:ins w:id="427"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25A82279" w14:textId="77777777" w:rsidR="00636738" w:rsidRDefault="00636738" w:rsidP="008F3BFF">
            <w:pPr>
              <w:spacing w:before="20" w:after="20" w:line="240" w:lineRule="auto"/>
              <w:rPr>
                <w:ins w:id="428" w:author="Công Nguyễn Văn" w:date="2019-09-03T13:28:00Z"/>
                <w:color w:val="000000"/>
                <w:sz w:val="22"/>
              </w:rPr>
            </w:pPr>
            <w:ins w:id="429" w:author="Công Nguyễn Văn" w:date="2019-09-03T13:28:00Z">
              <w:r>
                <w:rPr>
                  <w:color w:val="000000"/>
                  <w:sz w:val="22"/>
                </w:rPr>
                <w:t>5</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E3F5379" w14:textId="77777777" w:rsidR="00636738" w:rsidRDefault="00636738" w:rsidP="008F3BFF">
            <w:pPr>
              <w:spacing w:before="20" w:after="20" w:line="240" w:lineRule="auto"/>
              <w:rPr>
                <w:ins w:id="430" w:author="Công Nguyễn Văn" w:date="2019-09-03T13:28:00Z"/>
                <w:sz w:val="22"/>
              </w:rPr>
            </w:pPr>
            <w:proofErr w:type="spellStart"/>
            <w:ins w:id="431" w:author="Công Nguyễn Văn" w:date="2019-09-03T13:28:00Z">
              <w:r>
                <w:rPr>
                  <w:sz w:val="22"/>
                </w:rPr>
                <w:t>Kế</w:t>
              </w:r>
              <w:proofErr w:type="spellEnd"/>
              <w:r>
                <w:rPr>
                  <w:sz w:val="22"/>
                </w:rPr>
                <w:t xml:space="preserve"> </w:t>
              </w:r>
              <w:proofErr w:type="spellStart"/>
              <w:r>
                <w:rPr>
                  <w:sz w:val="22"/>
                </w:rPr>
                <w:t>hoạch</w:t>
              </w:r>
              <w:proofErr w:type="spellEnd"/>
              <w:r>
                <w:rPr>
                  <w:sz w:val="22"/>
                </w:rPr>
                <w:t xml:space="preserve"> </w:t>
              </w:r>
              <w:proofErr w:type="spellStart"/>
              <w:r>
                <w:rPr>
                  <w:sz w:val="22"/>
                </w:rPr>
                <w:t>làm</w:t>
              </w:r>
              <w:proofErr w:type="spellEnd"/>
              <w:r>
                <w:rPr>
                  <w:sz w:val="22"/>
                </w:rPr>
                <w:t xml:space="preserve"> </w:t>
              </w:r>
              <w:proofErr w:type="spellStart"/>
              <w:r>
                <w:rPr>
                  <w:sz w:val="22"/>
                </w:rPr>
                <w:t>việc</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bao </w:t>
              </w:r>
              <w:proofErr w:type="spellStart"/>
              <w:r>
                <w:rPr>
                  <w:sz w:val="22"/>
                </w:rPr>
                <w:t>gồm</w:t>
              </w:r>
              <w:proofErr w:type="spellEnd"/>
              <w:r>
                <w:rPr>
                  <w:sz w:val="22"/>
                </w:rPr>
                <w:t xml:space="preserve"> </w:t>
              </w:r>
              <w:proofErr w:type="spellStart"/>
              <w:r>
                <w:rPr>
                  <w:sz w:val="22"/>
                </w:rPr>
                <w:t>mục</w:t>
              </w:r>
              <w:proofErr w:type="spellEnd"/>
              <w:r>
                <w:rPr>
                  <w:sz w:val="22"/>
                </w:rPr>
                <w:t xml:space="preserve"> </w:t>
              </w:r>
              <w:proofErr w:type="spellStart"/>
              <w:r>
                <w:rPr>
                  <w:sz w:val="22"/>
                </w:rPr>
                <w:t>tiêu</w:t>
              </w:r>
              <w:proofErr w:type="spellEnd"/>
              <w:r>
                <w:rPr>
                  <w:sz w:val="22"/>
                </w:rPr>
                <w:t xml:space="preserve"> </w:t>
              </w:r>
              <w:proofErr w:type="spellStart"/>
              <w:r>
                <w:rPr>
                  <w:sz w:val="22"/>
                </w:rPr>
                <w:t>và</w:t>
              </w:r>
              <w:proofErr w:type="spellEnd"/>
              <w:r>
                <w:rPr>
                  <w:sz w:val="22"/>
                </w:rPr>
                <w:t xml:space="preserve"> </w:t>
              </w:r>
              <w:proofErr w:type="spellStart"/>
              <w:r>
                <w:rPr>
                  <w:sz w:val="22"/>
                </w:rPr>
                <w:t>phương</w:t>
              </w:r>
              <w:proofErr w:type="spellEnd"/>
              <w:r>
                <w:rPr>
                  <w:sz w:val="22"/>
                </w:rPr>
                <w:t xml:space="preserve"> </w:t>
              </w:r>
              <w:proofErr w:type="spellStart"/>
              <w:r>
                <w:rPr>
                  <w:sz w:val="22"/>
                </w:rPr>
                <w:t>pháp</w:t>
              </w:r>
              <w:proofErr w:type="spellEnd"/>
              <w:r>
                <w:rPr>
                  <w:sz w:val="22"/>
                </w:rPr>
                <w:t xml:space="preserve"> </w:t>
              </w:r>
              <w:proofErr w:type="spellStart"/>
              <w:r>
                <w:rPr>
                  <w:sz w:val="22"/>
                </w:rPr>
                <w:t>thực</w:t>
              </w:r>
              <w:proofErr w:type="spellEnd"/>
              <w:r>
                <w:rPr>
                  <w:sz w:val="22"/>
                </w:rPr>
                <w:t xml:space="preserve"> </w:t>
              </w:r>
              <w:proofErr w:type="spellStart"/>
              <w:r>
                <w:rPr>
                  <w:sz w:val="22"/>
                </w:rPr>
                <w:t>hiện</w:t>
              </w:r>
              <w:proofErr w:type="spellEnd"/>
              <w:r>
                <w:rPr>
                  <w:sz w:val="22"/>
                </w:rPr>
                <w:t xml:space="preserve"> </w:t>
              </w:r>
              <w:proofErr w:type="spellStart"/>
              <w:r>
                <w:rPr>
                  <w:sz w:val="22"/>
                </w:rPr>
                <w:t>dựa</w:t>
              </w:r>
              <w:proofErr w:type="spellEnd"/>
              <w:r>
                <w:rPr>
                  <w:sz w:val="22"/>
                </w:rPr>
                <w:t xml:space="preserve"> </w:t>
              </w:r>
              <w:proofErr w:type="spellStart"/>
              <w:r>
                <w:rPr>
                  <w:sz w:val="22"/>
                </w:rPr>
                <w:t>trên</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 xml:space="preserve"> </w:t>
              </w:r>
              <w:proofErr w:type="spellStart"/>
              <w:r>
                <w:rPr>
                  <w:sz w:val="22"/>
                </w:rPr>
                <w:t>lý</w:t>
              </w:r>
              <w:proofErr w:type="spellEnd"/>
              <w:r>
                <w:rPr>
                  <w:sz w:val="22"/>
                </w:rPr>
                <w:t xml:space="preserve"> </w:t>
              </w:r>
              <w:proofErr w:type="spellStart"/>
              <w:r>
                <w:rPr>
                  <w:sz w:val="22"/>
                </w:rPr>
                <w:t>thuyết</w:t>
              </w:r>
              <w:proofErr w:type="spellEnd"/>
              <w:r>
                <w:rPr>
                  <w:sz w:val="22"/>
                </w:rPr>
                <w:t xml:space="preserve"> </w:t>
              </w:r>
              <w:proofErr w:type="spellStart"/>
              <w:r>
                <w:rPr>
                  <w:sz w:val="22"/>
                </w:rPr>
                <w:t>một</w:t>
              </w:r>
              <w:proofErr w:type="spellEnd"/>
              <w:r>
                <w:rPr>
                  <w:sz w:val="22"/>
                </w:rPr>
                <w:t xml:space="preserve"> </w:t>
              </w:r>
              <w:proofErr w:type="spellStart"/>
              <w:r>
                <w:rPr>
                  <w:sz w:val="22"/>
                </w:rPr>
                <w:t>cách</w:t>
              </w:r>
              <w:proofErr w:type="spellEnd"/>
              <w:r>
                <w:rPr>
                  <w:sz w:val="22"/>
                </w:rPr>
                <w:t xml:space="preserve"> </w:t>
              </w:r>
              <w:proofErr w:type="spellStart"/>
              <w:r>
                <w:rPr>
                  <w:sz w:val="22"/>
                </w:rPr>
                <w:t>có</w:t>
              </w:r>
              <w:proofErr w:type="spellEnd"/>
              <w:r>
                <w:rPr>
                  <w:sz w:val="22"/>
                </w:rPr>
                <w:t xml:space="preserve"> </w:t>
              </w:r>
              <w:proofErr w:type="spellStart"/>
              <w:r>
                <w:rPr>
                  <w:sz w:val="22"/>
                </w:rPr>
                <w:t>hệ</w:t>
              </w:r>
              <w:proofErr w:type="spellEnd"/>
              <w:r>
                <w:rPr>
                  <w:sz w:val="22"/>
                </w:rPr>
                <w:t xml:space="preserve"> </w:t>
              </w:r>
              <w:proofErr w:type="spellStart"/>
              <w:r>
                <w:rPr>
                  <w:sz w:val="22"/>
                </w:rPr>
                <w:t>thống</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1E7228CB" w14:textId="77777777" w:rsidR="00636738" w:rsidRDefault="00636738" w:rsidP="008F3BFF">
            <w:pPr>
              <w:spacing w:before="20" w:after="20" w:line="240" w:lineRule="auto"/>
              <w:rPr>
                <w:ins w:id="432" w:author="Công Nguyễn Văn" w:date="2019-09-03T13:28:00Z"/>
                <w:sz w:val="22"/>
              </w:rPr>
            </w:pPr>
            <w:ins w:id="433"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C93B370" w14:textId="77777777" w:rsidR="00636738" w:rsidRDefault="00636738" w:rsidP="008F3BFF">
            <w:pPr>
              <w:spacing w:before="20" w:after="20" w:line="240" w:lineRule="auto"/>
              <w:rPr>
                <w:ins w:id="434" w:author="Công Nguyễn Văn" w:date="2019-09-03T13:28:00Z"/>
                <w:sz w:val="22"/>
              </w:rPr>
            </w:pPr>
            <w:ins w:id="435"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957924C" w14:textId="77777777" w:rsidR="00636738" w:rsidRDefault="00636738" w:rsidP="008F3BFF">
            <w:pPr>
              <w:spacing w:before="20" w:after="20" w:line="240" w:lineRule="auto"/>
              <w:rPr>
                <w:ins w:id="436" w:author="Công Nguyễn Văn" w:date="2019-09-03T13:28:00Z"/>
                <w:sz w:val="22"/>
              </w:rPr>
            </w:pPr>
            <w:ins w:id="437"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F9459CE" w14:textId="77777777" w:rsidR="00636738" w:rsidRDefault="00636738" w:rsidP="008F3BFF">
            <w:pPr>
              <w:spacing w:before="20" w:after="20" w:line="240" w:lineRule="auto"/>
              <w:rPr>
                <w:ins w:id="438" w:author="Công Nguyễn Văn" w:date="2019-09-03T13:28:00Z"/>
                <w:sz w:val="22"/>
              </w:rPr>
            </w:pPr>
            <w:ins w:id="439"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94618C3" w14:textId="77777777" w:rsidR="00636738" w:rsidRDefault="00636738" w:rsidP="008F3BFF">
            <w:pPr>
              <w:spacing w:before="20" w:after="20" w:line="240" w:lineRule="auto"/>
              <w:rPr>
                <w:ins w:id="440" w:author="Công Nguyễn Văn" w:date="2019-09-03T13:28:00Z"/>
                <w:sz w:val="22"/>
              </w:rPr>
            </w:pPr>
            <w:ins w:id="441" w:author="Công Nguyễn Văn" w:date="2019-09-03T13:28:00Z">
              <w:r>
                <w:rPr>
                  <w:sz w:val="22"/>
                </w:rPr>
                <w:t>55</w:t>
              </w:r>
            </w:ins>
          </w:p>
        </w:tc>
      </w:tr>
      <w:tr w:rsidR="00636738" w14:paraId="27745D76" w14:textId="77777777" w:rsidTr="008F3BFF">
        <w:trPr>
          <w:ins w:id="442"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7BB63A85" w14:textId="77777777" w:rsidR="00636738" w:rsidRDefault="00636738" w:rsidP="008F3BFF">
            <w:pPr>
              <w:spacing w:before="20" w:after="20" w:line="240" w:lineRule="auto"/>
              <w:rPr>
                <w:ins w:id="443" w:author="Công Nguyễn Văn" w:date="2019-09-03T13:28:00Z"/>
                <w:color w:val="000000"/>
                <w:sz w:val="22"/>
              </w:rPr>
            </w:pPr>
            <w:ins w:id="444" w:author="Công Nguyễn Văn" w:date="2019-09-03T13:28:00Z">
              <w:r>
                <w:rPr>
                  <w:color w:val="000000"/>
                  <w:sz w:val="22"/>
                </w:rPr>
                <w:t>6</w:t>
              </w:r>
            </w:ins>
          </w:p>
        </w:tc>
        <w:tc>
          <w:tcPr>
            <w:tcW w:w="6690" w:type="dxa"/>
            <w:tcBorders>
              <w:top w:val="single" w:sz="4" w:space="0" w:color="auto"/>
              <w:left w:val="single" w:sz="4" w:space="0" w:color="auto"/>
              <w:bottom w:val="single" w:sz="4" w:space="0" w:color="auto"/>
              <w:right w:val="single" w:sz="4" w:space="0" w:color="auto"/>
            </w:tcBorders>
            <w:hideMark/>
          </w:tcPr>
          <w:p w14:paraId="18F00611" w14:textId="77777777" w:rsidR="00636738" w:rsidRDefault="00636738" w:rsidP="008F3BFF">
            <w:pPr>
              <w:spacing w:before="20" w:after="20" w:line="240" w:lineRule="auto"/>
              <w:rPr>
                <w:ins w:id="445" w:author="Công Nguyễn Văn" w:date="2019-09-03T13:28:00Z"/>
                <w:sz w:val="22"/>
              </w:rPr>
            </w:pPr>
            <w:proofErr w:type="spellStart"/>
            <w:ins w:id="446" w:author="Công Nguyễn Văn" w:date="2019-09-03T13:28:00Z">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được</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một</w:t>
              </w:r>
              <w:proofErr w:type="spellEnd"/>
              <w:r>
                <w:rPr>
                  <w:sz w:val="22"/>
                </w:rPr>
                <w:t xml:space="preserve"> </w:t>
              </w:r>
              <w:proofErr w:type="spellStart"/>
              <w:r>
                <w:rPr>
                  <w:sz w:val="22"/>
                </w:rPr>
                <w:t>cách</w:t>
              </w:r>
              <w:proofErr w:type="spellEnd"/>
              <w:r>
                <w:rPr>
                  <w:sz w:val="22"/>
                </w:rPr>
                <w:t xml:space="preserve"> logic </w:t>
              </w:r>
              <w:proofErr w:type="spellStart"/>
              <w:r>
                <w:rPr>
                  <w:sz w:val="22"/>
                </w:rPr>
                <w:t>và</w:t>
              </w:r>
              <w:proofErr w:type="spellEnd"/>
              <w:r>
                <w:rPr>
                  <w:sz w:val="22"/>
                </w:rPr>
                <w:t xml:space="preserve"> </w:t>
              </w:r>
              <w:proofErr w:type="spellStart"/>
              <w:r>
                <w:rPr>
                  <w:sz w:val="22"/>
                </w:rPr>
                <w:t>dễ</w:t>
              </w:r>
              <w:proofErr w:type="spellEnd"/>
              <w:r>
                <w:rPr>
                  <w:sz w:val="22"/>
                </w:rPr>
                <w:t xml:space="preserve"> </w:t>
              </w:r>
              <w:proofErr w:type="spellStart"/>
              <w:r>
                <w:rPr>
                  <w:sz w:val="22"/>
                </w:rPr>
                <w:t>hiểu</w:t>
              </w:r>
              <w:proofErr w:type="spellEnd"/>
              <w:r>
                <w:rPr>
                  <w:sz w:val="22"/>
                </w:rPr>
                <w:t xml:space="preserve">, </w:t>
              </w:r>
              <w:proofErr w:type="spellStart"/>
              <w:r>
                <w:rPr>
                  <w:sz w:val="22"/>
                </w:rPr>
                <w:t>tất</w:t>
              </w:r>
              <w:proofErr w:type="spellEnd"/>
              <w:r>
                <w:rPr>
                  <w:sz w:val="22"/>
                </w:rPr>
                <w:t xml:space="preserve"> </w:t>
              </w:r>
              <w:proofErr w:type="spellStart"/>
              <w:r>
                <w:rPr>
                  <w:sz w:val="22"/>
                </w:rPr>
                <w:t>cả</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đều</w:t>
              </w:r>
              <w:proofErr w:type="spellEnd"/>
              <w:r>
                <w:rPr>
                  <w:sz w:val="22"/>
                </w:rPr>
                <w:t xml:space="preserve"> </w:t>
              </w:r>
              <w:proofErr w:type="spellStart"/>
              <w:r>
                <w:rPr>
                  <w:sz w:val="22"/>
                </w:rPr>
                <w:t>được</w:t>
              </w:r>
              <w:proofErr w:type="spellEnd"/>
              <w:r>
                <w:rPr>
                  <w:sz w:val="22"/>
                </w:rPr>
                <w:t xml:space="preserve"> </w:t>
              </w:r>
              <w:proofErr w:type="spellStart"/>
              <w:r>
                <w:rPr>
                  <w:sz w:val="22"/>
                </w:rPr>
                <w:t>phân</w:t>
              </w:r>
              <w:proofErr w:type="spellEnd"/>
              <w:r>
                <w:rPr>
                  <w:sz w:val="22"/>
                </w:rPr>
                <w:t xml:space="preserve"> </w:t>
              </w:r>
              <w:proofErr w:type="spellStart"/>
              <w:r>
                <w:rPr>
                  <w:sz w:val="22"/>
                </w:rPr>
                <w:t>tích</w:t>
              </w:r>
              <w:proofErr w:type="spellEnd"/>
              <w:r>
                <w:rPr>
                  <w:sz w:val="22"/>
                </w:rPr>
                <w:t xml:space="preserve"> </w:t>
              </w:r>
              <w:proofErr w:type="spellStart"/>
              <w:r>
                <w:rPr>
                  <w:sz w:val="22"/>
                </w:rPr>
                <w:t>và</w:t>
              </w:r>
              <w:proofErr w:type="spellEnd"/>
              <w:r>
                <w:rPr>
                  <w:sz w:val="22"/>
                </w:rPr>
                <w:t xml:space="preserve"> </w:t>
              </w:r>
              <w:proofErr w:type="spellStart"/>
              <w:r>
                <w:rPr>
                  <w:sz w:val="22"/>
                </w:rPr>
                <w:t>đánh</w:t>
              </w:r>
              <w:proofErr w:type="spellEnd"/>
              <w:r>
                <w:rPr>
                  <w:sz w:val="22"/>
                </w:rPr>
                <w:t xml:space="preserve"> </w:t>
              </w:r>
              <w:proofErr w:type="spellStart"/>
              <w:r>
                <w:rPr>
                  <w:sz w:val="22"/>
                </w:rPr>
                <w:t>giá</w:t>
              </w:r>
              <w:proofErr w:type="spellEnd"/>
              <w:r>
                <w:rPr>
                  <w:sz w:val="22"/>
                </w:rPr>
                <w:t xml:space="preserve"> </w:t>
              </w:r>
              <w:proofErr w:type="spellStart"/>
              <w:r>
                <w:rPr>
                  <w:sz w:val="22"/>
                </w:rPr>
                <w:t>thỏa</w:t>
              </w:r>
              <w:proofErr w:type="spellEnd"/>
              <w:r>
                <w:rPr>
                  <w:sz w:val="22"/>
                </w:rPr>
                <w:t xml:space="preserve"> </w:t>
              </w:r>
              <w:proofErr w:type="spellStart"/>
              <w:r>
                <w:rPr>
                  <w:sz w:val="22"/>
                </w:rPr>
                <w:t>đáng</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4B25767E" w14:textId="77777777" w:rsidR="00636738" w:rsidRDefault="00636738" w:rsidP="008F3BFF">
            <w:pPr>
              <w:spacing w:before="20" w:after="20" w:line="240" w:lineRule="auto"/>
              <w:rPr>
                <w:ins w:id="447" w:author="Công Nguyễn Văn" w:date="2019-09-03T13:28:00Z"/>
                <w:sz w:val="22"/>
              </w:rPr>
            </w:pPr>
            <w:ins w:id="448"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73FA214" w14:textId="77777777" w:rsidR="00636738" w:rsidRDefault="00636738" w:rsidP="008F3BFF">
            <w:pPr>
              <w:spacing w:before="20" w:after="20" w:line="240" w:lineRule="auto"/>
              <w:rPr>
                <w:ins w:id="449" w:author="Công Nguyễn Văn" w:date="2019-09-03T13:28:00Z"/>
                <w:sz w:val="22"/>
              </w:rPr>
            </w:pPr>
            <w:ins w:id="450"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F39BF17" w14:textId="77777777" w:rsidR="00636738" w:rsidRDefault="00636738" w:rsidP="008F3BFF">
            <w:pPr>
              <w:spacing w:before="20" w:after="20" w:line="240" w:lineRule="auto"/>
              <w:rPr>
                <w:ins w:id="451" w:author="Công Nguyễn Văn" w:date="2019-09-03T13:28:00Z"/>
                <w:sz w:val="22"/>
              </w:rPr>
            </w:pPr>
            <w:ins w:id="452"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564CFDD" w14:textId="77777777" w:rsidR="00636738" w:rsidRDefault="00636738" w:rsidP="008F3BFF">
            <w:pPr>
              <w:spacing w:before="20" w:after="20" w:line="240" w:lineRule="auto"/>
              <w:rPr>
                <w:ins w:id="453" w:author="Công Nguyễn Văn" w:date="2019-09-03T13:28:00Z"/>
                <w:sz w:val="22"/>
              </w:rPr>
            </w:pPr>
            <w:ins w:id="454"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7872A73" w14:textId="77777777" w:rsidR="00636738" w:rsidRDefault="00636738" w:rsidP="008F3BFF">
            <w:pPr>
              <w:spacing w:before="20" w:after="20" w:line="240" w:lineRule="auto"/>
              <w:rPr>
                <w:ins w:id="455" w:author="Công Nguyễn Văn" w:date="2019-09-03T13:28:00Z"/>
                <w:sz w:val="22"/>
              </w:rPr>
            </w:pPr>
            <w:ins w:id="456" w:author="Công Nguyễn Văn" w:date="2019-09-03T13:28:00Z">
              <w:r>
                <w:rPr>
                  <w:sz w:val="22"/>
                </w:rPr>
                <w:t>55</w:t>
              </w:r>
            </w:ins>
          </w:p>
        </w:tc>
      </w:tr>
      <w:tr w:rsidR="00636738" w14:paraId="6C5F332B" w14:textId="77777777" w:rsidTr="008F3BFF">
        <w:trPr>
          <w:ins w:id="457"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6324FFC" w14:textId="77777777" w:rsidR="00636738" w:rsidRDefault="00636738" w:rsidP="008F3BFF">
            <w:pPr>
              <w:spacing w:before="20" w:after="20" w:line="240" w:lineRule="auto"/>
              <w:rPr>
                <w:ins w:id="458" w:author="Công Nguyễn Văn" w:date="2019-09-03T13:28:00Z"/>
                <w:color w:val="000000"/>
                <w:sz w:val="22"/>
              </w:rPr>
            </w:pPr>
            <w:ins w:id="459" w:author="Công Nguyễn Văn" w:date="2019-09-03T13:28:00Z">
              <w:r>
                <w:rPr>
                  <w:color w:val="000000"/>
                  <w:sz w:val="22"/>
                </w:rPr>
                <w:t>7</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3334166" w14:textId="77777777" w:rsidR="00636738" w:rsidRDefault="00636738" w:rsidP="008F3BFF">
            <w:pPr>
              <w:spacing w:before="20" w:after="20" w:line="240" w:lineRule="auto"/>
              <w:rPr>
                <w:ins w:id="460" w:author="Công Nguyễn Văn" w:date="2019-09-03T13:28:00Z"/>
                <w:sz w:val="22"/>
              </w:rPr>
            </w:pPr>
            <w:proofErr w:type="spellStart"/>
            <w:ins w:id="461" w:author="Công Nguyễn Văn" w:date="2019-09-03T13:28:00Z">
              <w:r>
                <w:rPr>
                  <w:sz w:val="22"/>
                </w:rPr>
                <w:t>Trong</w:t>
              </w:r>
              <w:proofErr w:type="spellEnd"/>
              <w:r>
                <w:rPr>
                  <w:sz w:val="22"/>
                </w:rPr>
                <w:t xml:space="preserve"> </w:t>
              </w:r>
              <w:proofErr w:type="spellStart"/>
              <w:r>
                <w:rPr>
                  <w:sz w:val="22"/>
                </w:rPr>
                <w:t>phần</w:t>
              </w:r>
              <w:proofErr w:type="spellEnd"/>
              <w:r>
                <w:rPr>
                  <w:sz w:val="22"/>
                </w:rPr>
                <w:t xml:space="preserve"> </w:t>
              </w:r>
              <w:proofErr w:type="spellStart"/>
              <w:r>
                <w:rPr>
                  <w:sz w:val="22"/>
                </w:rPr>
                <w:t>kết</w:t>
              </w:r>
              <w:proofErr w:type="spellEnd"/>
              <w:r>
                <w:rPr>
                  <w:sz w:val="22"/>
                </w:rPr>
                <w:t xml:space="preserve"> </w:t>
              </w:r>
              <w:proofErr w:type="spellStart"/>
              <w:r>
                <w:rPr>
                  <w:sz w:val="22"/>
                </w:rPr>
                <w:t>luận</w:t>
              </w:r>
              <w:proofErr w:type="spellEnd"/>
              <w:r>
                <w:rPr>
                  <w:sz w:val="22"/>
                </w:rPr>
                <w:t xml:space="preserve">, </w:t>
              </w:r>
              <w:proofErr w:type="spellStart"/>
              <w:r>
                <w:rPr>
                  <w:sz w:val="22"/>
                </w:rPr>
                <w:t>tác</w:t>
              </w:r>
              <w:proofErr w:type="spellEnd"/>
              <w:r>
                <w:rPr>
                  <w:sz w:val="22"/>
                </w:rPr>
                <w:t xml:space="preserve"> </w:t>
              </w:r>
              <w:proofErr w:type="spellStart"/>
              <w:r>
                <w:rPr>
                  <w:sz w:val="22"/>
                </w:rPr>
                <w:t>giả</w:t>
              </w:r>
              <w:proofErr w:type="spellEnd"/>
              <w:r>
                <w:rPr>
                  <w:sz w:val="22"/>
                </w:rPr>
                <w:t xml:space="preserve"> </w:t>
              </w:r>
              <w:proofErr w:type="spellStart"/>
              <w:r>
                <w:rPr>
                  <w:sz w:val="22"/>
                </w:rPr>
                <w:t>chỉ</w:t>
              </w:r>
              <w:proofErr w:type="spellEnd"/>
              <w:r>
                <w:rPr>
                  <w:sz w:val="22"/>
                </w:rPr>
                <w:t xml:space="preserve"> </w:t>
              </w:r>
              <w:proofErr w:type="spellStart"/>
              <w:r>
                <w:rPr>
                  <w:sz w:val="22"/>
                </w:rPr>
                <w:t>rõ</w:t>
              </w:r>
              <w:proofErr w:type="spellEnd"/>
              <w:r>
                <w:rPr>
                  <w:sz w:val="22"/>
                </w:rPr>
                <w:t xml:space="preserve"> </w:t>
              </w:r>
              <w:proofErr w:type="spellStart"/>
              <w:r>
                <w:rPr>
                  <w:sz w:val="22"/>
                </w:rPr>
                <w:t>sự</w:t>
              </w:r>
              <w:proofErr w:type="spellEnd"/>
              <w:r>
                <w:rPr>
                  <w:sz w:val="22"/>
                </w:rPr>
                <w:t xml:space="preserve"> </w:t>
              </w:r>
              <w:proofErr w:type="spellStart"/>
              <w:r>
                <w:rPr>
                  <w:sz w:val="22"/>
                </w:rPr>
                <w:t>khác</w:t>
              </w:r>
              <w:proofErr w:type="spellEnd"/>
              <w:r>
                <w:rPr>
                  <w:sz w:val="22"/>
                </w:rPr>
                <w:t xml:space="preserve"> </w:t>
              </w:r>
              <w:proofErr w:type="spellStart"/>
              <w:r>
                <w:rPr>
                  <w:sz w:val="22"/>
                </w:rPr>
                <w:t>biệt</w:t>
              </w:r>
              <w:proofErr w:type="spellEnd"/>
              <w:r>
                <w:rPr>
                  <w:sz w:val="22"/>
                </w:rPr>
                <w:t xml:space="preserve"> (</w:t>
              </w:r>
              <w:proofErr w:type="spellStart"/>
              <w:r>
                <w:rPr>
                  <w:sz w:val="22"/>
                </w:rPr>
                <w:t>nếu</w:t>
              </w:r>
              <w:proofErr w:type="spellEnd"/>
              <w:r>
                <w:rPr>
                  <w:sz w:val="22"/>
                </w:rPr>
                <w:t xml:space="preserve"> </w:t>
              </w:r>
              <w:proofErr w:type="spellStart"/>
              <w:r>
                <w:rPr>
                  <w:sz w:val="22"/>
                </w:rPr>
                <w:t>có</w:t>
              </w:r>
              <w:proofErr w:type="spellEnd"/>
              <w:r>
                <w:rPr>
                  <w:sz w:val="22"/>
                </w:rPr>
                <w:t xml:space="preserve">) </w:t>
              </w:r>
              <w:proofErr w:type="spellStart"/>
              <w:r>
                <w:rPr>
                  <w:sz w:val="22"/>
                </w:rPr>
                <w:t>giữa</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đạt</w:t>
              </w:r>
              <w:proofErr w:type="spellEnd"/>
              <w:r>
                <w:rPr>
                  <w:sz w:val="22"/>
                </w:rPr>
                <w:t xml:space="preserve"> </w:t>
              </w:r>
              <w:proofErr w:type="spellStart"/>
              <w:r>
                <w:rPr>
                  <w:sz w:val="22"/>
                </w:rPr>
                <w:t>được</w:t>
              </w:r>
              <w:proofErr w:type="spellEnd"/>
              <w:r>
                <w:rPr>
                  <w:sz w:val="22"/>
                </w:rPr>
                <w:t xml:space="preserve"> </w:t>
              </w:r>
              <w:proofErr w:type="spellStart"/>
              <w:r>
                <w:rPr>
                  <w:sz w:val="22"/>
                </w:rPr>
                <w:t>và</w:t>
              </w:r>
              <w:proofErr w:type="spellEnd"/>
              <w:r>
                <w:rPr>
                  <w:sz w:val="22"/>
                </w:rPr>
                <w:t xml:space="preserve"> </w:t>
              </w:r>
              <w:proofErr w:type="spellStart"/>
              <w:r>
                <w:rPr>
                  <w:sz w:val="22"/>
                </w:rPr>
                <w:t>mục</w:t>
              </w:r>
              <w:proofErr w:type="spellEnd"/>
              <w:r>
                <w:rPr>
                  <w:sz w:val="22"/>
                </w:rPr>
                <w:t xml:space="preserve"> </w:t>
              </w:r>
              <w:proofErr w:type="spellStart"/>
              <w:r>
                <w:rPr>
                  <w:sz w:val="22"/>
                </w:rPr>
                <w:t>tiêu</w:t>
              </w:r>
              <w:proofErr w:type="spellEnd"/>
              <w:r>
                <w:rPr>
                  <w:sz w:val="22"/>
                </w:rPr>
                <w:t xml:space="preserve"> ban </w:t>
              </w:r>
              <w:proofErr w:type="spellStart"/>
              <w:r>
                <w:rPr>
                  <w:sz w:val="22"/>
                </w:rPr>
                <w:t>đầu</w:t>
              </w:r>
              <w:proofErr w:type="spellEnd"/>
              <w:r>
                <w:rPr>
                  <w:sz w:val="22"/>
                </w:rPr>
                <w:t xml:space="preserve"> </w:t>
              </w:r>
              <w:proofErr w:type="spellStart"/>
              <w:r>
                <w:rPr>
                  <w:sz w:val="22"/>
                </w:rPr>
                <w:t>đề</w:t>
              </w:r>
              <w:proofErr w:type="spellEnd"/>
              <w:r>
                <w:rPr>
                  <w:sz w:val="22"/>
                </w:rPr>
                <w:t xml:space="preserve"> ra </w:t>
              </w:r>
              <w:proofErr w:type="spellStart"/>
              <w:r>
                <w:rPr>
                  <w:sz w:val="22"/>
                </w:rPr>
                <w:t>đồng</w:t>
              </w:r>
              <w:proofErr w:type="spellEnd"/>
              <w:r>
                <w:rPr>
                  <w:sz w:val="22"/>
                </w:rPr>
                <w:t xml:space="preserve"> </w:t>
              </w:r>
              <w:proofErr w:type="spellStart"/>
              <w:r>
                <w:rPr>
                  <w:sz w:val="22"/>
                </w:rPr>
                <w:t>thời</w:t>
              </w:r>
              <w:proofErr w:type="spellEnd"/>
              <w:r>
                <w:rPr>
                  <w:sz w:val="22"/>
                </w:rPr>
                <w:t xml:space="preserve"> </w:t>
              </w:r>
              <w:proofErr w:type="spellStart"/>
              <w:r>
                <w:rPr>
                  <w:sz w:val="22"/>
                </w:rPr>
                <w:t>cung</w:t>
              </w:r>
              <w:proofErr w:type="spellEnd"/>
              <w:r>
                <w:rPr>
                  <w:sz w:val="22"/>
                </w:rPr>
                <w:t xml:space="preserve"> </w:t>
              </w:r>
              <w:proofErr w:type="spellStart"/>
              <w:r>
                <w:rPr>
                  <w:sz w:val="22"/>
                </w:rPr>
                <w:t>cấp</w:t>
              </w:r>
              <w:proofErr w:type="spellEnd"/>
              <w:r>
                <w:rPr>
                  <w:sz w:val="22"/>
                </w:rPr>
                <w:t xml:space="preserve"> </w:t>
              </w:r>
              <w:proofErr w:type="spellStart"/>
              <w:r>
                <w:rPr>
                  <w:sz w:val="22"/>
                </w:rPr>
                <w:t>lập</w:t>
              </w:r>
              <w:proofErr w:type="spellEnd"/>
              <w:r>
                <w:rPr>
                  <w:sz w:val="22"/>
                </w:rPr>
                <w:t xml:space="preserve"> </w:t>
              </w:r>
              <w:proofErr w:type="spellStart"/>
              <w:r>
                <w:rPr>
                  <w:sz w:val="22"/>
                </w:rPr>
                <w:t>luận</w:t>
              </w:r>
              <w:proofErr w:type="spellEnd"/>
              <w:r>
                <w:rPr>
                  <w:sz w:val="22"/>
                </w:rPr>
                <w:t xml:space="preserve"> </w:t>
              </w:r>
              <w:proofErr w:type="spellStart"/>
              <w:r>
                <w:rPr>
                  <w:sz w:val="22"/>
                </w:rPr>
                <w:t>để</w:t>
              </w:r>
              <w:proofErr w:type="spellEnd"/>
              <w:r>
                <w:rPr>
                  <w:sz w:val="22"/>
                </w:rPr>
                <w:t xml:space="preserve"> </w:t>
              </w:r>
              <w:proofErr w:type="spellStart"/>
              <w:r>
                <w:rPr>
                  <w:sz w:val="22"/>
                </w:rPr>
                <w:t>đề</w:t>
              </w:r>
              <w:proofErr w:type="spellEnd"/>
              <w:r>
                <w:rPr>
                  <w:sz w:val="22"/>
                </w:rPr>
                <w:t xml:space="preserve"> </w:t>
              </w:r>
              <w:proofErr w:type="spellStart"/>
              <w:r>
                <w:rPr>
                  <w:sz w:val="22"/>
                </w:rPr>
                <w:t>xuất</w:t>
              </w:r>
              <w:proofErr w:type="spellEnd"/>
              <w:r>
                <w:rPr>
                  <w:sz w:val="22"/>
                </w:rPr>
                <w:t xml:space="preserve"> </w:t>
              </w:r>
              <w:proofErr w:type="spellStart"/>
              <w:r>
                <w:rPr>
                  <w:sz w:val="22"/>
                </w:rPr>
                <w:t>hướng</w:t>
              </w:r>
              <w:proofErr w:type="spellEnd"/>
              <w:r>
                <w:rPr>
                  <w:sz w:val="22"/>
                </w:rPr>
                <w:t xml:space="preserve"> </w:t>
              </w:r>
              <w:proofErr w:type="spellStart"/>
              <w:r>
                <w:rPr>
                  <w:sz w:val="22"/>
                </w:rPr>
                <w:t>giải</w:t>
              </w:r>
              <w:proofErr w:type="spellEnd"/>
              <w:r>
                <w:rPr>
                  <w:sz w:val="22"/>
                </w:rPr>
                <w:t xml:space="preserve"> </w:t>
              </w:r>
              <w:proofErr w:type="spellStart"/>
              <w:r>
                <w:rPr>
                  <w:sz w:val="22"/>
                </w:rPr>
                <w:t>quyết</w:t>
              </w:r>
              <w:proofErr w:type="spellEnd"/>
              <w:r>
                <w:rPr>
                  <w:sz w:val="22"/>
                </w:rPr>
                <w:t xml:space="preserve"> </w:t>
              </w:r>
              <w:proofErr w:type="spellStart"/>
              <w:r>
                <w:rPr>
                  <w:sz w:val="22"/>
                </w:rPr>
                <w:t>có</w:t>
              </w:r>
              <w:proofErr w:type="spellEnd"/>
              <w:r>
                <w:rPr>
                  <w:sz w:val="22"/>
                </w:rPr>
                <w:t xml:space="preserve"> </w:t>
              </w:r>
              <w:proofErr w:type="spellStart"/>
              <w:r>
                <w:rPr>
                  <w:sz w:val="22"/>
                </w:rPr>
                <w:t>thể</w:t>
              </w:r>
              <w:proofErr w:type="spellEnd"/>
              <w:r>
                <w:rPr>
                  <w:sz w:val="22"/>
                </w:rPr>
                <w:t xml:space="preserve"> </w:t>
              </w:r>
              <w:proofErr w:type="spellStart"/>
              <w:r>
                <w:rPr>
                  <w:sz w:val="22"/>
                </w:rPr>
                <w:t>thực</w:t>
              </w:r>
              <w:proofErr w:type="spellEnd"/>
              <w:r>
                <w:rPr>
                  <w:sz w:val="22"/>
                </w:rPr>
                <w:t xml:space="preserve"> </w:t>
              </w:r>
              <w:proofErr w:type="spellStart"/>
              <w:r>
                <w:rPr>
                  <w:sz w:val="22"/>
                </w:rPr>
                <w:t>hiện</w:t>
              </w:r>
              <w:proofErr w:type="spellEnd"/>
              <w:r>
                <w:rPr>
                  <w:sz w:val="22"/>
                </w:rPr>
                <w:t xml:space="preserve"> </w:t>
              </w:r>
              <w:proofErr w:type="spellStart"/>
              <w:r>
                <w:rPr>
                  <w:sz w:val="22"/>
                </w:rPr>
                <w:t>trong</w:t>
              </w:r>
              <w:proofErr w:type="spellEnd"/>
              <w:r>
                <w:rPr>
                  <w:sz w:val="22"/>
                </w:rPr>
                <w:t xml:space="preserve"> </w:t>
              </w:r>
              <w:proofErr w:type="spellStart"/>
              <w:r>
                <w:rPr>
                  <w:sz w:val="22"/>
                </w:rPr>
                <w:t>tương</w:t>
              </w:r>
              <w:proofErr w:type="spellEnd"/>
              <w:r>
                <w:rPr>
                  <w:sz w:val="22"/>
                </w:rPr>
                <w:t xml:space="preserve"> </w:t>
              </w:r>
              <w:proofErr w:type="spellStart"/>
              <w:r>
                <w:rPr>
                  <w:sz w:val="22"/>
                </w:rPr>
                <w:t>lai</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2060D181" w14:textId="77777777" w:rsidR="00636738" w:rsidRDefault="00636738" w:rsidP="008F3BFF">
            <w:pPr>
              <w:spacing w:before="20" w:after="20" w:line="240" w:lineRule="auto"/>
              <w:rPr>
                <w:ins w:id="462" w:author="Công Nguyễn Văn" w:date="2019-09-03T13:28:00Z"/>
                <w:sz w:val="22"/>
              </w:rPr>
            </w:pPr>
            <w:ins w:id="463"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D520779" w14:textId="77777777" w:rsidR="00636738" w:rsidRDefault="00636738" w:rsidP="008F3BFF">
            <w:pPr>
              <w:spacing w:before="20" w:after="20" w:line="240" w:lineRule="auto"/>
              <w:rPr>
                <w:ins w:id="464" w:author="Công Nguyễn Văn" w:date="2019-09-03T13:28:00Z"/>
                <w:sz w:val="22"/>
              </w:rPr>
            </w:pPr>
            <w:ins w:id="465"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EF57CFC" w14:textId="77777777" w:rsidR="00636738" w:rsidRDefault="00636738" w:rsidP="008F3BFF">
            <w:pPr>
              <w:spacing w:before="20" w:after="20" w:line="240" w:lineRule="auto"/>
              <w:rPr>
                <w:ins w:id="466" w:author="Công Nguyễn Văn" w:date="2019-09-03T13:28:00Z"/>
                <w:sz w:val="22"/>
              </w:rPr>
            </w:pPr>
            <w:ins w:id="467"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AC882B8" w14:textId="77777777" w:rsidR="00636738" w:rsidRDefault="00636738" w:rsidP="008F3BFF">
            <w:pPr>
              <w:spacing w:before="20" w:after="20" w:line="240" w:lineRule="auto"/>
              <w:rPr>
                <w:ins w:id="468" w:author="Công Nguyễn Văn" w:date="2019-09-03T13:28:00Z"/>
                <w:sz w:val="22"/>
              </w:rPr>
            </w:pPr>
            <w:ins w:id="469"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94BCF5E" w14:textId="77777777" w:rsidR="00636738" w:rsidRDefault="00636738" w:rsidP="008F3BFF">
            <w:pPr>
              <w:spacing w:before="20" w:after="20" w:line="240" w:lineRule="auto"/>
              <w:rPr>
                <w:ins w:id="470" w:author="Công Nguyễn Văn" w:date="2019-09-03T13:28:00Z"/>
                <w:sz w:val="22"/>
              </w:rPr>
            </w:pPr>
            <w:ins w:id="471" w:author="Công Nguyễn Văn" w:date="2019-09-03T13:28:00Z">
              <w:r>
                <w:rPr>
                  <w:sz w:val="22"/>
                </w:rPr>
                <w:t>55</w:t>
              </w:r>
            </w:ins>
          </w:p>
        </w:tc>
      </w:tr>
      <w:tr w:rsidR="00636738" w14:paraId="408B06D9" w14:textId="77777777" w:rsidTr="008F3BFF">
        <w:trPr>
          <w:ins w:id="472"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B3AF9BA" w14:textId="77777777" w:rsidR="00636738" w:rsidRDefault="00636738" w:rsidP="008F3BFF">
            <w:pPr>
              <w:spacing w:before="40" w:after="40" w:line="240" w:lineRule="auto"/>
              <w:rPr>
                <w:ins w:id="473" w:author="Công Nguyễn Văn" w:date="2019-09-03T13:28:00Z"/>
                <w:b/>
                <w:sz w:val="22"/>
              </w:rPr>
            </w:pPr>
            <w:proofErr w:type="spellStart"/>
            <w:ins w:id="474" w:author="Công Nguyễn Văn" w:date="2019-09-03T13:28:00Z">
              <w:r>
                <w:rPr>
                  <w:b/>
                  <w:sz w:val="22"/>
                </w:rPr>
                <w:t>Kỹ</w:t>
              </w:r>
              <w:proofErr w:type="spellEnd"/>
              <w:r>
                <w:rPr>
                  <w:b/>
                  <w:sz w:val="22"/>
                </w:rPr>
                <w:t xml:space="preserve"> </w:t>
              </w:r>
              <w:proofErr w:type="spellStart"/>
              <w:r>
                <w:rPr>
                  <w:b/>
                  <w:sz w:val="22"/>
                </w:rPr>
                <w:t>năng</w:t>
              </w:r>
              <w:proofErr w:type="spellEnd"/>
              <w:r>
                <w:rPr>
                  <w:b/>
                  <w:sz w:val="22"/>
                </w:rPr>
                <w:t xml:space="preserve"> </w:t>
              </w:r>
              <w:proofErr w:type="spellStart"/>
              <w:r>
                <w:rPr>
                  <w:b/>
                  <w:sz w:val="22"/>
                </w:rPr>
                <w:t>viết</w:t>
              </w:r>
              <w:proofErr w:type="spellEnd"/>
              <w:r>
                <w:rPr>
                  <w:b/>
                  <w:sz w:val="22"/>
                </w:rPr>
                <w:t xml:space="preserve"> </w:t>
              </w:r>
              <w:proofErr w:type="spellStart"/>
              <w:r>
                <w:rPr>
                  <w:b/>
                  <w:sz w:val="22"/>
                </w:rPr>
                <w:t>quyển</w:t>
              </w:r>
              <w:proofErr w:type="spellEnd"/>
              <w:r>
                <w:rPr>
                  <w:b/>
                  <w:sz w:val="22"/>
                </w:rPr>
                <w:t xml:space="preserve"> </w:t>
              </w:r>
              <w:proofErr w:type="spellStart"/>
              <w:r>
                <w:rPr>
                  <w:b/>
                  <w:sz w:val="22"/>
                </w:rPr>
                <w:t>đồ</w:t>
              </w:r>
              <w:proofErr w:type="spellEnd"/>
              <w:r>
                <w:rPr>
                  <w:b/>
                  <w:sz w:val="22"/>
                </w:rPr>
                <w:t xml:space="preserve"> </w:t>
              </w:r>
              <w:proofErr w:type="spellStart"/>
              <w:r>
                <w:rPr>
                  <w:b/>
                  <w:sz w:val="22"/>
                </w:rPr>
                <w:t>án</w:t>
              </w:r>
              <w:proofErr w:type="spellEnd"/>
              <w:r>
                <w:rPr>
                  <w:b/>
                  <w:sz w:val="22"/>
                </w:rPr>
                <w:t xml:space="preserve"> (10)</w:t>
              </w:r>
            </w:ins>
          </w:p>
        </w:tc>
      </w:tr>
      <w:tr w:rsidR="00636738" w14:paraId="0007E348" w14:textId="77777777" w:rsidTr="008F3BFF">
        <w:trPr>
          <w:ins w:id="475"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092881A" w14:textId="77777777" w:rsidR="00636738" w:rsidRDefault="00636738" w:rsidP="008F3BFF">
            <w:pPr>
              <w:spacing w:before="20" w:after="20" w:line="240" w:lineRule="auto"/>
              <w:rPr>
                <w:ins w:id="476" w:author="Công Nguyễn Văn" w:date="2019-09-03T13:28:00Z"/>
                <w:color w:val="000000"/>
                <w:sz w:val="22"/>
              </w:rPr>
            </w:pPr>
            <w:ins w:id="477" w:author="Công Nguyễn Văn" w:date="2019-09-03T13:28:00Z">
              <w:r>
                <w:rPr>
                  <w:color w:val="000000"/>
                  <w:sz w:val="22"/>
                </w:rPr>
                <w:t>8</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007C1C0D" w14:textId="77777777" w:rsidR="00636738" w:rsidRDefault="00636738" w:rsidP="008F3BFF">
            <w:pPr>
              <w:spacing w:before="20" w:after="20" w:line="240" w:lineRule="auto"/>
              <w:rPr>
                <w:ins w:id="478" w:author="Công Nguyễn Văn" w:date="2019-09-03T13:28:00Z"/>
                <w:sz w:val="22"/>
              </w:rPr>
            </w:pPr>
            <w:proofErr w:type="spellStart"/>
            <w:ins w:id="479" w:author="Công Nguyễn Văn" w:date="2019-09-03T13:28:00Z">
              <w:r>
                <w:rPr>
                  <w:sz w:val="22"/>
                </w:rPr>
                <w:t>Đồ</w:t>
              </w:r>
              <w:proofErr w:type="spellEnd"/>
              <w:r>
                <w:rPr>
                  <w:sz w:val="22"/>
                </w:rPr>
                <w:t xml:space="preserve"> </w:t>
              </w:r>
              <w:proofErr w:type="spellStart"/>
              <w:r>
                <w:rPr>
                  <w:sz w:val="22"/>
                </w:rPr>
                <w:t>án</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đúng</w:t>
              </w:r>
              <w:proofErr w:type="spellEnd"/>
              <w:r>
                <w:rPr>
                  <w:sz w:val="22"/>
                </w:rPr>
                <w:t xml:space="preserve"> </w:t>
              </w:r>
              <w:proofErr w:type="spellStart"/>
              <w:r>
                <w:rPr>
                  <w:sz w:val="22"/>
                </w:rPr>
                <w:t>mẫu</w:t>
              </w:r>
              <w:proofErr w:type="spellEnd"/>
              <w:r>
                <w:rPr>
                  <w:sz w:val="22"/>
                </w:rPr>
                <w:t xml:space="preserve"> </w:t>
              </w:r>
              <w:proofErr w:type="spellStart"/>
              <w:r>
                <w:rPr>
                  <w:sz w:val="22"/>
                </w:rPr>
                <w:t>quy</w:t>
              </w:r>
              <w:proofErr w:type="spellEnd"/>
              <w:r>
                <w:rPr>
                  <w:sz w:val="22"/>
                </w:rPr>
                <w:t xml:space="preserve"> </w:t>
              </w:r>
              <w:proofErr w:type="spellStart"/>
              <w:r>
                <w:rPr>
                  <w:sz w:val="22"/>
                </w:rPr>
                <w:t>định</w:t>
              </w:r>
              <w:proofErr w:type="spellEnd"/>
              <w:r>
                <w:rPr>
                  <w:sz w:val="22"/>
                </w:rPr>
                <w:t xml:space="preserve"> </w:t>
              </w:r>
              <w:proofErr w:type="spellStart"/>
              <w:r>
                <w:rPr>
                  <w:sz w:val="22"/>
                </w:rPr>
                <w:t>với</w:t>
              </w:r>
              <w:proofErr w:type="spellEnd"/>
              <w:r>
                <w:rPr>
                  <w:sz w:val="22"/>
                </w:rPr>
                <w:t xml:space="preserve"> </w:t>
              </w:r>
              <w:proofErr w:type="spellStart"/>
              <w:r>
                <w:rPr>
                  <w:sz w:val="22"/>
                </w:rPr>
                <w:t>cấu</w:t>
              </w:r>
              <w:proofErr w:type="spellEnd"/>
              <w:r>
                <w:rPr>
                  <w:sz w:val="22"/>
                </w:rPr>
                <w:t xml:space="preserve"> </w:t>
              </w:r>
              <w:proofErr w:type="spellStart"/>
              <w:r>
                <w:rPr>
                  <w:sz w:val="22"/>
                </w:rPr>
                <w:t>trúc</w:t>
              </w:r>
              <w:proofErr w:type="spellEnd"/>
              <w:r>
                <w:rPr>
                  <w:sz w:val="22"/>
                </w:rPr>
                <w:t xml:space="preserve"> </w:t>
              </w:r>
              <w:proofErr w:type="spellStart"/>
              <w:r>
                <w:rPr>
                  <w:sz w:val="22"/>
                </w:rPr>
                <w:t>các</w:t>
              </w:r>
              <w:proofErr w:type="spellEnd"/>
              <w:r>
                <w:rPr>
                  <w:sz w:val="22"/>
                </w:rPr>
                <w:t xml:space="preserve"> </w:t>
              </w:r>
              <w:proofErr w:type="spellStart"/>
              <w:r>
                <w:rPr>
                  <w:sz w:val="22"/>
                </w:rPr>
                <w:t>chương</w:t>
              </w:r>
              <w:proofErr w:type="spellEnd"/>
              <w:r>
                <w:rPr>
                  <w:sz w:val="22"/>
                </w:rPr>
                <w:t xml:space="preserve"> logic </w:t>
              </w:r>
              <w:proofErr w:type="spellStart"/>
              <w:r>
                <w:rPr>
                  <w:sz w:val="22"/>
                </w:rPr>
                <w:t>và</w:t>
              </w:r>
              <w:proofErr w:type="spellEnd"/>
              <w:r>
                <w:rPr>
                  <w:sz w:val="22"/>
                </w:rPr>
                <w:t xml:space="preserve"> </w:t>
              </w:r>
              <w:proofErr w:type="spellStart"/>
              <w:r>
                <w:rPr>
                  <w:sz w:val="22"/>
                </w:rPr>
                <w:t>đẹp</w:t>
              </w:r>
              <w:proofErr w:type="spellEnd"/>
              <w:r>
                <w:rPr>
                  <w:sz w:val="22"/>
                </w:rPr>
                <w:t xml:space="preserve"> </w:t>
              </w:r>
              <w:proofErr w:type="spellStart"/>
              <w:r>
                <w:rPr>
                  <w:sz w:val="22"/>
                </w:rPr>
                <w:t>mắt</w:t>
              </w:r>
              <w:proofErr w:type="spellEnd"/>
              <w:r>
                <w:rPr>
                  <w:sz w:val="22"/>
                </w:rPr>
                <w:t xml:space="preserve"> (</w:t>
              </w:r>
              <w:proofErr w:type="spellStart"/>
              <w:r>
                <w:rPr>
                  <w:sz w:val="22"/>
                </w:rPr>
                <w:t>bảng</w:t>
              </w:r>
              <w:proofErr w:type="spellEnd"/>
              <w:r>
                <w:rPr>
                  <w:sz w:val="22"/>
                </w:rPr>
                <w:t xml:space="preserve"> </w:t>
              </w:r>
              <w:proofErr w:type="spellStart"/>
              <w:r>
                <w:rPr>
                  <w:sz w:val="22"/>
                </w:rPr>
                <w:t>biểu</w:t>
              </w:r>
              <w:proofErr w:type="spellEnd"/>
              <w:r>
                <w:rPr>
                  <w:sz w:val="22"/>
                </w:rPr>
                <w:t xml:space="preserve">, </w:t>
              </w:r>
              <w:proofErr w:type="spellStart"/>
              <w:r>
                <w:rPr>
                  <w:sz w:val="22"/>
                </w:rPr>
                <w:t>hình</w:t>
              </w:r>
              <w:proofErr w:type="spellEnd"/>
              <w:r>
                <w:rPr>
                  <w:sz w:val="22"/>
                </w:rPr>
                <w:t xml:space="preserve"> </w:t>
              </w:r>
              <w:proofErr w:type="spellStart"/>
              <w:r>
                <w:rPr>
                  <w:sz w:val="22"/>
                </w:rPr>
                <w:t>ảnh</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w:t>
              </w:r>
              <w:proofErr w:type="spellStart"/>
              <w:r>
                <w:rPr>
                  <w:sz w:val="22"/>
                </w:rPr>
                <w:t>có</w:t>
              </w:r>
              <w:proofErr w:type="spellEnd"/>
              <w:r>
                <w:rPr>
                  <w:sz w:val="22"/>
                </w:rPr>
                <w:t xml:space="preserve"> </w:t>
              </w:r>
              <w:proofErr w:type="spellStart"/>
              <w:r>
                <w:rPr>
                  <w:sz w:val="22"/>
                </w:rPr>
                <w:t>tiêu</w:t>
              </w:r>
              <w:proofErr w:type="spellEnd"/>
              <w:r>
                <w:rPr>
                  <w:sz w:val="22"/>
                </w:rPr>
                <w:t xml:space="preserve"> </w:t>
              </w:r>
              <w:proofErr w:type="spellStart"/>
              <w:r>
                <w:rPr>
                  <w:sz w:val="22"/>
                </w:rPr>
                <w:t>đề</w:t>
              </w:r>
              <w:proofErr w:type="spellEnd"/>
              <w:r>
                <w:rPr>
                  <w:sz w:val="22"/>
                </w:rPr>
                <w:t xml:space="preserve">, </w:t>
              </w:r>
              <w:proofErr w:type="spellStart"/>
              <w:r>
                <w:rPr>
                  <w:sz w:val="22"/>
                </w:rPr>
                <w:t>được</w:t>
              </w:r>
              <w:proofErr w:type="spellEnd"/>
              <w:r>
                <w:rPr>
                  <w:sz w:val="22"/>
                </w:rPr>
                <w:t xml:space="preserve"> </w:t>
              </w:r>
              <w:proofErr w:type="spellStart"/>
              <w:r>
                <w:rPr>
                  <w:sz w:val="22"/>
                </w:rPr>
                <w:t>đánh</w:t>
              </w:r>
              <w:proofErr w:type="spellEnd"/>
              <w:r>
                <w:rPr>
                  <w:sz w:val="22"/>
                </w:rPr>
                <w:t xml:space="preserve"> </w:t>
              </w:r>
              <w:proofErr w:type="spellStart"/>
              <w:r>
                <w:rPr>
                  <w:sz w:val="22"/>
                </w:rPr>
                <w:t>số</w:t>
              </w:r>
              <w:proofErr w:type="spellEnd"/>
              <w:r>
                <w:rPr>
                  <w:sz w:val="22"/>
                </w:rPr>
                <w:t xml:space="preserve"> </w:t>
              </w:r>
              <w:proofErr w:type="spellStart"/>
              <w:r>
                <w:rPr>
                  <w:sz w:val="22"/>
                </w:rPr>
                <w:t>thứ</w:t>
              </w:r>
              <w:proofErr w:type="spellEnd"/>
              <w:r>
                <w:rPr>
                  <w:sz w:val="22"/>
                </w:rPr>
                <w:t xml:space="preserve"> </w:t>
              </w:r>
              <w:proofErr w:type="spellStart"/>
              <w:r>
                <w:rPr>
                  <w:sz w:val="22"/>
                </w:rPr>
                <w:t>tự</w:t>
              </w:r>
              <w:proofErr w:type="spellEnd"/>
              <w:r>
                <w:rPr>
                  <w:sz w:val="22"/>
                </w:rPr>
                <w:t xml:space="preserve"> </w:t>
              </w:r>
              <w:proofErr w:type="spellStart"/>
              <w:r>
                <w:rPr>
                  <w:sz w:val="22"/>
                </w:rPr>
                <w:t>và</w:t>
              </w:r>
              <w:proofErr w:type="spellEnd"/>
              <w:r>
                <w:rPr>
                  <w:sz w:val="22"/>
                </w:rPr>
                <w:t xml:space="preserve"> </w:t>
              </w:r>
              <w:proofErr w:type="spellStart"/>
              <w:r>
                <w:rPr>
                  <w:sz w:val="22"/>
                </w:rPr>
                <w:t>được</w:t>
              </w:r>
              <w:proofErr w:type="spellEnd"/>
              <w:r>
                <w:rPr>
                  <w:sz w:val="22"/>
                </w:rPr>
                <w:t xml:space="preserve"> </w:t>
              </w:r>
              <w:proofErr w:type="spellStart"/>
              <w:r>
                <w:rPr>
                  <w:sz w:val="22"/>
                </w:rPr>
                <w:t>giải</w:t>
              </w:r>
              <w:proofErr w:type="spellEnd"/>
              <w:r>
                <w:rPr>
                  <w:sz w:val="22"/>
                </w:rPr>
                <w:t xml:space="preserve"> </w:t>
              </w:r>
              <w:proofErr w:type="spellStart"/>
              <w:r>
                <w:rPr>
                  <w:sz w:val="22"/>
                </w:rPr>
                <w:t>thích</w:t>
              </w:r>
              <w:proofErr w:type="spellEnd"/>
              <w:r>
                <w:rPr>
                  <w:sz w:val="22"/>
                </w:rPr>
                <w:t xml:space="preserve"> hay </w:t>
              </w:r>
              <w:proofErr w:type="spellStart"/>
              <w:r>
                <w:rPr>
                  <w:sz w:val="22"/>
                </w:rPr>
                <w:t>đề</w:t>
              </w:r>
              <w:proofErr w:type="spellEnd"/>
              <w:r>
                <w:rPr>
                  <w:sz w:val="22"/>
                </w:rPr>
                <w:t xml:space="preserve"> </w:t>
              </w:r>
              <w:proofErr w:type="spellStart"/>
              <w:r>
                <w:rPr>
                  <w:sz w:val="22"/>
                </w:rPr>
                <w:t>cập</w:t>
              </w:r>
              <w:proofErr w:type="spellEnd"/>
              <w:r>
                <w:rPr>
                  <w:sz w:val="22"/>
                </w:rPr>
                <w:t xml:space="preserve"> </w:t>
              </w:r>
              <w:proofErr w:type="spellStart"/>
              <w:r>
                <w:rPr>
                  <w:sz w:val="22"/>
                </w:rPr>
                <w:t>đến</w:t>
              </w:r>
              <w:proofErr w:type="spellEnd"/>
              <w:r>
                <w:rPr>
                  <w:sz w:val="22"/>
                </w:rPr>
                <w:t xml:space="preserve">; </w:t>
              </w:r>
              <w:proofErr w:type="spellStart"/>
              <w:r>
                <w:rPr>
                  <w:sz w:val="22"/>
                </w:rPr>
                <w:t>căn</w:t>
              </w:r>
              <w:proofErr w:type="spellEnd"/>
              <w:r>
                <w:rPr>
                  <w:sz w:val="22"/>
                </w:rPr>
                <w:t xml:space="preserve"> </w:t>
              </w:r>
              <w:proofErr w:type="spellStart"/>
              <w:r>
                <w:rPr>
                  <w:sz w:val="22"/>
                </w:rPr>
                <w:t>lề</w:t>
              </w:r>
              <w:proofErr w:type="spellEnd"/>
              <w:r>
                <w:rPr>
                  <w:sz w:val="22"/>
                </w:rPr>
                <w:t xml:space="preserve"> </w:t>
              </w:r>
              <w:proofErr w:type="spellStart"/>
              <w:r>
                <w:rPr>
                  <w:sz w:val="22"/>
                </w:rPr>
                <w:t>thống</w:t>
              </w:r>
              <w:proofErr w:type="spellEnd"/>
              <w:r>
                <w:rPr>
                  <w:sz w:val="22"/>
                </w:rPr>
                <w:t xml:space="preserve"> </w:t>
              </w:r>
              <w:proofErr w:type="spellStart"/>
              <w:r>
                <w:rPr>
                  <w:sz w:val="22"/>
                </w:rPr>
                <w:t>nhất</w:t>
              </w:r>
              <w:proofErr w:type="spellEnd"/>
              <w:r>
                <w:rPr>
                  <w:sz w:val="22"/>
                </w:rPr>
                <w:t xml:space="preserve">, </w:t>
              </w:r>
              <w:proofErr w:type="spellStart"/>
              <w:r>
                <w:rPr>
                  <w:sz w:val="22"/>
                </w:rPr>
                <w:t>có</w:t>
              </w:r>
              <w:proofErr w:type="spellEnd"/>
              <w:r>
                <w:rPr>
                  <w:sz w:val="22"/>
                </w:rPr>
                <w:t xml:space="preserve"> </w:t>
              </w:r>
              <w:proofErr w:type="spellStart"/>
              <w:r>
                <w:rPr>
                  <w:sz w:val="22"/>
                </w:rPr>
                <w:t>dấu</w:t>
              </w:r>
              <w:proofErr w:type="spellEnd"/>
              <w:r>
                <w:rPr>
                  <w:sz w:val="22"/>
                </w:rPr>
                <w:t xml:space="preserve"> </w:t>
              </w:r>
              <w:proofErr w:type="spellStart"/>
              <w:r>
                <w:rPr>
                  <w:sz w:val="22"/>
                </w:rPr>
                <w:t>cách</w:t>
              </w:r>
              <w:proofErr w:type="spellEnd"/>
              <w:r>
                <w:rPr>
                  <w:sz w:val="22"/>
                </w:rPr>
                <w:t xml:space="preserve"> </w:t>
              </w:r>
              <w:proofErr w:type="spellStart"/>
              <w:r>
                <w:rPr>
                  <w:sz w:val="22"/>
                </w:rPr>
                <w:t>sau</w:t>
              </w:r>
              <w:proofErr w:type="spellEnd"/>
              <w:r>
                <w:rPr>
                  <w:sz w:val="22"/>
                </w:rPr>
                <w:t xml:space="preserve"> </w:t>
              </w:r>
              <w:proofErr w:type="spellStart"/>
              <w:r>
                <w:rPr>
                  <w:sz w:val="22"/>
                </w:rPr>
                <w:t>dấu</w:t>
              </w:r>
              <w:proofErr w:type="spellEnd"/>
              <w:r>
                <w:rPr>
                  <w:sz w:val="22"/>
                </w:rPr>
                <w:t xml:space="preserve"> </w:t>
              </w:r>
              <w:proofErr w:type="spellStart"/>
              <w:r>
                <w:rPr>
                  <w:sz w:val="22"/>
                </w:rPr>
                <w:t>chấm</w:t>
              </w:r>
              <w:proofErr w:type="spellEnd"/>
              <w:r>
                <w:rPr>
                  <w:sz w:val="22"/>
                </w:rPr>
                <w:t xml:space="preserve">, </w:t>
              </w:r>
              <w:proofErr w:type="spellStart"/>
              <w:r>
                <w:rPr>
                  <w:sz w:val="22"/>
                </w:rPr>
                <w:t>dấu</w:t>
              </w:r>
              <w:proofErr w:type="spellEnd"/>
              <w:r>
                <w:rPr>
                  <w:sz w:val="22"/>
                </w:rPr>
                <w:t xml:space="preserve"> </w:t>
              </w:r>
              <w:proofErr w:type="spellStart"/>
              <w:r>
                <w:rPr>
                  <w:sz w:val="22"/>
                </w:rPr>
                <w:t>phảy</w:t>
              </w:r>
              <w:proofErr w:type="spellEnd"/>
              <w:r>
                <w:rPr>
                  <w:sz w:val="22"/>
                </w:rPr>
                <w:t xml:space="preserve"> v.v.), </w:t>
              </w:r>
              <w:proofErr w:type="spellStart"/>
              <w:r>
                <w:rPr>
                  <w:sz w:val="22"/>
                </w:rPr>
                <w:t>có</w:t>
              </w:r>
              <w:proofErr w:type="spellEnd"/>
              <w:r>
                <w:rPr>
                  <w:sz w:val="22"/>
                </w:rPr>
                <w:t xml:space="preserve"> </w:t>
              </w:r>
              <w:proofErr w:type="spellStart"/>
              <w:r>
                <w:rPr>
                  <w:sz w:val="22"/>
                </w:rPr>
                <w:t>mở</w:t>
              </w:r>
              <w:proofErr w:type="spellEnd"/>
              <w:r>
                <w:rPr>
                  <w:sz w:val="22"/>
                </w:rPr>
                <w:t xml:space="preserve"> </w:t>
              </w:r>
              <w:proofErr w:type="spellStart"/>
              <w:r>
                <w:rPr>
                  <w:sz w:val="22"/>
                </w:rPr>
                <w:t>đầu</w:t>
              </w:r>
              <w:proofErr w:type="spellEnd"/>
              <w:r>
                <w:rPr>
                  <w:sz w:val="22"/>
                </w:rPr>
                <w:t xml:space="preserve"> </w:t>
              </w:r>
              <w:proofErr w:type="spellStart"/>
              <w:r>
                <w:rPr>
                  <w:sz w:val="22"/>
                </w:rPr>
                <w:t>chương</w:t>
              </w:r>
              <w:proofErr w:type="spellEnd"/>
              <w:r>
                <w:rPr>
                  <w:sz w:val="22"/>
                </w:rPr>
                <w:t xml:space="preserve"> </w:t>
              </w:r>
              <w:proofErr w:type="spellStart"/>
              <w:r>
                <w:rPr>
                  <w:sz w:val="22"/>
                </w:rPr>
                <w:t>và</w:t>
              </w:r>
              <w:proofErr w:type="spellEnd"/>
              <w:r>
                <w:rPr>
                  <w:sz w:val="22"/>
                </w:rPr>
                <w:t xml:space="preserve"> </w:t>
              </w:r>
              <w:proofErr w:type="spellStart"/>
              <w:r>
                <w:rPr>
                  <w:sz w:val="22"/>
                </w:rPr>
                <w:t>kết</w:t>
              </w:r>
              <w:proofErr w:type="spellEnd"/>
              <w:r>
                <w:rPr>
                  <w:sz w:val="22"/>
                </w:rPr>
                <w:t xml:space="preserve"> </w:t>
              </w:r>
              <w:proofErr w:type="spellStart"/>
              <w:r>
                <w:rPr>
                  <w:sz w:val="22"/>
                </w:rPr>
                <w:t>luận</w:t>
              </w:r>
              <w:proofErr w:type="spellEnd"/>
              <w:r>
                <w:rPr>
                  <w:sz w:val="22"/>
                </w:rPr>
                <w:t xml:space="preserve"> </w:t>
              </w:r>
              <w:proofErr w:type="spellStart"/>
              <w:r>
                <w:rPr>
                  <w:sz w:val="22"/>
                </w:rPr>
                <w:t>chương</w:t>
              </w:r>
              <w:proofErr w:type="spellEnd"/>
              <w:r>
                <w:rPr>
                  <w:sz w:val="22"/>
                </w:rPr>
                <w:t xml:space="preserve">, </w:t>
              </w:r>
              <w:proofErr w:type="spellStart"/>
              <w:r>
                <w:rPr>
                  <w:sz w:val="22"/>
                </w:rPr>
                <w:t>có</w:t>
              </w:r>
              <w:proofErr w:type="spellEnd"/>
              <w:r>
                <w:rPr>
                  <w:sz w:val="22"/>
                </w:rPr>
                <w:t xml:space="preserve"> </w:t>
              </w:r>
              <w:proofErr w:type="spellStart"/>
              <w:r>
                <w:rPr>
                  <w:sz w:val="22"/>
                </w:rPr>
                <w:t>liệt</w:t>
              </w:r>
              <w:proofErr w:type="spellEnd"/>
              <w:r>
                <w:rPr>
                  <w:sz w:val="22"/>
                </w:rPr>
                <w:t xml:space="preserve"> </w:t>
              </w:r>
              <w:proofErr w:type="spellStart"/>
              <w:r>
                <w:rPr>
                  <w:sz w:val="22"/>
                </w:rPr>
                <w:t>kê</w:t>
              </w:r>
              <w:proofErr w:type="spellEnd"/>
              <w:r>
                <w:rPr>
                  <w:sz w:val="22"/>
                </w:rPr>
                <w:t xml:space="preserve"> </w:t>
              </w:r>
              <w:proofErr w:type="spellStart"/>
              <w:r>
                <w:rPr>
                  <w:sz w:val="22"/>
                </w:rPr>
                <w:t>tài</w:t>
              </w:r>
              <w:proofErr w:type="spellEnd"/>
              <w:r>
                <w:rPr>
                  <w:sz w:val="22"/>
                </w:rPr>
                <w:t xml:space="preserve"> </w:t>
              </w:r>
              <w:proofErr w:type="spellStart"/>
              <w:r>
                <w:rPr>
                  <w:sz w:val="22"/>
                </w:rPr>
                <w:t>liệu</w:t>
              </w:r>
              <w:proofErr w:type="spellEnd"/>
              <w:r>
                <w:rPr>
                  <w:sz w:val="22"/>
                </w:rPr>
                <w:t xml:space="preserve"> </w:t>
              </w:r>
              <w:proofErr w:type="spellStart"/>
              <w:r>
                <w:rPr>
                  <w:sz w:val="22"/>
                </w:rPr>
                <w:t>tham</w:t>
              </w:r>
              <w:proofErr w:type="spellEnd"/>
              <w:r>
                <w:rPr>
                  <w:sz w:val="22"/>
                </w:rPr>
                <w:t xml:space="preserve"> </w:t>
              </w:r>
              <w:proofErr w:type="spellStart"/>
              <w:r>
                <w:rPr>
                  <w:sz w:val="22"/>
                </w:rPr>
                <w:t>khảo</w:t>
              </w:r>
              <w:proofErr w:type="spellEnd"/>
              <w:r>
                <w:rPr>
                  <w:sz w:val="22"/>
                </w:rPr>
                <w:t xml:space="preserve"> </w:t>
              </w:r>
              <w:proofErr w:type="spellStart"/>
              <w:r>
                <w:rPr>
                  <w:sz w:val="22"/>
                </w:rPr>
                <w:t>và</w:t>
              </w:r>
              <w:proofErr w:type="spellEnd"/>
              <w:r>
                <w:rPr>
                  <w:sz w:val="22"/>
                </w:rPr>
                <w:t xml:space="preserve"> </w:t>
              </w:r>
              <w:proofErr w:type="spellStart"/>
              <w:r>
                <w:rPr>
                  <w:sz w:val="22"/>
                </w:rPr>
                <w:t>có</w:t>
              </w:r>
              <w:proofErr w:type="spellEnd"/>
              <w:r>
                <w:rPr>
                  <w:sz w:val="22"/>
                </w:rPr>
                <w:t xml:space="preserve"> </w:t>
              </w:r>
              <w:proofErr w:type="spellStart"/>
              <w:r>
                <w:rPr>
                  <w:sz w:val="22"/>
                </w:rPr>
                <w:t>trích</w:t>
              </w:r>
              <w:proofErr w:type="spellEnd"/>
              <w:r>
                <w:rPr>
                  <w:sz w:val="22"/>
                </w:rPr>
                <w:t xml:space="preserve"> </w:t>
              </w:r>
              <w:proofErr w:type="spellStart"/>
              <w:r>
                <w:rPr>
                  <w:sz w:val="22"/>
                </w:rPr>
                <w:t>dẫn</w:t>
              </w:r>
              <w:proofErr w:type="spellEnd"/>
              <w:r>
                <w:rPr>
                  <w:sz w:val="22"/>
                </w:rPr>
                <w:t xml:space="preserve"> </w:t>
              </w:r>
              <w:proofErr w:type="spellStart"/>
              <w:r>
                <w:rPr>
                  <w:sz w:val="22"/>
                </w:rPr>
                <w:t>đúng</w:t>
              </w:r>
              <w:proofErr w:type="spellEnd"/>
              <w:r>
                <w:rPr>
                  <w:sz w:val="22"/>
                </w:rPr>
                <w:t xml:space="preserve"> </w:t>
              </w:r>
              <w:proofErr w:type="spellStart"/>
              <w:r>
                <w:rPr>
                  <w:sz w:val="22"/>
                </w:rPr>
                <w:t>quy</w:t>
              </w:r>
              <w:proofErr w:type="spellEnd"/>
              <w:r>
                <w:rPr>
                  <w:sz w:val="22"/>
                </w:rPr>
                <w:t xml:space="preserve"> </w:t>
              </w:r>
              <w:proofErr w:type="spellStart"/>
              <w:r>
                <w:rPr>
                  <w:sz w:val="22"/>
                </w:rPr>
                <w:t>định</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344CC097" w14:textId="77777777" w:rsidR="00636738" w:rsidRDefault="00636738" w:rsidP="008F3BFF">
            <w:pPr>
              <w:spacing w:before="20" w:after="20" w:line="240" w:lineRule="auto"/>
              <w:rPr>
                <w:ins w:id="480" w:author="Công Nguyễn Văn" w:date="2019-09-03T13:28:00Z"/>
                <w:sz w:val="22"/>
              </w:rPr>
            </w:pPr>
            <w:ins w:id="481"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F853E97" w14:textId="77777777" w:rsidR="00636738" w:rsidRDefault="00636738" w:rsidP="008F3BFF">
            <w:pPr>
              <w:spacing w:before="20" w:after="20" w:line="240" w:lineRule="auto"/>
              <w:rPr>
                <w:ins w:id="482" w:author="Công Nguyễn Văn" w:date="2019-09-03T13:28:00Z"/>
                <w:sz w:val="22"/>
              </w:rPr>
            </w:pPr>
            <w:ins w:id="483"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5BF151D" w14:textId="77777777" w:rsidR="00636738" w:rsidRDefault="00636738" w:rsidP="008F3BFF">
            <w:pPr>
              <w:spacing w:before="20" w:after="20" w:line="240" w:lineRule="auto"/>
              <w:rPr>
                <w:ins w:id="484" w:author="Công Nguyễn Văn" w:date="2019-09-03T13:28:00Z"/>
                <w:sz w:val="22"/>
              </w:rPr>
            </w:pPr>
            <w:ins w:id="485"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E99CB21" w14:textId="77777777" w:rsidR="00636738" w:rsidRDefault="00636738" w:rsidP="008F3BFF">
            <w:pPr>
              <w:spacing w:before="20" w:after="20" w:line="240" w:lineRule="auto"/>
              <w:rPr>
                <w:ins w:id="486" w:author="Công Nguyễn Văn" w:date="2019-09-03T13:28:00Z"/>
                <w:sz w:val="22"/>
              </w:rPr>
            </w:pPr>
            <w:ins w:id="487"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D12A9C5" w14:textId="77777777" w:rsidR="00636738" w:rsidRDefault="00636738" w:rsidP="008F3BFF">
            <w:pPr>
              <w:spacing w:before="20" w:after="20" w:line="240" w:lineRule="auto"/>
              <w:rPr>
                <w:ins w:id="488" w:author="Công Nguyễn Văn" w:date="2019-09-03T13:28:00Z"/>
                <w:sz w:val="22"/>
              </w:rPr>
            </w:pPr>
            <w:ins w:id="489" w:author="Công Nguyễn Văn" w:date="2019-09-03T13:28:00Z">
              <w:r>
                <w:rPr>
                  <w:sz w:val="22"/>
                </w:rPr>
                <w:t>55</w:t>
              </w:r>
            </w:ins>
          </w:p>
        </w:tc>
      </w:tr>
      <w:tr w:rsidR="00636738" w14:paraId="485B6631" w14:textId="77777777" w:rsidTr="008F3BFF">
        <w:trPr>
          <w:ins w:id="490"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49A6E63F" w14:textId="77777777" w:rsidR="00636738" w:rsidRDefault="00636738" w:rsidP="008F3BFF">
            <w:pPr>
              <w:spacing w:before="20" w:after="20" w:line="240" w:lineRule="auto"/>
              <w:rPr>
                <w:ins w:id="491" w:author="Công Nguyễn Văn" w:date="2019-09-03T13:28:00Z"/>
                <w:color w:val="000000"/>
                <w:sz w:val="22"/>
              </w:rPr>
            </w:pPr>
            <w:ins w:id="492" w:author="Công Nguyễn Văn" w:date="2019-09-03T13:28:00Z">
              <w:r>
                <w:rPr>
                  <w:color w:val="000000"/>
                  <w:sz w:val="22"/>
                </w:rPr>
                <w:t>9</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22DBD55C" w14:textId="77777777" w:rsidR="00636738" w:rsidRDefault="00636738" w:rsidP="008F3BFF">
            <w:pPr>
              <w:spacing w:before="20" w:after="20" w:line="240" w:lineRule="auto"/>
              <w:rPr>
                <w:ins w:id="493" w:author="Công Nguyễn Văn" w:date="2019-09-03T13:28:00Z"/>
                <w:sz w:val="22"/>
              </w:rPr>
            </w:pPr>
            <w:proofErr w:type="spellStart"/>
            <w:ins w:id="494" w:author="Công Nguyễn Văn" w:date="2019-09-03T13:28:00Z">
              <w:r>
                <w:rPr>
                  <w:sz w:val="22"/>
                </w:rPr>
                <w:t>Kỹ</w:t>
              </w:r>
              <w:proofErr w:type="spellEnd"/>
              <w:r>
                <w:rPr>
                  <w:sz w:val="22"/>
                </w:rPr>
                <w:t xml:space="preserve"> </w:t>
              </w:r>
              <w:proofErr w:type="spellStart"/>
              <w:r>
                <w:rPr>
                  <w:sz w:val="22"/>
                </w:rPr>
                <w:t>năng</w:t>
              </w:r>
              <w:proofErr w:type="spellEnd"/>
              <w:r>
                <w:rPr>
                  <w:sz w:val="22"/>
                </w:rPr>
                <w:t xml:space="preserve"> </w:t>
              </w:r>
              <w:proofErr w:type="spellStart"/>
              <w:r>
                <w:rPr>
                  <w:sz w:val="22"/>
                </w:rPr>
                <w:t>viết</w:t>
              </w:r>
              <w:proofErr w:type="spellEnd"/>
              <w:r>
                <w:rPr>
                  <w:sz w:val="22"/>
                </w:rPr>
                <w:t xml:space="preserve"> </w:t>
              </w:r>
              <w:proofErr w:type="spellStart"/>
              <w:r>
                <w:rPr>
                  <w:sz w:val="22"/>
                </w:rPr>
                <w:t>xuất</w:t>
              </w:r>
              <w:proofErr w:type="spellEnd"/>
              <w:r>
                <w:rPr>
                  <w:sz w:val="22"/>
                </w:rPr>
                <w:t xml:space="preserve"> </w:t>
              </w:r>
              <w:proofErr w:type="spellStart"/>
              <w:r>
                <w:rPr>
                  <w:sz w:val="22"/>
                </w:rPr>
                <w:t>sắc</w:t>
              </w:r>
              <w:proofErr w:type="spellEnd"/>
              <w:r>
                <w:rPr>
                  <w:sz w:val="22"/>
                </w:rPr>
                <w:t xml:space="preserve"> (</w:t>
              </w:r>
              <w:proofErr w:type="spellStart"/>
              <w:r>
                <w:rPr>
                  <w:sz w:val="22"/>
                </w:rPr>
                <w:t>cấu</w:t>
              </w:r>
              <w:proofErr w:type="spellEnd"/>
              <w:r>
                <w:rPr>
                  <w:sz w:val="22"/>
                </w:rPr>
                <w:t xml:space="preserve"> </w:t>
              </w:r>
              <w:proofErr w:type="spellStart"/>
              <w:r>
                <w:rPr>
                  <w:sz w:val="22"/>
                </w:rPr>
                <w:t>trúc</w:t>
              </w:r>
              <w:proofErr w:type="spellEnd"/>
              <w:r>
                <w:rPr>
                  <w:sz w:val="22"/>
                </w:rPr>
                <w:t xml:space="preserve"> </w:t>
              </w:r>
              <w:proofErr w:type="spellStart"/>
              <w:r>
                <w:rPr>
                  <w:sz w:val="22"/>
                </w:rPr>
                <w:t>câu</w:t>
              </w:r>
              <w:proofErr w:type="spellEnd"/>
              <w:r>
                <w:rPr>
                  <w:sz w:val="22"/>
                </w:rPr>
                <w:t xml:space="preserve"> </w:t>
              </w:r>
              <w:proofErr w:type="spellStart"/>
              <w:r>
                <w:rPr>
                  <w:sz w:val="22"/>
                </w:rPr>
                <w:t>chuẩn</w:t>
              </w:r>
              <w:proofErr w:type="spellEnd"/>
              <w:r>
                <w:rPr>
                  <w:sz w:val="22"/>
                </w:rPr>
                <w:t xml:space="preserve">, </w:t>
              </w:r>
              <w:proofErr w:type="spellStart"/>
              <w:r>
                <w:rPr>
                  <w:sz w:val="22"/>
                </w:rPr>
                <w:t>văn</w:t>
              </w:r>
              <w:proofErr w:type="spellEnd"/>
              <w:r>
                <w:rPr>
                  <w:sz w:val="22"/>
                </w:rPr>
                <w:t xml:space="preserve"> </w:t>
              </w:r>
              <w:proofErr w:type="spellStart"/>
              <w:r>
                <w:rPr>
                  <w:sz w:val="22"/>
                </w:rPr>
                <w:t>phong</w:t>
              </w:r>
              <w:proofErr w:type="spellEnd"/>
              <w:r>
                <w:rPr>
                  <w:sz w:val="22"/>
                </w:rPr>
                <w:t xml:space="preserve"> khoa </w:t>
              </w:r>
              <w:proofErr w:type="spellStart"/>
              <w:r>
                <w:rPr>
                  <w:sz w:val="22"/>
                </w:rPr>
                <w:t>học</w:t>
              </w:r>
              <w:proofErr w:type="spellEnd"/>
              <w:r>
                <w:rPr>
                  <w:sz w:val="22"/>
                </w:rPr>
                <w:t xml:space="preserve">, </w:t>
              </w:r>
              <w:proofErr w:type="spellStart"/>
              <w:r>
                <w:rPr>
                  <w:sz w:val="22"/>
                </w:rPr>
                <w:t>lập</w:t>
              </w:r>
              <w:proofErr w:type="spellEnd"/>
              <w:r>
                <w:rPr>
                  <w:sz w:val="22"/>
                </w:rPr>
                <w:t xml:space="preserve"> </w:t>
              </w:r>
              <w:proofErr w:type="spellStart"/>
              <w:r>
                <w:rPr>
                  <w:sz w:val="22"/>
                </w:rPr>
                <w:t>luận</w:t>
              </w:r>
              <w:proofErr w:type="spellEnd"/>
              <w:r>
                <w:rPr>
                  <w:sz w:val="22"/>
                </w:rPr>
                <w:t xml:space="preserve"> logic </w:t>
              </w:r>
              <w:proofErr w:type="spellStart"/>
              <w:r>
                <w:rPr>
                  <w:sz w:val="22"/>
                </w:rPr>
                <w:t>và</w:t>
              </w:r>
              <w:proofErr w:type="spellEnd"/>
              <w:r>
                <w:rPr>
                  <w:sz w:val="22"/>
                </w:rPr>
                <w:t xml:space="preserve"> </w:t>
              </w:r>
              <w:proofErr w:type="spellStart"/>
              <w:r>
                <w:rPr>
                  <w:sz w:val="22"/>
                </w:rPr>
                <w:t>có</w:t>
              </w:r>
              <w:proofErr w:type="spellEnd"/>
              <w:r>
                <w:rPr>
                  <w:sz w:val="22"/>
                </w:rPr>
                <w:t xml:space="preserve"> </w:t>
              </w:r>
              <w:proofErr w:type="spellStart"/>
              <w:r>
                <w:rPr>
                  <w:sz w:val="22"/>
                </w:rPr>
                <w:t>cơ</w:t>
              </w:r>
              <w:proofErr w:type="spellEnd"/>
              <w:r>
                <w:rPr>
                  <w:sz w:val="22"/>
                </w:rPr>
                <w:t xml:space="preserve"> </w:t>
              </w:r>
              <w:proofErr w:type="spellStart"/>
              <w:r>
                <w:rPr>
                  <w:sz w:val="22"/>
                </w:rPr>
                <w:t>sở</w:t>
              </w:r>
              <w:proofErr w:type="spellEnd"/>
              <w:r>
                <w:rPr>
                  <w:sz w:val="22"/>
                </w:rPr>
                <w:t xml:space="preserve">, </w:t>
              </w:r>
              <w:proofErr w:type="spellStart"/>
              <w:r>
                <w:rPr>
                  <w:sz w:val="22"/>
                </w:rPr>
                <w:t>từ</w:t>
              </w:r>
              <w:proofErr w:type="spellEnd"/>
              <w:r>
                <w:rPr>
                  <w:sz w:val="22"/>
                </w:rPr>
                <w:t xml:space="preserve"> </w:t>
              </w:r>
              <w:proofErr w:type="spellStart"/>
              <w:r>
                <w:rPr>
                  <w:sz w:val="22"/>
                </w:rPr>
                <w:t>vựng</w:t>
              </w:r>
              <w:proofErr w:type="spellEnd"/>
              <w:r>
                <w:rPr>
                  <w:sz w:val="22"/>
                </w:rPr>
                <w:t xml:space="preserve"> </w:t>
              </w:r>
              <w:proofErr w:type="spellStart"/>
              <w:r>
                <w:rPr>
                  <w:sz w:val="22"/>
                </w:rPr>
                <w:t>sử</w:t>
              </w:r>
              <w:proofErr w:type="spellEnd"/>
              <w:r>
                <w:rPr>
                  <w:sz w:val="22"/>
                </w:rPr>
                <w:t xml:space="preserve"> </w:t>
              </w:r>
              <w:proofErr w:type="spellStart"/>
              <w:r>
                <w:rPr>
                  <w:sz w:val="22"/>
                </w:rPr>
                <w:t>dụng</w:t>
              </w:r>
              <w:proofErr w:type="spellEnd"/>
              <w:r>
                <w:rPr>
                  <w:sz w:val="22"/>
                </w:rPr>
                <w:t xml:space="preserve"> </w:t>
              </w:r>
              <w:proofErr w:type="spellStart"/>
              <w:r>
                <w:rPr>
                  <w:sz w:val="22"/>
                </w:rPr>
                <w:t>phù</w:t>
              </w:r>
              <w:proofErr w:type="spellEnd"/>
              <w:r>
                <w:rPr>
                  <w:sz w:val="22"/>
                </w:rPr>
                <w:t xml:space="preserve"> </w:t>
              </w:r>
              <w:proofErr w:type="spellStart"/>
              <w:r>
                <w:rPr>
                  <w:sz w:val="22"/>
                </w:rPr>
                <w:t>hợp</w:t>
              </w:r>
              <w:proofErr w:type="spellEnd"/>
              <w:r>
                <w:rPr>
                  <w:sz w:val="22"/>
                </w:rPr>
                <w:t xml:space="preserve"> v.v.)</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6694DCB2" w14:textId="77777777" w:rsidR="00636738" w:rsidRDefault="00636738" w:rsidP="008F3BFF">
            <w:pPr>
              <w:spacing w:before="20" w:after="20" w:line="240" w:lineRule="auto"/>
              <w:rPr>
                <w:ins w:id="495" w:author="Công Nguyễn Văn" w:date="2019-09-03T13:28:00Z"/>
                <w:sz w:val="22"/>
              </w:rPr>
            </w:pPr>
            <w:ins w:id="496"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7E3944B" w14:textId="77777777" w:rsidR="00636738" w:rsidRDefault="00636738" w:rsidP="008F3BFF">
            <w:pPr>
              <w:spacing w:before="20" w:after="20" w:line="240" w:lineRule="auto"/>
              <w:rPr>
                <w:ins w:id="497" w:author="Công Nguyễn Văn" w:date="2019-09-03T13:28:00Z"/>
                <w:sz w:val="22"/>
              </w:rPr>
            </w:pPr>
            <w:ins w:id="498"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0BCF635" w14:textId="77777777" w:rsidR="00636738" w:rsidRDefault="00636738" w:rsidP="008F3BFF">
            <w:pPr>
              <w:spacing w:before="20" w:after="20" w:line="240" w:lineRule="auto"/>
              <w:rPr>
                <w:ins w:id="499" w:author="Công Nguyễn Văn" w:date="2019-09-03T13:28:00Z"/>
                <w:sz w:val="22"/>
              </w:rPr>
            </w:pPr>
            <w:ins w:id="500"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C3E3DED" w14:textId="77777777" w:rsidR="00636738" w:rsidRDefault="00636738" w:rsidP="008F3BFF">
            <w:pPr>
              <w:spacing w:before="20" w:after="20" w:line="240" w:lineRule="auto"/>
              <w:rPr>
                <w:ins w:id="501" w:author="Công Nguyễn Văn" w:date="2019-09-03T13:28:00Z"/>
                <w:sz w:val="22"/>
              </w:rPr>
            </w:pPr>
            <w:ins w:id="502"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ADA6B84" w14:textId="77777777" w:rsidR="00636738" w:rsidRDefault="00636738" w:rsidP="008F3BFF">
            <w:pPr>
              <w:spacing w:before="20" w:after="20" w:line="240" w:lineRule="auto"/>
              <w:rPr>
                <w:ins w:id="503" w:author="Công Nguyễn Văn" w:date="2019-09-03T13:28:00Z"/>
                <w:sz w:val="22"/>
              </w:rPr>
            </w:pPr>
            <w:ins w:id="504" w:author="Công Nguyễn Văn" w:date="2019-09-03T13:28:00Z">
              <w:r>
                <w:rPr>
                  <w:sz w:val="22"/>
                </w:rPr>
                <w:t>55</w:t>
              </w:r>
            </w:ins>
          </w:p>
        </w:tc>
      </w:tr>
      <w:tr w:rsidR="00636738" w14:paraId="5692B413" w14:textId="77777777" w:rsidTr="008F3BFF">
        <w:trPr>
          <w:ins w:id="505"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56C4B53" w14:textId="77777777" w:rsidR="00636738" w:rsidRDefault="00636738" w:rsidP="008F3BFF">
            <w:pPr>
              <w:spacing w:before="40" w:after="40" w:line="240" w:lineRule="auto"/>
              <w:rPr>
                <w:ins w:id="506" w:author="Công Nguyễn Văn" w:date="2019-09-03T13:28:00Z"/>
                <w:b/>
                <w:sz w:val="22"/>
              </w:rPr>
            </w:pPr>
            <w:proofErr w:type="spellStart"/>
            <w:ins w:id="507" w:author="Công Nguyễn Văn" w:date="2019-09-03T13:28:00Z">
              <w:r>
                <w:rPr>
                  <w:b/>
                  <w:sz w:val="22"/>
                </w:rPr>
                <w:t>Thành</w:t>
              </w:r>
              <w:proofErr w:type="spellEnd"/>
              <w:r>
                <w:rPr>
                  <w:b/>
                  <w:sz w:val="22"/>
                </w:rPr>
                <w:t xml:space="preserve"> </w:t>
              </w:r>
              <w:proofErr w:type="spellStart"/>
              <w:r>
                <w:rPr>
                  <w:b/>
                  <w:sz w:val="22"/>
                </w:rPr>
                <w:t>tựu</w:t>
              </w:r>
              <w:proofErr w:type="spellEnd"/>
              <w:r>
                <w:rPr>
                  <w:b/>
                  <w:sz w:val="22"/>
                </w:rPr>
                <w:t xml:space="preserve"> </w:t>
              </w:r>
              <w:proofErr w:type="spellStart"/>
              <w:r>
                <w:rPr>
                  <w:b/>
                  <w:sz w:val="22"/>
                </w:rPr>
                <w:t>nghiên</w:t>
              </w:r>
              <w:proofErr w:type="spellEnd"/>
              <w:r>
                <w:rPr>
                  <w:b/>
                  <w:sz w:val="22"/>
                </w:rPr>
                <w:t xml:space="preserve"> </w:t>
              </w:r>
              <w:proofErr w:type="spellStart"/>
              <w:r>
                <w:rPr>
                  <w:b/>
                  <w:sz w:val="22"/>
                </w:rPr>
                <w:t>cứu</w:t>
              </w:r>
              <w:proofErr w:type="spellEnd"/>
              <w:r>
                <w:rPr>
                  <w:b/>
                  <w:sz w:val="22"/>
                </w:rPr>
                <w:t xml:space="preserve"> khoa </w:t>
              </w:r>
              <w:proofErr w:type="spellStart"/>
              <w:r>
                <w:rPr>
                  <w:b/>
                  <w:sz w:val="22"/>
                </w:rPr>
                <w:t>học</w:t>
              </w:r>
              <w:proofErr w:type="spellEnd"/>
              <w:r>
                <w:rPr>
                  <w:b/>
                  <w:sz w:val="22"/>
                </w:rPr>
                <w:t xml:space="preserve"> (5)</w:t>
              </w:r>
              <w:r>
                <w:rPr>
                  <w:i/>
                  <w:sz w:val="22"/>
                </w:rPr>
                <w:t xml:space="preserve"> (</w:t>
              </w:r>
              <w:proofErr w:type="spellStart"/>
              <w:r>
                <w:rPr>
                  <w:i/>
                  <w:sz w:val="22"/>
                </w:rPr>
                <w:t>chọn</w:t>
              </w:r>
              <w:proofErr w:type="spellEnd"/>
              <w:r>
                <w:rPr>
                  <w:i/>
                  <w:sz w:val="22"/>
                </w:rPr>
                <w:t xml:space="preserve"> 1 </w:t>
              </w:r>
              <w:proofErr w:type="spellStart"/>
              <w:r>
                <w:rPr>
                  <w:i/>
                  <w:sz w:val="22"/>
                </w:rPr>
                <w:t>trong</w:t>
              </w:r>
              <w:proofErr w:type="spellEnd"/>
              <w:r>
                <w:rPr>
                  <w:i/>
                  <w:sz w:val="22"/>
                </w:rPr>
                <w:t xml:space="preserve"> 3 </w:t>
              </w:r>
              <w:proofErr w:type="spellStart"/>
              <w:r>
                <w:rPr>
                  <w:i/>
                  <w:sz w:val="22"/>
                </w:rPr>
                <w:t>trường</w:t>
              </w:r>
              <w:proofErr w:type="spellEnd"/>
              <w:r>
                <w:rPr>
                  <w:i/>
                  <w:sz w:val="22"/>
                </w:rPr>
                <w:t xml:space="preserve"> </w:t>
              </w:r>
              <w:proofErr w:type="spellStart"/>
              <w:r>
                <w:rPr>
                  <w:i/>
                  <w:sz w:val="22"/>
                </w:rPr>
                <w:t>hợp</w:t>
              </w:r>
              <w:proofErr w:type="spellEnd"/>
              <w:r>
                <w:rPr>
                  <w:i/>
                  <w:sz w:val="22"/>
                </w:rPr>
                <w:t>)</w:t>
              </w:r>
            </w:ins>
          </w:p>
        </w:tc>
      </w:tr>
      <w:tr w:rsidR="00636738" w14:paraId="1BB0B5A5" w14:textId="77777777" w:rsidTr="008F3BFF">
        <w:trPr>
          <w:ins w:id="508"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5131FBB" w14:textId="77777777" w:rsidR="00636738" w:rsidRDefault="00636738" w:rsidP="008F3BFF">
            <w:pPr>
              <w:spacing w:before="20" w:after="20" w:line="240" w:lineRule="auto"/>
              <w:rPr>
                <w:ins w:id="509" w:author="Công Nguyễn Văn" w:date="2019-09-03T13:28:00Z"/>
                <w:color w:val="000000"/>
                <w:sz w:val="22"/>
              </w:rPr>
            </w:pPr>
            <w:ins w:id="510" w:author="Công Nguyễn Văn" w:date="2019-09-03T13:28:00Z">
              <w:r>
                <w:rPr>
                  <w:color w:val="000000"/>
                  <w:sz w:val="22"/>
                </w:rPr>
                <w:t>10a</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9B5392D" w14:textId="77777777" w:rsidR="00636738" w:rsidRDefault="00636738" w:rsidP="008F3BFF">
            <w:pPr>
              <w:spacing w:before="20" w:after="20" w:line="240" w:lineRule="auto"/>
              <w:rPr>
                <w:ins w:id="511" w:author="Công Nguyễn Văn" w:date="2019-09-03T13:28:00Z"/>
                <w:sz w:val="22"/>
              </w:rPr>
            </w:pPr>
            <w:proofErr w:type="spellStart"/>
            <w:ins w:id="512" w:author="Công Nguyễn Văn" w:date="2019-09-03T13:28:00Z">
              <w:r>
                <w:rPr>
                  <w:sz w:val="22"/>
                </w:rPr>
                <w:t>Có</w:t>
              </w:r>
              <w:proofErr w:type="spellEnd"/>
              <w:r>
                <w:rPr>
                  <w:sz w:val="22"/>
                </w:rPr>
                <w:t xml:space="preserve"> </w:t>
              </w:r>
              <w:proofErr w:type="spellStart"/>
              <w:r>
                <w:rPr>
                  <w:sz w:val="22"/>
                </w:rPr>
                <w:t>bài</w:t>
              </w:r>
              <w:proofErr w:type="spellEnd"/>
              <w:r>
                <w:rPr>
                  <w:sz w:val="22"/>
                </w:rPr>
                <w:t xml:space="preserve"> </w:t>
              </w:r>
              <w:proofErr w:type="spellStart"/>
              <w:r>
                <w:rPr>
                  <w:sz w:val="22"/>
                </w:rPr>
                <w:t>báo</w:t>
              </w:r>
              <w:proofErr w:type="spellEnd"/>
              <w:r>
                <w:rPr>
                  <w:sz w:val="22"/>
                </w:rPr>
                <w:t xml:space="preserve"> khoa </w:t>
              </w:r>
              <w:proofErr w:type="spellStart"/>
              <w:r>
                <w:rPr>
                  <w:sz w:val="22"/>
                </w:rPr>
                <w:t>học</w:t>
              </w:r>
              <w:proofErr w:type="spellEnd"/>
              <w:r>
                <w:rPr>
                  <w:sz w:val="22"/>
                </w:rPr>
                <w:t xml:space="preserve"> </w:t>
              </w:r>
              <w:proofErr w:type="spellStart"/>
              <w:r>
                <w:rPr>
                  <w:sz w:val="22"/>
                </w:rPr>
                <w:t>được</w:t>
              </w:r>
              <w:proofErr w:type="spellEnd"/>
              <w:r>
                <w:rPr>
                  <w:sz w:val="22"/>
                </w:rPr>
                <w:t xml:space="preserve"> </w:t>
              </w:r>
              <w:proofErr w:type="spellStart"/>
              <w:r>
                <w:rPr>
                  <w:sz w:val="22"/>
                </w:rPr>
                <w:t>đăng</w:t>
              </w:r>
              <w:proofErr w:type="spellEnd"/>
              <w:r>
                <w:rPr>
                  <w:sz w:val="22"/>
                </w:rPr>
                <w:t xml:space="preserve"> </w:t>
              </w:r>
              <w:proofErr w:type="spellStart"/>
              <w:r>
                <w:rPr>
                  <w:sz w:val="22"/>
                </w:rPr>
                <w:t>hoặc</w:t>
              </w:r>
              <w:proofErr w:type="spellEnd"/>
              <w:r>
                <w:rPr>
                  <w:sz w:val="22"/>
                </w:rPr>
                <w:t xml:space="preserve"> </w:t>
              </w:r>
              <w:proofErr w:type="spellStart"/>
              <w:r>
                <w:rPr>
                  <w:sz w:val="22"/>
                </w:rPr>
                <w:t>chấp</w:t>
              </w:r>
              <w:proofErr w:type="spellEnd"/>
              <w:r>
                <w:rPr>
                  <w:sz w:val="22"/>
                </w:rPr>
                <w:t xml:space="preserve"> </w:t>
              </w:r>
              <w:proofErr w:type="spellStart"/>
              <w:r>
                <w:rPr>
                  <w:sz w:val="22"/>
                </w:rPr>
                <w:t>nhận</w:t>
              </w:r>
              <w:proofErr w:type="spellEnd"/>
              <w:r>
                <w:rPr>
                  <w:sz w:val="22"/>
                </w:rPr>
                <w:t xml:space="preserve"> </w:t>
              </w:r>
              <w:proofErr w:type="spellStart"/>
              <w:r>
                <w:rPr>
                  <w:sz w:val="22"/>
                </w:rPr>
                <w:t>đăng</w:t>
              </w:r>
              <w:proofErr w:type="spellEnd"/>
              <w:r>
                <w:rPr>
                  <w:sz w:val="22"/>
                </w:rPr>
                <w:t>/</w:t>
              </w:r>
              <w:proofErr w:type="spellStart"/>
              <w:r>
                <w:rPr>
                  <w:sz w:val="22"/>
                </w:rPr>
                <w:t>Đạt</w:t>
              </w:r>
              <w:proofErr w:type="spellEnd"/>
              <w:r>
                <w:rPr>
                  <w:sz w:val="22"/>
                </w:rPr>
                <w:t xml:space="preserve"> </w:t>
              </w:r>
              <w:proofErr w:type="spellStart"/>
              <w:r>
                <w:rPr>
                  <w:sz w:val="22"/>
                </w:rPr>
                <w:t>giải</w:t>
              </w:r>
              <w:proofErr w:type="spellEnd"/>
              <w:r>
                <w:rPr>
                  <w:sz w:val="22"/>
                </w:rPr>
                <w:t xml:space="preserve"> SVNCKH </w:t>
              </w:r>
              <w:proofErr w:type="spellStart"/>
              <w:r>
                <w:rPr>
                  <w:sz w:val="22"/>
                </w:rPr>
                <w:t>giải</w:t>
              </w:r>
              <w:proofErr w:type="spellEnd"/>
              <w:r>
                <w:rPr>
                  <w:sz w:val="22"/>
                </w:rPr>
                <w:t xml:space="preserve"> 3 </w:t>
              </w:r>
              <w:proofErr w:type="spellStart"/>
              <w:r>
                <w:rPr>
                  <w:sz w:val="22"/>
                </w:rPr>
                <w:t>cấp</w:t>
              </w:r>
              <w:proofErr w:type="spellEnd"/>
              <w:r>
                <w:rPr>
                  <w:sz w:val="22"/>
                </w:rPr>
                <w:t xml:space="preserve"> </w:t>
              </w:r>
              <w:proofErr w:type="spellStart"/>
              <w:r>
                <w:rPr>
                  <w:sz w:val="22"/>
                </w:rPr>
                <w:t>Viện</w:t>
              </w:r>
              <w:proofErr w:type="spellEnd"/>
              <w:r>
                <w:rPr>
                  <w:sz w:val="22"/>
                </w:rPr>
                <w:t xml:space="preserve"> </w:t>
              </w:r>
              <w:proofErr w:type="spellStart"/>
              <w:r>
                <w:rPr>
                  <w:sz w:val="22"/>
                </w:rPr>
                <w:t>trở</w:t>
              </w:r>
              <w:proofErr w:type="spellEnd"/>
              <w:r>
                <w:rPr>
                  <w:sz w:val="22"/>
                </w:rPr>
                <w:t xml:space="preserve"> </w:t>
              </w:r>
              <w:proofErr w:type="spellStart"/>
              <w:r>
                <w:rPr>
                  <w:sz w:val="22"/>
                </w:rPr>
                <w:t>lên</w:t>
              </w:r>
              <w:proofErr w:type="spellEnd"/>
              <w:r>
                <w:rPr>
                  <w:sz w:val="22"/>
                </w:rPr>
                <w:t>/</w:t>
              </w:r>
              <w:proofErr w:type="spellStart"/>
              <w:r>
                <w:rPr>
                  <w:sz w:val="22"/>
                </w:rPr>
                <w:t>Có</w:t>
              </w:r>
              <w:proofErr w:type="spellEnd"/>
              <w:r>
                <w:rPr>
                  <w:sz w:val="22"/>
                </w:rPr>
                <w:t xml:space="preserve"> </w:t>
              </w:r>
              <w:proofErr w:type="spellStart"/>
              <w:r>
                <w:rPr>
                  <w:sz w:val="22"/>
                </w:rPr>
                <w:t>giải</w:t>
              </w:r>
              <w:proofErr w:type="spellEnd"/>
              <w:r>
                <w:rPr>
                  <w:sz w:val="22"/>
                </w:rPr>
                <w:t xml:space="preserve"> </w:t>
              </w:r>
              <w:proofErr w:type="spellStart"/>
              <w:r>
                <w:rPr>
                  <w:sz w:val="22"/>
                </w:rPr>
                <w:t>thưởng</w:t>
              </w:r>
              <w:proofErr w:type="spellEnd"/>
              <w:r>
                <w:rPr>
                  <w:sz w:val="22"/>
                </w:rPr>
                <w:t xml:space="preserve"> khoa </w:t>
              </w:r>
              <w:proofErr w:type="spellStart"/>
              <w:r>
                <w:rPr>
                  <w:sz w:val="22"/>
                </w:rPr>
                <w:t>học</w:t>
              </w:r>
              <w:proofErr w:type="spellEnd"/>
              <w:r>
                <w:rPr>
                  <w:sz w:val="22"/>
                </w:rPr>
                <w:t xml:space="preserve"> (</w:t>
              </w:r>
              <w:proofErr w:type="spellStart"/>
              <w:r>
                <w:rPr>
                  <w:sz w:val="22"/>
                </w:rPr>
                <w:t>quốc</w:t>
              </w:r>
              <w:proofErr w:type="spellEnd"/>
              <w:r>
                <w:rPr>
                  <w:sz w:val="22"/>
                </w:rPr>
                <w:t xml:space="preserve"> </w:t>
              </w:r>
              <w:proofErr w:type="spellStart"/>
              <w:r>
                <w:rPr>
                  <w:sz w:val="22"/>
                </w:rPr>
                <w:t>tế</w:t>
              </w:r>
              <w:proofErr w:type="spellEnd"/>
              <w:r>
                <w:rPr>
                  <w:sz w:val="22"/>
                </w:rPr>
                <w:t xml:space="preserve"> </w:t>
              </w:r>
              <w:proofErr w:type="spellStart"/>
              <w:r>
                <w:rPr>
                  <w:sz w:val="22"/>
                </w:rPr>
                <w:t>hoặc</w:t>
              </w:r>
              <w:proofErr w:type="spellEnd"/>
              <w:r>
                <w:rPr>
                  <w:sz w:val="22"/>
                </w:rPr>
                <w:t xml:space="preserve"> </w:t>
              </w:r>
              <w:proofErr w:type="spellStart"/>
              <w:r>
                <w:rPr>
                  <w:sz w:val="22"/>
                </w:rPr>
                <w:t>trong</w:t>
              </w:r>
              <w:proofErr w:type="spellEnd"/>
              <w:r>
                <w:rPr>
                  <w:sz w:val="22"/>
                </w:rPr>
                <w:t xml:space="preserve"> </w:t>
              </w:r>
              <w:proofErr w:type="spellStart"/>
              <w:r>
                <w:rPr>
                  <w:sz w:val="22"/>
                </w:rPr>
                <w:t>nước</w:t>
              </w:r>
              <w:proofErr w:type="spellEnd"/>
              <w:r>
                <w:rPr>
                  <w:sz w:val="22"/>
                </w:rPr>
                <w:t xml:space="preserve">) </w:t>
              </w:r>
              <w:proofErr w:type="spellStart"/>
              <w:r>
                <w:rPr>
                  <w:sz w:val="22"/>
                </w:rPr>
                <w:t>từ</w:t>
              </w:r>
              <w:proofErr w:type="spellEnd"/>
              <w:r>
                <w:rPr>
                  <w:sz w:val="22"/>
                </w:rPr>
                <w:t xml:space="preserve"> </w:t>
              </w:r>
              <w:proofErr w:type="spellStart"/>
              <w:r>
                <w:rPr>
                  <w:sz w:val="22"/>
                </w:rPr>
                <w:t>giải</w:t>
              </w:r>
              <w:proofErr w:type="spellEnd"/>
              <w:r>
                <w:rPr>
                  <w:sz w:val="22"/>
                </w:rPr>
                <w:t xml:space="preserve"> 3 </w:t>
              </w:r>
              <w:proofErr w:type="spellStart"/>
              <w:r>
                <w:rPr>
                  <w:sz w:val="22"/>
                </w:rPr>
                <w:t>trở</w:t>
              </w:r>
              <w:proofErr w:type="spellEnd"/>
              <w:r>
                <w:rPr>
                  <w:sz w:val="22"/>
                </w:rPr>
                <w:t xml:space="preserve"> </w:t>
              </w:r>
              <w:proofErr w:type="spellStart"/>
              <w:r>
                <w:rPr>
                  <w:sz w:val="22"/>
                </w:rPr>
                <w:t>lên</w:t>
              </w:r>
              <w:proofErr w:type="spellEnd"/>
              <w:r>
                <w:rPr>
                  <w:sz w:val="22"/>
                </w:rPr>
                <w:t>/</w:t>
              </w:r>
              <w:proofErr w:type="spellStart"/>
              <w:r>
                <w:rPr>
                  <w:sz w:val="22"/>
                </w:rPr>
                <w:t>Có</w:t>
              </w:r>
              <w:proofErr w:type="spellEnd"/>
              <w:r>
                <w:rPr>
                  <w:sz w:val="22"/>
                </w:rPr>
                <w:t xml:space="preserve"> </w:t>
              </w:r>
              <w:proofErr w:type="spellStart"/>
              <w:r>
                <w:rPr>
                  <w:sz w:val="22"/>
                </w:rPr>
                <w:t>đăng</w:t>
              </w:r>
              <w:proofErr w:type="spellEnd"/>
              <w:r>
                <w:rPr>
                  <w:sz w:val="22"/>
                </w:rPr>
                <w:t xml:space="preserve"> </w:t>
              </w:r>
              <w:proofErr w:type="spellStart"/>
              <w:r>
                <w:rPr>
                  <w:sz w:val="22"/>
                </w:rPr>
                <w:t>ký</w:t>
              </w:r>
              <w:proofErr w:type="spellEnd"/>
              <w:r>
                <w:rPr>
                  <w:sz w:val="22"/>
                </w:rPr>
                <w:t xml:space="preserve"> </w:t>
              </w:r>
              <w:proofErr w:type="spellStart"/>
              <w:r>
                <w:rPr>
                  <w:sz w:val="22"/>
                </w:rPr>
                <w:t>bằng</w:t>
              </w:r>
              <w:proofErr w:type="spellEnd"/>
              <w:r>
                <w:rPr>
                  <w:sz w:val="22"/>
                </w:rPr>
                <w:t xml:space="preserve"> </w:t>
              </w:r>
              <w:proofErr w:type="spellStart"/>
              <w:r>
                <w:rPr>
                  <w:sz w:val="22"/>
                </w:rPr>
                <w:t>phát</w:t>
              </w:r>
              <w:proofErr w:type="spellEnd"/>
              <w:r>
                <w:rPr>
                  <w:sz w:val="22"/>
                </w:rPr>
                <w:t xml:space="preserve"> </w:t>
              </w:r>
              <w:proofErr w:type="spellStart"/>
              <w:r>
                <w:rPr>
                  <w:sz w:val="22"/>
                </w:rPr>
                <w:t>minh</w:t>
              </w:r>
              <w:proofErr w:type="spellEnd"/>
              <w:r>
                <w:rPr>
                  <w:sz w:val="22"/>
                </w:rPr>
                <w:t xml:space="preserve">, </w:t>
              </w:r>
              <w:proofErr w:type="spellStart"/>
              <w:r>
                <w:rPr>
                  <w:sz w:val="22"/>
                </w:rPr>
                <w:t>sáng</w:t>
              </w:r>
              <w:proofErr w:type="spellEnd"/>
              <w:r>
                <w:rPr>
                  <w:sz w:val="22"/>
                </w:rPr>
                <w:t xml:space="preserve"> </w:t>
              </w:r>
              <w:proofErr w:type="spellStart"/>
              <w:r>
                <w:rPr>
                  <w:sz w:val="22"/>
                </w:rPr>
                <w:t>chế</w:t>
              </w:r>
              <w:proofErr w:type="spellEnd"/>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185F50F0" w14:textId="77777777" w:rsidR="00636738" w:rsidRDefault="00636738" w:rsidP="008F3BFF">
            <w:pPr>
              <w:spacing w:before="20" w:after="20" w:line="240" w:lineRule="auto"/>
              <w:rPr>
                <w:ins w:id="513" w:author="Công Nguyễn Văn" w:date="2019-09-03T13:28:00Z"/>
                <w:sz w:val="22"/>
              </w:rPr>
            </w:pPr>
            <w:ins w:id="514" w:author="Công Nguyễn Văn" w:date="2019-09-03T13:28:00Z">
              <w:r>
                <w:rPr>
                  <w:sz w:val="22"/>
                </w:rPr>
                <w:t>5</w:t>
              </w:r>
            </w:ins>
          </w:p>
        </w:tc>
      </w:tr>
      <w:tr w:rsidR="00636738" w14:paraId="34DEBBC4" w14:textId="77777777" w:rsidTr="008F3BFF">
        <w:trPr>
          <w:ins w:id="515"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5354618" w14:textId="77777777" w:rsidR="00636738" w:rsidRDefault="00636738" w:rsidP="008F3BFF">
            <w:pPr>
              <w:spacing w:before="20" w:after="20" w:line="240" w:lineRule="auto"/>
              <w:rPr>
                <w:ins w:id="516" w:author="Công Nguyễn Văn" w:date="2019-09-03T13:28:00Z"/>
                <w:color w:val="000000"/>
                <w:sz w:val="22"/>
              </w:rPr>
            </w:pPr>
            <w:ins w:id="517" w:author="Công Nguyễn Văn" w:date="2019-09-03T13:28:00Z">
              <w:r>
                <w:rPr>
                  <w:color w:val="000000"/>
                  <w:sz w:val="22"/>
                </w:rPr>
                <w:t>10b</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7CEE7AD" w14:textId="77777777" w:rsidR="00636738" w:rsidRDefault="00636738" w:rsidP="008F3BFF">
            <w:pPr>
              <w:spacing w:before="20" w:after="20" w:line="240" w:lineRule="auto"/>
              <w:rPr>
                <w:ins w:id="518" w:author="Công Nguyễn Văn" w:date="2019-09-03T13:28:00Z"/>
                <w:color w:val="000000"/>
                <w:sz w:val="22"/>
              </w:rPr>
            </w:pPr>
            <w:proofErr w:type="spellStart"/>
            <w:ins w:id="519" w:author="Công Nguyễn Văn" w:date="2019-09-03T13:28:00Z">
              <w:r>
                <w:rPr>
                  <w:color w:val="000000"/>
                  <w:sz w:val="22"/>
                </w:rPr>
                <w:t>Được</w:t>
              </w:r>
              <w:proofErr w:type="spellEnd"/>
              <w:r>
                <w:rPr>
                  <w:color w:val="000000"/>
                  <w:sz w:val="22"/>
                </w:rPr>
                <w:t xml:space="preserve"> </w:t>
              </w:r>
              <w:proofErr w:type="spellStart"/>
              <w:r>
                <w:rPr>
                  <w:color w:val="000000"/>
                  <w:sz w:val="22"/>
                </w:rPr>
                <w:t>báo</w:t>
              </w:r>
              <w:proofErr w:type="spellEnd"/>
              <w:r>
                <w:rPr>
                  <w:color w:val="000000"/>
                  <w:sz w:val="22"/>
                </w:rPr>
                <w:t xml:space="preserve"> </w:t>
              </w:r>
              <w:proofErr w:type="spellStart"/>
              <w:r>
                <w:rPr>
                  <w:color w:val="000000"/>
                  <w:sz w:val="22"/>
                </w:rPr>
                <w:t>cáo</w:t>
              </w:r>
              <w:proofErr w:type="spellEnd"/>
              <w:r>
                <w:rPr>
                  <w:color w:val="000000"/>
                  <w:sz w:val="22"/>
                </w:rPr>
                <w:t xml:space="preserve"> </w:t>
              </w:r>
              <w:proofErr w:type="spellStart"/>
              <w:r>
                <w:rPr>
                  <w:color w:val="000000"/>
                  <w:sz w:val="22"/>
                </w:rPr>
                <w:t>tại</w:t>
              </w:r>
              <w:proofErr w:type="spellEnd"/>
              <w:r>
                <w:rPr>
                  <w:color w:val="000000"/>
                  <w:sz w:val="22"/>
                </w:rPr>
                <w:t xml:space="preserve"> </w:t>
              </w:r>
              <w:proofErr w:type="spellStart"/>
              <w:r>
                <w:rPr>
                  <w:color w:val="000000"/>
                  <w:sz w:val="22"/>
                </w:rPr>
                <w:t>hội</w:t>
              </w:r>
              <w:proofErr w:type="spellEnd"/>
              <w:r>
                <w:rPr>
                  <w:color w:val="000000"/>
                  <w:sz w:val="22"/>
                </w:rPr>
                <w:t xml:space="preserve"> </w:t>
              </w:r>
              <w:proofErr w:type="spellStart"/>
              <w:r>
                <w:rPr>
                  <w:color w:val="000000"/>
                  <w:sz w:val="22"/>
                </w:rPr>
                <w:t>đồng</w:t>
              </w:r>
              <w:proofErr w:type="spellEnd"/>
              <w:r>
                <w:rPr>
                  <w:color w:val="000000"/>
                  <w:sz w:val="22"/>
                </w:rPr>
                <w:t xml:space="preserve"> </w:t>
              </w:r>
              <w:proofErr w:type="spellStart"/>
              <w:r>
                <w:rPr>
                  <w:color w:val="000000"/>
                  <w:sz w:val="22"/>
                </w:rPr>
                <w:t>cấp</w:t>
              </w:r>
              <w:proofErr w:type="spellEnd"/>
              <w:r>
                <w:rPr>
                  <w:color w:val="000000"/>
                  <w:sz w:val="22"/>
                </w:rPr>
                <w:t xml:space="preserve"> </w:t>
              </w:r>
              <w:proofErr w:type="spellStart"/>
              <w:r>
                <w:rPr>
                  <w:color w:val="000000"/>
                  <w:sz w:val="22"/>
                </w:rPr>
                <w:t>Viện</w:t>
              </w:r>
              <w:proofErr w:type="spellEnd"/>
              <w:r>
                <w:rPr>
                  <w:color w:val="000000"/>
                  <w:sz w:val="22"/>
                </w:rPr>
                <w:t xml:space="preserve"> </w:t>
              </w:r>
              <w:proofErr w:type="spellStart"/>
              <w:r>
                <w:rPr>
                  <w:color w:val="000000"/>
                  <w:sz w:val="22"/>
                </w:rPr>
                <w:t>trong</w:t>
              </w:r>
              <w:proofErr w:type="spellEnd"/>
              <w:r>
                <w:rPr>
                  <w:color w:val="000000"/>
                  <w:sz w:val="22"/>
                </w:rPr>
                <w:t xml:space="preserve"> </w:t>
              </w:r>
              <w:proofErr w:type="spellStart"/>
              <w:r>
                <w:rPr>
                  <w:color w:val="000000"/>
                  <w:sz w:val="22"/>
                </w:rPr>
                <w:t>hội</w:t>
              </w:r>
              <w:proofErr w:type="spellEnd"/>
              <w:r>
                <w:rPr>
                  <w:color w:val="000000"/>
                  <w:sz w:val="22"/>
                </w:rPr>
                <w:t xml:space="preserve"> </w:t>
              </w:r>
              <w:proofErr w:type="spellStart"/>
              <w:r>
                <w:rPr>
                  <w:color w:val="000000"/>
                  <w:sz w:val="22"/>
                </w:rPr>
                <w:t>nghị</w:t>
              </w:r>
              <w:proofErr w:type="spellEnd"/>
              <w:r>
                <w:rPr>
                  <w:color w:val="000000"/>
                  <w:sz w:val="22"/>
                </w:rPr>
                <w:t xml:space="preserve"> SVNCKH </w:t>
              </w:r>
              <w:proofErr w:type="spellStart"/>
              <w:r>
                <w:rPr>
                  <w:color w:val="000000"/>
                  <w:sz w:val="22"/>
                </w:rPr>
                <w:t>nhưng</w:t>
              </w:r>
              <w:proofErr w:type="spellEnd"/>
              <w:r>
                <w:rPr>
                  <w:color w:val="000000"/>
                  <w:sz w:val="22"/>
                </w:rPr>
                <w:t xml:space="preserve"> </w:t>
              </w:r>
              <w:proofErr w:type="spellStart"/>
              <w:r>
                <w:rPr>
                  <w:color w:val="000000"/>
                  <w:sz w:val="22"/>
                </w:rPr>
                <w:t>không</w:t>
              </w:r>
              <w:proofErr w:type="spellEnd"/>
              <w:r>
                <w:rPr>
                  <w:color w:val="000000"/>
                  <w:sz w:val="22"/>
                </w:rPr>
                <w:t xml:space="preserve"> </w:t>
              </w:r>
              <w:proofErr w:type="spellStart"/>
              <w:r>
                <w:rPr>
                  <w:color w:val="000000"/>
                  <w:sz w:val="22"/>
                </w:rPr>
                <w:t>đạt</w:t>
              </w:r>
              <w:proofErr w:type="spellEnd"/>
              <w:r>
                <w:rPr>
                  <w:color w:val="000000"/>
                  <w:sz w:val="22"/>
                </w:rPr>
                <w:t xml:space="preserve"> </w:t>
              </w:r>
              <w:proofErr w:type="spellStart"/>
              <w:r>
                <w:rPr>
                  <w:color w:val="000000"/>
                  <w:sz w:val="22"/>
                </w:rPr>
                <w:t>giải</w:t>
              </w:r>
              <w:proofErr w:type="spellEnd"/>
              <w:r>
                <w:rPr>
                  <w:color w:val="000000"/>
                  <w:sz w:val="22"/>
                </w:rPr>
                <w:t xml:space="preserve"> </w:t>
              </w:r>
              <w:proofErr w:type="spellStart"/>
              <w:r>
                <w:rPr>
                  <w:color w:val="000000"/>
                  <w:sz w:val="22"/>
                </w:rPr>
                <w:t>từ</w:t>
              </w:r>
              <w:proofErr w:type="spellEnd"/>
              <w:r>
                <w:rPr>
                  <w:color w:val="000000"/>
                  <w:sz w:val="22"/>
                </w:rPr>
                <w:t xml:space="preserve"> </w:t>
              </w:r>
              <w:proofErr w:type="spellStart"/>
              <w:r>
                <w:rPr>
                  <w:color w:val="000000"/>
                  <w:sz w:val="22"/>
                </w:rPr>
                <w:t>giải</w:t>
              </w:r>
              <w:proofErr w:type="spellEnd"/>
              <w:r>
                <w:rPr>
                  <w:color w:val="000000"/>
                  <w:sz w:val="22"/>
                </w:rPr>
                <w:t xml:space="preserve"> 3 </w:t>
              </w:r>
              <w:proofErr w:type="spellStart"/>
              <w:r>
                <w:rPr>
                  <w:color w:val="000000"/>
                  <w:sz w:val="22"/>
                </w:rPr>
                <w:t>trở</w:t>
              </w:r>
              <w:proofErr w:type="spellEnd"/>
              <w:r>
                <w:rPr>
                  <w:color w:val="000000"/>
                  <w:sz w:val="22"/>
                </w:rPr>
                <w:t xml:space="preserve"> </w:t>
              </w:r>
              <w:proofErr w:type="spellStart"/>
              <w:r>
                <w:rPr>
                  <w:color w:val="000000"/>
                  <w:sz w:val="22"/>
                </w:rPr>
                <w:t>lên</w:t>
              </w:r>
              <w:proofErr w:type="spellEnd"/>
              <w:r>
                <w:rPr>
                  <w:color w:val="000000"/>
                  <w:sz w:val="22"/>
                </w:rPr>
                <w:t>/</w:t>
              </w:r>
              <w:proofErr w:type="spellStart"/>
              <w:r>
                <w:rPr>
                  <w:color w:val="000000"/>
                  <w:sz w:val="22"/>
                </w:rPr>
                <w:t>Đạt</w:t>
              </w:r>
              <w:proofErr w:type="spellEnd"/>
              <w:r>
                <w:rPr>
                  <w:color w:val="000000"/>
                  <w:sz w:val="22"/>
                </w:rPr>
                <w:t xml:space="preserve"> </w:t>
              </w:r>
              <w:proofErr w:type="spellStart"/>
              <w:r>
                <w:rPr>
                  <w:color w:val="000000"/>
                  <w:sz w:val="22"/>
                </w:rPr>
                <w:t>giải</w:t>
              </w:r>
              <w:proofErr w:type="spellEnd"/>
              <w:r>
                <w:rPr>
                  <w:color w:val="000000"/>
                  <w:sz w:val="22"/>
                </w:rPr>
                <w:t xml:space="preserve"> </w:t>
              </w:r>
              <w:proofErr w:type="spellStart"/>
              <w:r>
                <w:rPr>
                  <w:color w:val="000000"/>
                  <w:sz w:val="22"/>
                </w:rPr>
                <w:t>khuyến</w:t>
              </w:r>
              <w:proofErr w:type="spellEnd"/>
              <w:r>
                <w:rPr>
                  <w:color w:val="000000"/>
                  <w:sz w:val="22"/>
                </w:rPr>
                <w:t xml:space="preserve"> </w:t>
              </w:r>
              <w:proofErr w:type="spellStart"/>
              <w:r>
                <w:rPr>
                  <w:color w:val="000000"/>
                  <w:sz w:val="22"/>
                </w:rPr>
                <w:t>khích</w:t>
              </w:r>
              <w:proofErr w:type="spellEnd"/>
              <w:r>
                <w:rPr>
                  <w:color w:val="000000"/>
                  <w:sz w:val="22"/>
                </w:rPr>
                <w:t xml:space="preserve"> </w:t>
              </w:r>
              <w:proofErr w:type="spellStart"/>
              <w:r>
                <w:rPr>
                  <w:color w:val="000000"/>
                  <w:sz w:val="22"/>
                </w:rPr>
                <w:t>trong</w:t>
              </w:r>
              <w:proofErr w:type="spellEnd"/>
              <w:r>
                <w:rPr>
                  <w:color w:val="000000"/>
                  <w:sz w:val="22"/>
                </w:rPr>
                <w:t xml:space="preserve"> </w:t>
              </w:r>
              <w:proofErr w:type="spellStart"/>
              <w:r>
                <w:rPr>
                  <w:color w:val="000000"/>
                  <w:sz w:val="22"/>
                </w:rPr>
                <w:t>các</w:t>
              </w:r>
              <w:proofErr w:type="spellEnd"/>
              <w:r>
                <w:rPr>
                  <w:color w:val="000000"/>
                  <w:sz w:val="22"/>
                </w:rPr>
                <w:t xml:space="preserve"> </w:t>
              </w:r>
              <w:proofErr w:type="spellStart"/>
              <w:r>
                <w:rPr>
                  <w:color w:val="000000"/>
                  <w:sz w:val="22"/>
                </w:rPr>
                <w:t>kỳ</w:t>
              </w:r>
              <w:proofErr w:type="spellEnd"/>
              <w:r>
                <w:rPr>
                  <w:color w:val="000000"/>
                  <w:sz w:val="22"/>
                </w:rPr>
                <w:t xml:space="preserve"> </w:t>
              </w:r>
              <w:proofErr w:type="spellStart"/>
              <w:r>
                <w:rPr>
                  <w:color w:val="000000"/>
                  <w:sz w:val="22"/>
                </w:rPr>
                <w:t>thi</w:t>
              </w:r>
              <w:proofErr w:type="spellEnd"/>
              <w:r>
                <w:rPr>
                  <w:color w:val="000000"/>
                  <w:sz w:val="22"/>
                </w:rPr>
                <w:t xml:space="preserve"> </w:t>
              </w:r>
              <w:proofErr w:type="spellStart"/>
              <w:r>
                <w:rPr>
                  <w:color w:val="000000"/>
                  <w:sz w:val="22"/>
                </w:rPr>
                <w:t>quốc</w:t>
              </w:r>
              <w:proofErr w:type="spellEnd"/>
              <w:r>
                <w:rPr>
                  <w:color w:val="000000"/>
                  <w:sz w:val="22"/>
                </w:rPr>
                <w:t xml:space="preserve"> </w:t>
              </w:r>
              <w:proofErr w:type="spellStart"/>
              <w:r>
                <w:rPr>
                  <w:color w:val="000000"/>
                  <w:sz w:val="22"/>
                </w:rPr>
                <w:t>gia</w:t>
              </w:r>
              <w:proofErr w:type="spellEnd"/>
              <w:r>
                <w:rPr>
                  <w:color w:val="000000"/>
                  <w:sz w:val="22"/>
                </w:rPr>
                <w:t xml:space="preserve"> </w:t>
              </w:r>
              <w:proofErr w:type="spellStart"/>
              <w:r>
                <w:rPr>
                  <w:color w:val="000000"/>
                  <w:sz w:val="22"/>
                </w:rPr>
                <w:t>và</w:t>
              </w:r>
              <w:proofErr w:type="spellEnd"/>
              <w:r>
                <w:rPr>
                  <w:color w:val="000000"/>
                  <w:sz w:val="22"/>
                </w:rPr>
                <w:t xml:space="preserve"> </w:t>
              </w:r>
              <w:proofErr w:type="spellStart"/>
              <w:r>
                <w:rPr>
                  <w:color w:val="000000"/>
                  <w:sz w:val="22"/>
                </w:rPr>
                <w:t>quốc</w:t>
              </w:r>
              <w:proofErr w:type="spellEnd"/>
              <w:r>
                <w:rPr>
                  <w:color w:val="000000"/>
                  <w:sz w:val="22"/>
                </w:rPr>
                <w:t xml:space="preserve"> </w:t>
              </w:r>
              <w:proofErr w:type="spellStart"/>
              <w:r>
                <w:rPr>
                  <w:color w:val="000000"/>
                  <w:sz w:val="22"/>
                </w:rPr>
                <w:t>tế</w:t>
              </w:r>
              <w:proofErr w:type="spellEnd"/>
              <w:r>
                <w:rPr>
                  <w:color w:val="000000"/>
                  <w:sz w:val="22"/>
                </w:rPr>
                <w:t xml:space="preserve"> </w:t>
              </w:r>
              <w:proofErr w:type="spellStart"/>
              <w:r>
                <w:rPr>
                  <w:color w:val="000000"/>
                  <w:sz w:val="22"/>
                </w:rPr>
                <w:t>khác</w:t>
              </w:r>
              <w:proofErr w:type="spellEnd"/>
              <w:r>
                <w:rPr>
                  <w:color w:val="000000"/>
                  <w:sz w:val="22"/>
                </w:rPr>
                <w:t xml:space="preserve"> </w:t>
              </w:r>
              <w:proofErr w:type="spellStart"/>
              <w:r>
                <w:rPr>
                  <w:color w:val="000000"/>
                  <w:sz w:val="22"/>
                </w:rPr>
                <w:t>về</w:t>
              </w:r>
              <w:proofErr w:type="spellEnd"/>
              <w:r>
                <w:rPr>
                  <w:color w:val="000000"/>
                  <w:sz w:val="22"/>
                </w:rPr>
                <w:t xml:space="preserve"> </w:t>
              </w:r>
              <w:proofErr w:type="spellStart"/>
              <w:r>
                <w:rPr>
                  <w:color w:val="000000"/>
                  <w:sz w:val="22"/>
                </w:rPr>
                <w:t>chuyên</w:t>
              </w:r>
              <w:proofErr w:type="spellEnd"/>
              <w:r>
                <w:rPr>
                  <w:color w:val="000000"/>
                  <w:sz w:val="22"/>
                </w:rPr>
                <w:t xml:space="preserve"> </w:t>
              </w:r>
              <w:proofErr w:type="spellStart"/>
              <w:r>
                <w:rPr>
                  <w:color w:val="000000"/>
                  <w:sz w:val="22"/>
                </w:rPr>
                <w:t>ngành</w:t>
              </w:r>
              <w:proofErr w:type="spellEnd"/>
              <w:r>
                <w:rPr>
                  <w:color w:val="000000"/>
                  <w:sz w:val="22"/>
                </w:rPr>
                <w:t xml:space="preserve"> (VD: TI contest)</w:t>
              </w:r>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679AB355" w14:textId="77777777" w:rsidR="00636738" w:rsidRDefault="00636738" w:rsidP="008F3BFF">
            <w:pPr>
              <w:spacing w:before="20" w:after="20" w:line="240" w:lineRule="auto"/>
              <w:rPr>
                <w:ins w:id="520" w:author="Công Nguyễn Văn" w:date="2019-09-03T13:28:00Z"/>
                <w:sz w:val="22"/>
              </w:rPr>
            </w:pPr>
            <w:ins w:id="521" w:author="Công Nguyễn Văn" w:date="2019-09-03T13:28:00Z">
              <w:r>
                <w:rPr>
                  <w:sz w:val="22"/>
                </w:rPr>
                <w:t>2</w:t>
              </w:r>
            </w:ins>
          </w:p>
        </w:tc>
      </w:tr>
      <w:tr w:rsidR="00636738" w14:paraId="107974E3" w14:textId="77777777" w:rsidTr="008F3BFF">
        <w:trPr>
          <w:ins w:id="522"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FD619A8" w14:textId="77777777" w:rsidR="00636738" w:rsidRDefault="00636738" w:rsidP="008F3BFF">
            <w:pPr>
              <w:spacing w:before="20" w:after="20" w:line="240" w:lineRule="auto"/>
              <w:rPr>
                <w:ins w:id="523" w:author="Công Nguyễn Văn" w:date="2019-09-03T13:28:00Z"/>
                <w:color w:val="000000"/>
                <w:sz w:val="22"/>
              </w:rPr>
            </w:pPr>
            <w:ins w:id="524" w:author="Công Nguyễn Văn" w:date="2019-09-03T13:28:00Z">
              <w:r>
                <w:rPr>
                  <w:color w:val="000000"/>
                  <w:sz w:val="22"/>
                </w:rPr>
                <w:t>10c</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3A31880" w14:textId="77777777" w:rsidR="00636738" w:rsidRDefault="00636738" w:rsidP="008F3BFF">
            <w:pPr>
              <w:spacing w:before="20" w:after="20" w:line="240" w:lineRule="auto"/>
              <w:rPr>
                <w:ins w:id="525" w:author="Công Nguyễn Văn" w:date="2019-09-03T13:28:00Z"/>
                <w:color w:val="000000"/>
                <w:sz w:val="22"/>
              </w:rPr>
            </w:pPr>
            <w:proofErr w:type="spellStart"/>
            <w:ins w:id="526" w:author="Công Nguyễn Văn" w:date="2019-09-03T13:28:00Z">
              <w:r>
                <w:rPr>
                  <w:color w:val="000000"/>
                  <w:sz w:val="22"/>
                </w:rPr>
                <w:t>Không</w:t>
              </w:r>
              <w:proofErr w:type="spellEnd"/>
              <w:r>
                <w:rPr>
                  <w:color w:val="000000"/>
                  <w:sz w:val="22"/>
                </w:rPr>
                <w:t xml:space="preserve"> </w:t>
              </w:r>
              <w:proofErr w:type="spellStart"/>
              <w:r>
                <w:rPr>
                  <w:color w:val="000000"/>
                  <w:sz w:val="22"/>
                </w:rPr>
                <w:t>có</w:t>
              </w:r>
              <w:proofErr w:type="spellEnd"/>
              <w:r>
                <w:rPr>
                  <w:color w:val="000000"/>
                  <w:sz w:val="22"/>
                </w:rPr>
                <w:t xml:space="preserve"> </w:t>
              </w:r>
              <w:proofErr w:type="spellStart"/>
              <w:r>
                <w:rPr>
                  <w:color w:val="000000"/>
                  <w:sz w:val="22"/>
                </w:rPr>
                <w:t>thành</w:t>
              </w:r>
              <w:proofErr w:type="spellEnd"/>
              <w:r>
                <w:rPr>
                  <w:color w:val="000000"/>
                  <w:sz w:val="22"/>
                </w:rPr>
                <w:t xml:space="preserve"> </w:t>
              </w:r>
              <w:proofErr w:type="spellStart"/>
              <w:r>
                <w:rPr>
                  <w:color w:val="000000"/>
                  <w:sz w:val="22"/>
                </w:rPr>
                <w:t>tích</w:t>
              </w:r>
              <w:proofErr w:type="spellEnd"/>
              <w:r>
                <w:rPr>
                  <w:color w:val="000000"/>
                  <w:sz w:val="22"/>
                </w:rPr>
                <w:t xml:space="preserve"> </w:t>
              </w:r>
              <w:proofErr w:type="spellStart"/>
              <w:r>
                <w:rPr>
                  <w:color w:val="000000"/>
                  <w:sz w:val="22"/>
                </w:rPr>
                <w:t>về</w:t>
              </w:r>
              <w:proofErr w:type="spellEnd"/>
              <w:r>
                <w:rPr>
                  <w:color w:val="000000"/>
                  <w:sz w:val="22"/>
                </w:rPr>
                <w:t xml:space="preserve"> </w:t>
              </w:r>
              <w:proofErr w:type="spellStart"/>
              <w:r>
                <w:rPr>
                  <w:color w:val="000000"/>
                  <w:sz w:val="22"/>
                </w:rPr>
                <w:t>nghiên</w:t>
              </w:r>
              <w:proofErr w:type="spellEnd"/>
              <w:r>
                <w:rPr>
                  <w:color w:val="000000"/>
                  <w:sz w:val="22"/>
                </w:rPr>
                <w:t xml:space="preserve"> </w:t>
              </w:r>
              <w:proofErr w:type="spellStart"/>
              <w:r>
                <w:rPr>
                  <w:color w:val="000000"/>
                  <w:sz w:val="22"/>
                </w:rPr>
                <w:t>cứu</w:t>
              </w:r>
              <w:proofErr w:type="spellEnd"/>
              <w:r>
                <w:rPr>
                  <w:color w:val="000000"/>
                  <w:sz w:val="22"/>
                </w:rPr>
                <w:t xml:space="preserve"> khoa </w:t>
              </w:r>
              <w:proofErr w:type="spellStart"/>
              <w:r>
                <w:rPr>
                  <w:color w:val="000000"/>
                  <w:sz w:val="22"/>
                </w:rPr>
                <w:t>học</w:t>
              </w:r>
              <w:proofErr w:type="spellEnd"/>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12EFB182" w14:textId="77777777" w:rsidR="00636738" w:rsidRDefault="00636738" w:rsidP="008F3BFF">
            <w:pPr>
              <w:spacing w:before="20" w:after="20" w:line="240" w:lineRule="auto"/>
              <w:rPr>
                <w:ins w:id="527" w:author="Công Nguyễn Văn" w:date="2019-09-03T13:28:00Z"/>
                <w:sz w:val="22"/>
              </w:rPr>
            </w:pPr>
            <w:ins w:id="528" w:author="Công Nguyễn Văn" w:date="2019-09-03T13:28:00Z">
              <w:r>
                <w:rPr>
                  <w:sz w:val="22"/>
                </w:rPr>
                <w:t>0</w:t>
              </w:r>
            </w:ins>
          </w:p>
        </w:tc>
      </w:tr>
      <w:tr w:rsidR="00636738" w14:paraId="4A6CC3AA" w14:textId="77777777" w:rsidTr="008F3BFF">
        <w:trPr>
          <w:trHeight w:val="262"/>
          <w:ins w:id="529"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E85E5D5" w14:textId="77777777" w:rsidR="00636738" w:rsidRDefault="00636738" w:rsidP="008F3BFF">
            <w:pPr>
              <w:spacing w:line="240" w:lineRule="auto"/>
              <w:rPr>
                <w:ins w:id="530" w:author="Công Nguyễn Văn" w:date="2019-09-03T13:28:00Z"/>
                <w:b/>
                <w:sz w:val="22"/>
              </w:rPr>
            </w:pPr>
            <w:proofErr w:type="spellStart"/>
            <w:ins w:id="531" w:author="Công Nguyễn Văn" w:date="2019-09-03T13:28:00Z">
              <w:r>
                <w:rPr>
                  <w:b/>
                  <w:sz w:val="22"/>
                </w:rPr>
                <w:t>Điểm</w:t>
              </w:r>
              <w:proofErr w:type="spellEnd"/>
              <w:r>
                <w:rPr>
                  <w:b/>
                  <w:sz w:val="22"/>
                </w:rPr>
                <w:t xml:space="preserve"> </w:t>
              </w:r>
              <w:proofErr w:type="spellStart"/>
              <w:r>
                <w:rPr>
                  <w:b/>
                  <w:sz w:val="22"/>
                </w:rPr>
                <w:t>tổng</w:t>
              </w:r>
              <w:proofErr w:type="spellEnd"/>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1CEED28" w14:textId="77777777" w:rsidR="00636738" w:rsidRDefault="00636738" w:rsidP="008F3BFF">
            <w:pPr>
              <w:spacing w:line="240" w:lineRule="auto"/>
              <w:ind w:left="582"/>
              <w:rPr>
                <w:ins w:id="532" w:author="Công Nguyễn Văn" w:date="2019-09-03T13:28:00Z"/>
                <w:b/>
                <w:sz w:val="22"/>
              </w:rPr>
            </w:pPr>
            <w:ins w:id="533" w:author="Công Nguyễn Văn" w:date="2019-09-03T13:28:00Z">
              <w:r>
                <w:rPr>
                  <w:b/>
                  <w:sz w:val="22"/>
                </w:rPr>
                <w:t>/50</w:t>
              </w:r>
            </w:ins>
          </w:p>
        </w:tc>
      </w:tr>
      <w:tr w:rsidR="00636738" w14:paraId="70560EC4" w14:textId="77777777" w:rsidTr="008F3BFF">
        <w:trPr>
          <w:trHeight w:val="136"/>
          <w:ins w:id="534"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499B2A12" w14:textId="77777777" w:rsidR="00636738" w:rsidRDefault="00636738" w:rsidP="008F3BFF">
            <w:pPr>
              <w:spacing w:line="240" w:lineRule="auto"/>
              <w:rPr>
                <w:ins w:id="535" w:author="Công Nguyễn Văn" w:date="2019-09-03T13:28:00Z"/>
                <w:b/>
                <w:sz w:val="22"/>
              </w:rPr>
            </w:pPr>
            <w:proofErr w:type="spellStart"/>
            <w:ins w:id="536" w:author="Công Nguyễn Văn" w:date="2019-09-03T13:28:00Z">
              <w:r>
                <w:rPr>
                  <w:b/>
                  <w:sz w:val="22"/>
                </w:rPr>
                <w:t>Điểm</w:t>
              </w:r>
              <w:proofErr w:type="spellEnd"/>
              <w:r>
                <w:rPr>
                  <w:b/>
                  <w:sz w:val="22"/>
                </w:rPr>
                <w:t xml:space="preserve"> </w:t>
              </w:r>
              <w:proofErr w:type="spellStart"/>
              <w:r>
                <w:rPr>
                  <w:b/>
                  <w:sz w:val="22"/>
                </w:rPr>
                <w:t>tổng</w:t>
              </w:r>
              <w:proofErr w:type="spellEnd"/>
              <w:r>
                <w:rPr>
                  <w:b/>
                  <w:sz w:val="22"/>
                </w:rPr>
                <w:t xml:space="preserve"> </w:t>
              </w:r>
              <w:proofErr w:type="spellStart"/>
              <w:r>
                <w:rPr>
                  <w:b/>
                  <w:sz w:val="22"/>
                </w:rPr>
                <w:t>quy</w:t>
              </w:r>
              <w:proofErr w:type="spellEnd"/>
              <w:r>
                <w:rPr>
                  <w:b/>
                  <w:sz w:val="22"/>
                </w:rPr>
                <w:t xml:space="preserve"> </w:t>
              </w:r>
              <w:proofErr w:type="spellStart"/>
              <w:r>
                <w:rPr>
                  <w:b/>
                  <w:sz w:val="22"/>
                </w:rPr>
                <w:t>đổi</w:t>
              </w:r>
              <w:proofErr w:type="spellEnd"/>
              <w:r>
                <w:rPr>
                  <w:b/>
                  <w:sz w:val="22"/>
                </w:rPr>
                <w:t xml:space="preserve"> </w:t>
              </w:r>
              <w:proofErr w:type="spellStart"/>
              <w:r>
                <w:rPr>
                  <w:b/>
                  <w:sz w:val="22"/>
                </w:rPr>
                <w:t>về</w:t>
              </w:r>
              <w:proofErr w:type="spellEnd"/>
              <w:r>
                <w:rPr>
                  <w:b/>
                  <w:sz w:val="22"/>
                </w:rPr>
                <w:t xml:space="preserve"> thang 10</w:t>
              </w:r>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0A9E228" w14:textId="77777777" w:rsidR="00636738" w:rsidRDefault="00636738" w:rsidP="008F3BFF">
            <w:pPr>
              <w:spacing w:line="240" w:lineRule="auto"/>
              <w:rPr>
                <w:ins w:id="537" w:author="Công Nguyễn Văn" w:date="2019-09-03T13:28:00Z"/>
                <w:b/>
                <w:sz w:val="22"/>
              </w:rPr>
            </w:pPr>
          </w:p>
        </w:tc>
      </w:tr>
    </w:tbl>
    <w:p w14:paraId="3081672C" w14:textId="77777777" w:rsidR="00636738" w:rsidRPr="00330C41" w:rsidRDefault="00636738" w:rsidP="00636738">
      <w:pPr>
        <w:spacing w:after="0" w:line="240" w:lineRule="auto"/>
        <w:rPr>
          <w:ins w:id="538" w:author="Công Nguyễn Văn" w:date="2019-09-03T13:28:00Z"/>
          <w:b/>
          <w:i/>
        </w:rPr>
      </w:pPr>
      <w:proofErr w:type="spellStart"/>
      <w:ins w:id="539" w:author="Công Nguyễn Văn" w:date="2019-09-03T13:28:00Z">
        <w:r>
          <w:rPr>
            <w:b/>
            <w:i/>
          </w:rPr>
          <w:lastRenderedPageBreak/>
          <w:t>Nhận</w:t>
        </w:r>
        <w:proofErr w:type="spellEnd"/>
        <w:r>
          <w:rPr>
            <w:b/>
            <w:i/>
          </w:rPr>
          <w:t xml:space="preserve"> </w:t>
        </w:r>
        <w:proofErr w:type="spellStart"/>
        <w:r>
          <w:rPr>
            <w:b/>
            <w:i/>
          </w:rPr>
          <w:t>xét</w:t>
        </w:r>
        <w:proofErr w:type="spellEnd"/>
        <w:r>
          <w:rPr>
            <w:b/>
            <w:i/>
          </w:rPr>
          <w:t xml:space="preserve"> </w:t>
        </w:r>
        <w:proofErr w:type="spellStart"/>
        <w:r>
          <w:rPr>
            <w:b/>
            <w:i/>
          </w:rPr>
          <w:t>khác</w:t>
        </w:r>
        <w:proofErr w:type="spellEnd"/>
        <w:r>
          <w:rPr>
            <w:b/>
            <w:i/>
          </w:rPr>
          <w:t xml:space="preserve"> </w:t>
        </w:r>
        <w:proofErr w:type="spellStart"/>
        <w:r>
          <w:rPr>
            <w:b/>
            <w:i/>
          </w:rPr>
          <w:t>của</w:t>
        </w:r>
        <w:proofErr w:type="spellEnd"/>
        <w:r>
          <w:rPr>
            <w:b/>
            <w:i/>
          </w:rPr>
          <w:t xml:space="preserve"> </w:t>
        </w:r>
        <w:proofErr w:type="spellStart"/>
        <w:r>
          <w:rPr>
            <w:b/>
            <w:i/>
          </w:rPr>
          <w:t>cán</w:t>
        </w:r>
        <w:proofErr w:type="spellEnd"/>
        <w:r>
          <w:rPr>
            <w:b/>
            <w:i/>
          </w:rPr>
          <w:t xml:space="preserve"> </w:t>
        </w:r>
        <w:proofErr w:type="spellStart"/>
        <w:r>
          <w:rPr>
            <w:b/>
            <w:i/>
          </w:rPr>
          <w:t>bộ</w:t>
        </w:r>
        <w:proofErr w:type="spellEnd"/>
        <w:r>
          <w:rPr>
            <w:b/>
            <w:i/>
          </w:rPr>
          <w:t xml:space="preserve"> </w:t>
        </w:r>
        <w:proofErr w:type="spellStart"/>
        <w:r>
          <w:rPr>
            <w:b/>
            <w:i/>
          </w:rPr>
          <w:t>phản</w:t>
        </w:r>
        <w:proofErr w:type="spellEnd"/>
        <w:r>
          <w:rPr>
            <w:b/>
            <w:i/>
          </w:rPr>
          <w:t xml:space="preserve"> </w:t>
        </w:r>
        <w:proofErr w:type="spellStart"/>
        <w:r>
          <w:rPr>
            <w:b/>
            <w:i/>
          </w:rPr>
          <w:t>biện</w:t>
        </w:r>
        <w:proofErr w:type="spellEnd"/>
      </w:ins>
    </w:p>
    <w:p w14:paraId="6F5FC119" w14:textId="77777777" w:rsidR="00636738" w:rsidRDefault="00636738" w:rsidP="00636738">
      <w:pPr>
        <w:tabs>
          <w:tab w:val="left" w:leader="dot" w:pos="9000"/>
        </w:tabs>
        <w:spacing w:after="0" w:line="240" w:lineRule="auto"/>
        <w:rPr>
          <w:ins w:id="540" w:author="Công Nguyễn Văn" w:date="2019-09-03T13:28:00Z"/>
        </w:rPr>
      </w:pPr>
      <w:ins w:id="541" w:author="Công Nguyễn Văn" w:date="2019-09-03T13:28:00Z">
        <w:r>
          <w:tab/>
        </w:r>
      </w:ins>
    </w:p>
    <w:p w14:paraId="477FCC2D" w14:textId="77777777" w:rsidR="00636738" w:rsidRDefault="00636738" w:rsidP="00636738">
      <w:pPr>
        <w:tabs>
          <w:tab w:val="left" w:leader="dot" w:pos="9000"/>
        </w:tabs>
        <w:spacing w:after="0" w:line="240" w:lineRule="auto"/>
        <w:rPr>
          <w:ins w:id="542" w:author="Công Nguyễn Văn" w:date="2019-09-03T13:28:00Z"/>
        </w:rPr>
      </w:pPr>
      <w:ins w:id="543" w:author="Công Nguyễn Văn" w:date="2019-09-03T13:28:00Z">
        <w:r>
          <w:tab/>
        </w:r>
      </w:ins>
    </w:p>
    <w:p w14:paraId="0CC8AA00" w14:textId="77777777" w:rsidR="00636738" w:rsidRDefault="00636738" w:rsidP="00636738">
      <w:pPr>
        <w:tabs>
          <w:tab w:val="left" w:leader="dot" w:pos="9000"/>
        </w:tabs>
        <w:spacing w:after="0" w:line="240" w:lineRule="auto"/>
        <w:rPr>
          <w:ins w:id="544" w:author="Công Nguyễn Văn" w:date="2019-09-03T13:28:00Z"/>
        </w:rPr>
      </w:pPr>
      <w:ins w:id="545" w:author="Công Nguyễn Văn" w:date="2019-09-03T13:28:00Z">
        <w:r>
          <w:tab/>
        </w:r>
      </w:ins>
    </w:p>
    <w:p w14:paraId="092E78B4" w14:textId="77777777" w:rsidR="00636738" w:rsidRDefault="00636738" w:rsidP="00636738">
      <w:pPr>
        <w:tabs>
          <w:tab w:val="left" w:leader="dot" w:pos="9000"/>
        </w:tabs>
        <w:spacing w:after="0" w:line="240" w:lineRule="auto"/>
        <w:rPr>
          <w:ins w:id="546" w:author="Công Nguyễn Văn" w:date="2019-09-03T13:28:00Z"/>
        </w:rPr>
      </w:pPr>
      <w:ins w:id="547" w:author="Công Nguyễn Văn" w:date="2019-09-03T13:28:00Z">
        <w:r>
          <w:tab/>
        </w:r>
      </w:ins>
    </w:p>
    <w:p w14:paraId="56D9356E" w14:textId="77777777" w:rsidR="00636738" w:rsidRDefault="00636738" w:rsidP="00636738">
      <w:pPr>
        <w:tabs>
          <w:tab w:val="left" w:leader="dot" w:pos="9000"/>
        </w:tabs>
        <w:spacing w:after="0" w:line="240" w:lineRule="auto"/>
        <w:rPr>
          <w:ins w:id="548" w:author="Công Nguyễn Văn" w:date="2019-09-03T13:28:00Z"/>
        </w:rPr>
      </w:pPr>
      <w:ins w:id="549" w:author="Công Nguyễn Văn" w:date="2019-09-03T13:28:00Z">
        <w:r>
          <w:tab/>
        </w:r>
      </w:ins>
    </w:p>
    <w:p w14:paraId="65E3A4F6" w14:textId="77777777" w:rsidR="00636738" w:rsidRDefault="00636738" w:rsidP="00636738">
      <w:pPr>
        <w:tabs>
          <w:tab w:val="left" w:leader="dot" w:pos="9000"/>
        </w:tabs>
        <w:spacing w:after="0" w:line="240" w:lineRule="auto"/>
        <w:rPr>
          <w:ins w:id="550" w:author="Công Nguyễn Văn" w:date="2019-09-03T13:28:00Z"/>
        </w:rPr>
      </w:pPr>
      <w:ins w:id="551" w:author="Công Nguyễn Văn" w:date="2019-09-03T13:28:00Z">
        <w:r>
          <w:tab/>
        </w:r>
      </w:ins>
    </w:p>
    <w:p w14:paraId="693C4FB3" w14:textId="77777777" w:rsidR="00636738" w:rsidRDefault="00636738" w:rsidP="00636738">
      <w:pPr>
        <w:tabs>
          <w:tab w:val="left" w:leader="dot" w:pos="9000"/>
        </w:tabs>
        <w:spacing w:after="0" w:line="240" w:lineRule="auto"/>
        <w:rPr>
          <w:ins w:id="552" w:author="Công Nguyễn Văn" w:date="2019-09-03T13:28: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4546"/>
      </w:tblGrid>
      <w:tr w:rsidR="00636738" w14:paraId="1C662F76" w14:textId="77777777" w:rsidTr="008F3BFF">
        <w:trPr>
          <w:ins w:id="553" w:author="Công Nguyễn Văn" w:date="2019-09-03T13:28:00Z"/>
        </w:trPr>
        <w:tc>
          <w:tcPr>
            <w:tcW w:w="4642" w:type="dxa"/>
          </w:tcPr>
          <w:p w14:paraId="49CA7A2A" w14:textId="77777777" w:rsidR="00636738" w:rsidRDefault="00636738" w:rsidP="008F3BFF">
            <w:pPr>
              <w:rPr>
                <w:ins w:id="554" w:author="Công Nguyễn Văn" w:date="2019-09-03T13:28:00Z"/>
              </w:rPr>
            </w:pPr>
          </w:p>
        </w:tc>
        <w:tc>
          <w:tcPr>
            <w:tcW w:w="4643" w:type="dxa"/>
            <w:hideMark/>
          </w:tcPr>
          <w:p w14:paraId="77BD8BEC" w14:textId="77777777" w:rsidR="00636738" w:rsidRDefault="00636738" w:rsidP="008F3BFF">
            <w:pPr>
              <w:rPr>
                <w:ins w:id="555" w:author="Công Nguyễn Văn" w:date="2019-09-03T13:28:00Z"/>
              </w:rPr>
            </w:pPr>
            <w:proofErr w:type="spellStart"/>
            <w:ins w:id="556" w:author="Công Nguyễn Văn" w:date="2019-09-03T13:28:00Z">
              <w:r>
                <w:t>Ngày</w:t>
              </w:r>
              <w:proofErr w:type="spellEnd"/>
              <w:r>
                <w:t>: … / … / 20…</w:t>
              </w:r>
            </w:ins>
          </w:p>
          <w:p w14:paraId="3DADE7CD" w14:textId="77777777" w:rsidR="00636738" w:rsidRDefault="00636738" w:rsidP="008F3BFF">
            <w:pPr>
              <w:rPr>
                <w:ins w:id="557" w:author="Công Nguyễn Văn" w:date="2019-09-03T13:28:00Z"/>
                <w:b/>
              </w:rPr>
            </w:pPr>
            <w:proofErr w:type="spellStart"/>
            <w:ins w:id="558" w:author="Công Nguyễn Văn" w:date="2019-09-03T13:28:00Z">
              <w:r>
                <w:rPr>
                  <w:b/>
                </w:rPr>
                <w:t>Người</w:t>
              </w:r>
              <w:proofErr w:type="spellEnd"/>
              <w:r>
                <w:rPr>
                  <w:b/>
                </w:rPr>
                <w:t xml:space="preserve"> </w:t>
              </w:r>
              <w:proofErr w:type="spellStart"/>
              <w:r>
                <w:rPr>
                  <w:b/>
                </w:rPr>
                <w:t>nhận</w:t>
              </w:r>
              <w:proofErr w:type="spellEnd"/>
              <w:r>
                <w:rPr>
                  <w:b/>
                </w:rPr>
                <w:t xml:space="preserve"> </w:t>
              </w:r>
              <w:proofErr w:type="spellStart"/>
              <w:r>
                <w:rPr>
                  <w:b/>
                </w:rPr>
                <w:t>xét</w:t>
              </w:r>
              <w:proofErr w:type="spellEnd"/>
            </w:ins>
          </w:p>
          <w:p w14:paraId="53A2821B" w14:textId="77777777" w:rsidR="00636738" w:rsidRDefault="00636738" w:rsidP="008F3BFF">
            <w:pPr>
              <w:rPr>
                <w:ins w:id="559" w:author="Công Nguyễn Văn" w:date="2019-09-03T13:28:00Z"/>
              </w:rPr>
            </w:pPr>
            <w:ins w:id="560" w:author="Công Nguyễn Văn" w:date="2019-09-03T13:28:00Z">
              <w:r>
                <w:t>(</w:t>
              </w:r>
              <w:proofErr w:type="spellStart"/>
              <w:r>
                <w:t>Ký</w:t>
              </w:r>
              <w:proofErr w:type="spellEnd"/>
              <w:r>
                <w:t xml:space="preserve"> </w:t>
              </w:r>
              <w:proofErr w:type="spellStart"/>
              <w:r>
                <w:t>và</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tên</w:t>
              </w:r>
              <w:proofErr w:type="spellEnd"/>
              <w:r>
                <w:t>)</w:t>
              </w:r>
            </w:ins>
          </w:p>
        </w:tc>
      </w:tr>
    </w:tbl>
    <w:p w14:paraId="280A8AC3" w14:textId="30F824BB" w:rsidR="003C592B" w:rsidDel="00636738" w:rsidRDefault="003449FE">
      <w:pPr>
        <w:rPr>
          <w:del w:id="561" w:author="Công Nguyễn Văn" w:date="2019-09-03T13:28:00Z"/>
        </w:rPr>
      </w:pPr>
      <w:del w:id="562" w:author="Công Nguyễn Văn" w:date="2019-09-03T13:28:00Z">
        <w:r w:rsidDel="00636738">
          <w:delText>Trong quá trình thực hiện đồ án tốt nghiệp, em đã nhận được sự giúp đỡ, đóng góp ý kiến và chỉ bảo nhiệt tình của thầy cô và bạn bè.</w:delText>
        </w:r>
      </w:del>
    </w:p>
    <w:p w14:paraId="280A8AC4" w14:textId="2C2BBD95" w:rsidR="003C592B" w:rsidDel="00636738" w:rsidRDefault="003449FE">
      <w:pPr>
        <w:rPr>
          <w:del w:id="563" w:author="Công Nguyễn Văn" w:date="2019-09-03T13:28:00Z"/>
        </w:rPr>
      </w:pPr>
      <w:del w:id="564" w:author="Công Nguyễn Văn" w:date="2019-09-03T13:28:00Z">
        <w:r w:rsidDel="00636738">
          <w:delText xml:space="preserve">Em xin gửi lời cảm ơn chân thành đến thầy </w:delText>
        </w:r>
        <w:r w:rsidDel="00636738">
          <w:rPr>
            <w:b/>
          </w:rPr>
          <w:delText>Nguyễn Thanh Bình</w:delText>
        </w:r>
        <w:r w:rsidDel="00636738">
          <w:delText>, giảng viên khoa Điện Tử Viễn Thông– Trường Đại Học Bách Khoa Hà Nội người đã tận tình hướng dẫn, chỉ bảo em và giúp đỡ em giải quyết những khó khăn trong suốt quá trình thực hiện đồ án.</w:delText>
        </w:r>
      </w:del>
    </w:p>
    <w:p w14:paraId="280A8AC5" w14:textId="1ED1217F" w:rsidR="003C592B" w:rsidDel="00636738" w:rsidRDefault="003449FE">
      <w:pPr>
        <w:rPr>
          <w:del w:id="565" w:author="Công Nguyễn Văn" w:date="2019-09-03T13:28:00Z"/>
        </w:rPr>
      </w:pPr>
      <w:del w:id="566" w:author="Công Nguyễn Văn" w:date="2019-09-03T13:28:00Z">
        <w:r w:rsidDel="00636738">
          <w:delText>Và lời cuối cùng em xin bày tỏ lòng biết ơn tới thầy cô và bạn bè luôn ở bên cạnh giúp đỡ em vượt qua những khó khăn trong học tập cũng như trong cuộc sống.</w:delText>
        </w:r>
      </w:del>
    </w:p>
    <w:p w14:paraId="280A8AC6" w14:textId="57FECCD8" w:rsidR="003C592B" w:rsidDel="00636738" w:rsidRDefault="003C592B">
      <w:pPr>
        <w:rPr>
          <w:del w:id="567" w:author="Công Nguyễn Văn" w:date="2019-09-03T13:28:00Z"/>
        </w:rPr>
      </w:pPr>
    </w:p>
    <w:p w14:paraId="280A8AC7" w14:textId="1750BB18" w:rsidR="003C592B" w:rsidDel="00636738" w:rsidRDefault="003449FE">
      <w:pPr>
        <w:jc w:val="right"/>
        <w:rPr>
          <w:del w:id="568" w:author="Công Nguyễn Văn" w:date="2019-09-03T13:28:00Z"/>
        </w:rPr>
      </w:pPr>
      <w:del w:id="569" w:author="Công Nguyễn Văn" w:date="2019-09-03T13:28:00Z">
        <w:r w:rsidDel="00636738">
          <w:delText>Hà Nộ</w:delText>
        </w:r>
        <w:r w:rsidR="0064441A" w:rsidDel="00636738">
          <w:delText>i, ngày 06</w:delText>
        </w:r>
        <w:r w:rsidDel="00636738">
          <w:delText xml:space="preserve"> tháng 09 năm 2019</w:delText>
        </w:r>
      </w:del>
    </w:p>
    <w:p w14:paraId="280A8AC8" w14:textId="104E9CB5" w:rsidR="003C592B" w:rsidDel="00636738" w:rsidRDefault="003449FE">
      <w:pPr>
        <w:jc w:val="right"/>
        <w:rPr>
          <w:del w:id="570" w:author="Công Nguyễn Văn" w:date="2019-09-03T13:28:00Z"/>
        </w:rPr>
      </w:pPr>
      <w:del w:id="571" w:author="Công Nguyễn Văn" w:date="2019-09-03T13:28:00Z">
        <w:r w:rsidDel="00636738">
          <w:delText>Sinh viên thực hiện:</w:delText>
        </w:r>
      </w:del>
    </w:p>
    <w:p w14:paraId="280A8AC9" w14:textId="3597B5E0" w:rsidR="003C592B" w:rsidDel="00636738" w:rsidRDefault="003449FE">
      <w:pPr>
        <w:jc w:val="right"/>
        <w:rPr>
          <w:del w:id="572" w:author="Công Nguyễn Văn" w:date="2019-09-03T13:28:00Z"/>
        </w:rPr>
      </w:pPr>
      <w:del w:id="573" w:author="Công Nguyễn Văn" w:date="2019-09-03T13:28:00Z">
        <w:r w:rsidDel="00636738">
          <w:delText>Nguyễn Văn Công</w:delText>
        </w:r>
      </w:del>
    </w:p>
    <w:p w14:paraId="280A8ACA" w14:textId="77777777" w:rsidR="003C592B" w:rsidRDefault="003449FE">
      <w:r>
        <w:br w:type="page"/>
      </w:r>
    </w:p>
    <w:p w14:paraId="280A8ACB" w14:textId="77777777" w:rsidR="003C592B" w:rsidRDefault="003C592B"/>
    <w:p w14:paraId="280A8ACC" w14:textId="77777777" w:rsidR="003C592B" w:rsidRDefault="003449FE">
      <w:pPr>
        <w:jc w:val="center"/>
        <w:rPr>
          <w:b/>
        </w:rPr>
        <w:pPrChange w:id="574" w:author="Công Nguyễn Văn" w:date="2019-09-03T15:35:00Z">
          <w:pPr/>
        </w:pPrChange>
      </w:pPr>
      <w:r>
        <w:rPr>
          <w:b/>
        </w:rPr>
        <w:t>MỤC LỤC</w:t>
      </w:r>
    </w:p>
    <w:p w14:paraId="280A8ACD" w14:textId="77777777" w:rsidR="003C592B" w:rsidRDefault="003C592B"/>
    <w:sdt>
      <w:sdtPr>
        <w:id w:val="-1662301993"/>
        <w:docPartObj>
          <w:docPartGallery w:val="Table of Contents"/>
          <w:docPartUnique/>
        </w:docPartObj>
      </w:sdtPr>
      <w:sdtContent>
        <w:p w14:paraId="6AD82240" w14:textId="0C66203C" w:rsidR="00283456" w:rsidRDefault="003449FE">
          <w:pPr>
            <w:pStyle w:val="TOC1"/>
            <w:tabs>
              <w:tab w:val="right" w:pos="9062"/>
            </w:tabs>
            <w:rPr>
              <w:ins w:id="575" w:author="Công Nguyễn Văn" w:date="2019-09-05T14:00:00Z"/>
              <w:rFonts w:asciiTheme="minorHAnsi" w:hAnsiTheme="minorHAnsi" w:cstheme="minorBidi"/>
              <w:noProof/>
              <w:kern w:val="2"/>
              <w:sz w:val="21"/>
              <w:szCs w:val="22"/>
            </w:rPr>
          </w:pPr>
          <w:r>
            <w:fldChar w:fldCharType="begin"/>
          </w:r>
          <w:r>
            <w:instrText xml:space="preserve"> TOC \h \u \z </w:instrText>
          </w:r>
          <w:r>
            <w:fldChar w:fldCharType="separate"/>
          </w:r>
          <w:ins w:id="576" w:author="Công Nguyễn Văn" w:date="2019-09-05T14:00:00Z">
            <w:r w:rsidR="00283456" w:rsidRPr="0043511A">
              <w:rPr>
                <w:rStyle w:val="Hyperlink"/>
                <w:noProof/>
              </w:rPr>
              <w:fldChar w:fldCharType="begin"/>
            </w:r>
            <w:r w:rsidR="00283456" w:rsidRPr="0043511A">
              <w:rPr>
                <w:rStyle w:val="Hyperlink"/>
                <w:noProof/>
              </w:rPr>
              <w:instrText xml:space="preserve"> </w:instrText>
            </w:r>
            <w:r w:rsidR="00283456">
              <w:rPr>
                <w:noProof/>
              </w:rPr>
              <w:instrText>HYPERLINK \l "_Toc18584463"</w:instrText>
            </w:r>
            <w:r w:rsidR="00283456" w:rsidRPr="0043511A">
              <w:rPr>
                <w:rStyle w:val="Hyperlink"/>
                <w:noProof/>
              </w:rPr>
              <w:instrText xml:space="preserve"> </w:instrText>
            </w:r>
            <w:r w:rsidR="00283456" w:rsidRPr="0043511A">
              <w:rPr>
                <w:rStyle w:val="Hyperlink"/>
                <w:noProof/>
              </w:rPr>
            </w:r>
            <w:r w:rsidR="00283456" w:rsidRPr="0043511A">
              <w:rPr>
                <w:rStyle w:val="Hyperlink"/>
                <w:noProof/>
              </w:rPr>
              <w:fldChar w:fldCharType="separate"/>
            </w:r>
            <w:r w:rsidR="00283456" w:rsidRPr="0043511A">
              <w:rPr>
                <w:rStyle w:val="Hyperlink"/>
                <w:noProof/>
              </w:rPr>
              <w:t>Đặt vấn đề</w:t>
            </w:r>
            <w:r w:rsidR="00283456">
              <w:rPr>
                <w:noProof/>
                <w:webHidden/>
              </w:rPr>
              <w:tab/>
            </w:r>
            <w:r w:rsidR="00283456">
              <w:rPr>
                <w:noProof/>
                <w:webHidden/>
              </w:rPr>
              <w:fldChar w:fldCharType="begin"/>
            </w:r>
            <w:r w:rsidR="00283456">
              <w:rPr>
                <w:noProof/>
                <w:webHidden/>
              </w:rPr>
              <w:instrText xml:space="preserve"> PAGEREF _Toc18584463 \h </w:instrText>
            </w:r>
            <w:r w:rsidR="00283456">
              <w:rPr>
                <w:noProof/>
                <w:webHidden/>
              </w:rPr>
            </w:r>
          </w:ins>
          <w:r w:rsidR="00283456">
            <w:rPr>
              <w:noProof/>
              <w:webHidden/>
            </w:rPr>
            <w:fldChar w:fldCharType="separate"/>
          </w:r>
          <w:ins w:id="577" w:author="Công Nguyễn Văn" w:date="2019-09-05T14:00:00Z">
            <w:r w:rsidR="00283456">
              <w:rPr>
                <w:noProof/>
                <w:webHidden/>
              </w:rPr>
              <w:t>12</w:t>
            </w:r>
            <w:r w:rsidR="00283456">
              <w:rPr>
                <w:noProof/>
                <w:webHidden/>
              </w:rPr>
              <w:fldChar w:fldCharType="end"/>
            </w:r>
            <w:r w:rsidR="00283456" w:rsidRPr="0043511A">
              <w:rPr>
                <w:rStyle w:val="Hyperlink"/>
                <w:noProof/>
              </w:rPr>
              <w:fldChar w:fldCharType="end"/>
            </w:r>
          </w:ins>
        </w:p>
        <w:p w14:paraId="00A6D86E" w14:textId="4E8FA5E2" w:rsidR="00283456" w:rsidRDefault="00283456">
          <w:pPr>
            <w:pStyle w:val="TOC1"/>
            <w:tabs>
              <w:tab w:val="right" w:pos="9062"/>
            </w:tabs>
            <w:rPr>
              <w:ins w:id="578" w:author="Công Nguyễn Văn" w:date="2019-09-05T14:00:00Z"/>
              <w:rFonts w:asciiTheme="minorHAnsi" w:hAnsiTheme="minorHAnsi" w:cstheme="minorBidi"/>
              <w:noProof/>
              <w:kern w:val="2"/>
              <w:sz w:val="21"/>
              <w:szCs w:val="22"/>
            </w:rPr>
          </w:pPr>
          <w:ins w:id="579"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"_Toc18584464"</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CH</w:t>
            </w:r>
            <w:r w:rsidRPr="0043511A">
              <w:rPr>
                <w:rStyle w:val="Hyperlink"/>
                <w:rFonts w:hint="cs"/>
                <w:noProof/>
              </w:rPr>
              <w:t>ƯƠ</w:t>
            </w:r>
            <w:r w:rsidRPr="0043511A">
              <w:rPr>
                <w:rStyle w:val="Hyperlink"/>
                <w:noProof/>
              </w:rPr>
              <w:t>NG 1: Thu thập các yêu cầu</w:t>
            </w:r>
            <w:r>
              <w:rPr>
                <w:noProof/>
                <w:webHidden/>
              </w:rPr>
              <w:tab/>
            </w:r>
            <w:r>
              <w:rPr>
                <w:noProof/>
                <w:webHidden/>
              </w:rPr>
              <w:fldChar w:fldCharType="begin"/>
            </w:r>
            <w:r>
              <w:rPr>
                <w:noProof/>
                <w:webHidden/>
              </w:rPr>
              <w:instrText xml:space="preserve"> PAGEREF _Toc18584464 \h </w:instrText>
            </w:r>
            <w:r>
              <w:rPr>
                <w:noProof/>
                <w:webHidden/>
              </w:rPr>
            </w:r>
          </w:ins>
          <w:r>
            <w:rPr>
              <w:noProof/>
              <w:webHidden/>
            </w:rPr>
            <w:fldChar w:fldCharType="separate"/>
          </w:r>
          <w:ins w:id="580" w:author="Công Nguyễn Văn" w:date="2019-09-05T14:00:00Z">
            <w:r>
              <w:rPr>
                <w:noProof/>
                <w:webHidden/>
              </w:rPr>
              <w:t>13</w:t>
            </w:r>
            <w:r>
              <w:rPr>
                <w:noProof/>
                <w:webHidden/>
              </w:rPr>
              <w:fldChar w:fldCharType="end"/>
            </w:r>
            <w:r w:rsidRPr="0043511A">
              <w:rPr>
                <w:rStyle w:val="Hyperlink"/>
                <w:noProof/>
              </w:rPr>
              <w:fldChar w:fldCharType="end"/>
            </w:r>
          </w:ins>
        </w:p>
        <w:p w14:paraId="1BC9AC16" w14:textId="1DCCD92B" w:rsidR="00283456" w:rsidRDefault="00283456">
          <w:pPr>
            <w:pStyle w:val="TOC2"/>
            <w:tabs>
              <w:tab w:val="right" w:pos="9062"/>
            </w:tabs>
            <w:rPr>
              <w:ins w:id="581" w:author="Công Nguyễn Văn" w:date="2019-09-05T14:00:00Z"/>
              <w:rFonts w:asciiTheme="minorHAnsi" w:hAnsiTheme="minorHAnsi" w:cstheme="minorBidi"/>
              <w:noProof/>
              <w:kern w:val="2"/>
              <w:sz w:val="21"/>
              <w:szCs w:val="22"/>
            </w:rPr>
          </w:pPr>
          <w:ins w:id="582"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"_Toc18584465"</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2.1 Chu trình nghiệp vụ</w:t>
            </w:r>
            <w:r>
              <w:rPr>
                <w:noProof/>
                <w:webHidden/>
              </w:rPr>
              <w:tab/>
            </w:r>
            <w:r>
              <w:rPr>
                <w:noProof/>
                <w:webHidden/>
              </w:rPr>
              <w:fldChar w:fldCharType="begin"/>
            </w:r>
            <w:r>
              <w:rPr>
                <w:noProof/>
                <w:webHidden/>
              </w:rPr>
              <w:instrText xml:space="preserve"> PAGEREF _Toc18584465 \h </w:instrText>
            </w:r>
            <w:r>
              <w:rPr>
                <w:noProof/>
                <w:webHidden/>
              </w:rPr>
            </w:r>
          </w:ins>
          <w:r>
            <w:rPr>
              <w:noProof/>
              <w:webHidden/>
            </w:rPr>
            <w:fldChar w:fldCharType="separate"/>
          </w:r>
          <w:ins w:id="583" w:author="Công Nguyễn Văn" w:date="2019-09-05T14:00:00Z">
            <w:r>
              <w:rPr>
                <w:noProof/>
                <w:webHidden/>
              </w:rPr>
              <w:t>13</w:t>
            </w:r>
            <w:r>
              <w:rPr>
                <w:noProof/>
                <w:webHidden/>
              </w:rPr>
              <w:fldChar w:fldCharType="end"/>
            </w:r>
            <w:r w:rsidRPr="0043511A">
              <w:rPr>
                <w:rStyle w:val="Hyperlink"/>
                <w:noProof/>
              </w:rPr>
              <w:fldChar w:fldCharType="end"/>
            </w:r>
          </w:ins>
        </w:p>
        <w:p w14:paraId="22DB7D58" w14:textId="6C843B95" w:rsidR="00283456" w:rsidRDefault="00283456">
          <w:pPr>
            <w:pStyle w:val="TOC2"/>
            <w:tabs>
              <w:tab w:val="right" w:pos="9062"/>
            </w:tabs>
            <w:rPr>
              <w:ins w:id="584" w:author="Công Nguyễn Văn" w:date="2019-09-05T14:00:00Z"/>
              <w:rFonts w:asciiTheme="minorHAnsi" w:hAnsiTheme="minorHAnsi" w:cstheme="minorBidi"/>
              <w:noProof/>
              <w:kern w:val="2"/>
              <w:sz w:val="21"/>
              <w:szCs w:val="22"/>
            </w:rPr>
          </w:pPr>
          <w:ins w:id="585"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"_Toc18584466"</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2.2: Yêu cầu chức năng</w:t>
            </w:r>
            <w:r>
              <w:rPr>
                <w:noProof/>
                <w:webHidden/>
              </w:rPr>
              <w:tab/>
            </w:r>
            <w:r>
              <w:rPr>
                <w:noProof/>
                <w:webHidden/>
              </w:rPr>
              <w:fldChar w:fldCharType="begin"/>
            </w:r>
            <w:r>
              <w:rPr>
                <w:noProof/>
                <w:webHidden/>
              </w:rPr>
              <w:instrText xml:space="preserve"> PAGEREF _Toc18584466 \h </w:instrText>
            </w:r>
            <w:r>
              <w:rPr>
                <w:noProof/>
                <w:webHidden/>
              </w:rPr>
            </w:r>
          </w:ins>
          <w:r>
            <w:rPr>
              <w:noProof/>
              <w:webHidden/>
            </w:rPr>
            <w:fldChar w:fldCharType="separate"/>
          </w:r>
          <w:ins w:id="586" w:author="Công Nguyễn Văn" w:date="2019-09-05T14:00:00Z">
            <w:r>
              <w:rPr>
                <w:noProof/>
                <w:webHidden/>
              </w:rPr>
              <w:t>14</w:t>
            </w:r>
            <w:r>
              <w:rPr>
                <w:noProof/>
                <w:webHidden/>
              </w:rPr>
              <w:fldChar w:fldCharType="end"/>
            </w:r>
            <w:r w:rsidRPr="0043511A">
              <w:rPr>
                <w:rStyle w:val="Hyperlink"/>
                <w:noProof/>
              </w:rPr>
              <w:fldChar w:fldCharType="end"/>
            </w:r>
          </w:ins>
        </w:p>
        <w:p w14:paraId="59646488" w14:textId="079B29E5" w:rsidR="00283456" w:rsidRDefault="00283456">
          <w:pPr>
            <w:pStyle w:val="TOC2"/>
            <w:tabs>
              <w:tab w:val="right" w:pos="9062"/>
            </w:tabs>
            <w:rPr>
              <w:ins w:id="587" w:author="Công Nguyễn Văn" w:date="2019-09-05T14:00:00Z"/>
              <w:rFonts w:asciiTheme="minorHAnsi" w:hAnsiTheme="minorHAnsi" w:cstheme="minorBidi"/>
              <w:noProof/>
              <w:kern w:val="2"/>
              <w:sz w:val="21"/>
              <w:szCs w:val="22"/>
            </w:rPr>
          </w:pPr>
          <w:ins w:id="588"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"_Toc18584467"</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2.3:Yêu cầu phi chức năng</w:t>
            </w:r>
            <w:r>
              <w:rPr>
                <w:noProof/>
                <w:webHidden/>
              </w:rPr>
              <w:tab/>
            </w:r>
            <w:r>
              <w:rPr>
                <w:noProof/>
                <w:webHidden/>
              </w:rPr>
              <w:fldChar w:fldCharType="begin"/>
            </w:r>
            <w:r>
              <w:rPr>
                <w:noProof/>
                <w:webHidden/>
              </w:rPr>
              <w:instrText xml:space="preserve"> PAGEREF _Toc18584467 \h </w:instrText>
            </w:r>
            <w:r>
              <w:rPr>
                <w:noProof/>
                <w:webHidden/>
              </w:rPr>
            </w:r>
          </w:ins>
          <w:r>
            <w:rPr>
              <w:noProof/>
              <w:webHidden/>
            </w:rPr>
            <w:fldChar w:fldCharType="separate"/>
          </w:r>
          <w:ins w:id="589" w:author="Công Nguyễn Văn" w:date="2019-09-05T14:00:00Z">
            <w:r>
              <w:rPr>
                <w:noProof/>
                <w:webHidden/>
              </w:rPr>
              <w:t>14</w:t>
            </w:r>
            <w:r>
              <w:rPr>
                <w:noProof/>
                <w:webHidden/>
              </w:rPr>
              <w:fldChar w:fldCharType="end"/>
            </w:r>
            <w:r w:rsidRPr="0043511A">
              <w:rPr>
                <w:rStyle w:val="Hyperlink"/>
                <w:noProof/>
              </w:rPr>
              <w:fldChar w:fldCharType="end"/>
            </w:r>
          </w:ins>
        </w:p>
        <w:p w14:paraId="7B71A981" w14:textId="7FC4D756" w:rsidR="00283456" w:rsidRDefault="00283456">
          <w:pPr>
            <w:pStyle w:val="TOC2"/>
            <w:tabs>
              <w:tab w:val="right" w:pos="9062"/>
            </w:tabs>
            <w:rPr>
              <w:ins w:id="590" w:author="Công Nguyễn Văn" w:date="2019-09-05T14:00:00Z"/>
              <w:rFonts w:asciiTheme="minorHAnsi" w:hAnsiTheme="minorHAnsi" w:cstheme="minorBidi"/>
              <w:noProof/>
              <w:kern w:val="2"/>
              <w:sz w:val="21"/>
              <w:szCs w:val="22"/>
            </w:rPr>
          </w:pPr>
          <w:ins w:id="591"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"_Toc18584468"</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Từ điển dữ liệu</w:t>
            </w:r>
            <w:r>
              <w:rPr>
                <w:noProof/>
                <w:webHidden/>
              </w:rPr>
              <w:tab/>
            </w:r>
            <w:r>
              <w:rPr>
                <w:noProof/>
                <w:webHidden/>
              </w:rPr>
              <w:fldChar w:fldCharType="begin"/>
            </w:r>
            <w:r>
              <w:rPr>
                <w:noProof/>
                <w:webHidden/>
              </w:rPr>
              <w:instrText xml:space="preserve"> PAGEREF _Toc18584468 \h </w:instrText>
            </w:r>
            <w:r>
              <w:rPr>
                <w:noProof/>
                <w:webHidden/>
              </w:rPr>
            </w:r>
          </w:ins>
          <w:r>
            <w:rPr>
              <w:noProof/>
              <w:webHidden/>
            </w:rPr>
            <w:fldChar w:fldCharType="separate"/>
          </w:r>
          <w:ins w:id="592" w:author="Công Nguyễn Văn" w:date="2019-09-05T14:00:00Z">
            <w:r>
              <w:rPr>
                <w:noProof/>
                <w:webHidden/>
              </w:rPr>
              <w:t>14</w:t>
            </w:r>
            <w:r>
              <w:rPr>
                <w:noProof/>
                <w:webHidden/>
              </w:rPr>
              <w:fldChar w:fldCharType="end"/>
            </w:r>
            <w:r w:rsidRPr="0043511A">
              <w:rPr>
                <w:rStyle w:val="Hyperlink"/>
                <w:noProof/>
              </w:rPr>
              <w:fldChar w:fldCharType="end"/>
            </w:r>
          </w:ins>
        </w:p>
        <w:p w14:paraId="5280B831" w14:textId="74312F14" w:rsidR="00283456" w:rsidRDefault="00283456">
          <w:pPr>
            <w:pStyle w:val="TOC2"/>
            <w:tabs>
              <w:tab w:val="right" w:pos="9062"/>
            </w:tabs>
            <w:rPr>
              <w:ins w:id="593" w:author="Công Nguyễn Văn" w:date="2019-09-05T14:00:00Z"/>
              <w:rFonts w:asciiTheme="minorHAnsi" w:hAnsiTheme="minorHAnsi" w:cstheme="minorBidi"/>
              <w:noProof/>
              <w:kern w:val="2"/>
              <w:sz w:val="21"/>
              <w:szCs w:val="22"/>
            </w:rPr>
          </w:pPr>
          <w:ins w:id="594"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"_Toc18584469"</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2.4 S</w:t>
            </w:r>
            <w:r w:rsidRPr="0043511A">
              <w:rPr>
                <w:rStyle w:val="Hyperlink"/>
                <w:rFonts w:hint="cs"/>
                <w:noProof/>
              </w:rPr>
              <w:t>ơ</w:t>
            </w:r>
            <w:r w:rsidRPr="0043511A">
              <w:rPr>
                <w:rStyle w:val="Hyperlink"/>
                <w:noProof/>
              </w:rPr>
              <w:t xml:space="preserve"> đồ hoạt động</w:t>
            </w:r>
            <w:r>
              <w:rPr>
                <w:noProof/>
                <w:webHidden/>
              </w:rPr>
              <w:tab/>
            </w:r>
            <w:r>
              <w:rPr>
                <w:noProof/>
                <w:webHidden/>
              </w:rPr>
              <w:fldChar w:fldCharType="begin"/>
            </w:r>
            <w:r>
              <w:rPr>
                <w:noProof/>
                <w:webHidden/>
              </w:rPr>
              <w:instrText xml:space="preserve"> PAGEREF _Toc18584469 \h </w:instrText>
            </w:r>
            <w:r>
              <w:rPr>
                <w:noProof/>
                <w:webHidden/>
              </w:rPr>
            </w:r>
          </w:ins>
          <w:r>
            <w:rPr>
              <w:noProof/>
              <w:webHidden/>
            </w:rPr>
            <w:fldChar w:fldCharType="separate"/>
          </w:r>
          <w:ins w:id="595" w:author="Công Nguyễn Văn" w:date="2019-09-05T14:00:00Z">
            <w:r>
              <w:rPr>
                <w:noProof/>
                <w:webHidden/>
              </w:rPr>
              <w:t>15</w:t>
            </w:r>
            <w:r>
              <w:rPr>
                <w:noProof/>
                <w:webHidden/>
              </w:rPr>
              <w:fldChar w:fldCharType="end"/>
            </w:r>
            <w:r w:rsidRPr="0043511A">
              <w:rPr>
                <w:rStyle w:val="Hyperlink"/>
                <w:noProof/>
              </w:rPr>
              <w:fldChar w:fldCharType="end"/>
            </w:r>
          </w:ins>
        </w:p>
        <w:p w14:paraId="2F27133B" w14:textId="5EF8A4E0" w:rsidR="00283456" w:rsidRDefault="00283456">
          <w:pPr>
            <w:pStyle w:val="TOC3"/>
            <w:tabs>
              <w:tab w:val="right" w:pos="9062"/>
            </w:tabs>
            <w:rPr>
              <w:ins w:id="596" w:author="Công Nguyễn Văn" w:date="2019-09-05T14:00:00Z"/>
              <w:rFonts w:asciiTheme="minorHAnsi" w:hAnsiTheme="minorHAnsi" w:cstheme="minorBidi"/>
              <w:noProof/>
              <w:kern w:val="2"/>
              <w:sz w:val="21"/>
              <w:szCs w:val="22"/>
            </w:rPr>
          </w:pPr>
          <w:ins w:id="597"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"_Toc18584470"</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2.4.1: S</w:t>
            </w:r>
            <w:r w:rsidRPr="0043511A">
              <w:rPr>
                <w:rStyle w:val="Hyperlink"/>
                <w:rFonts w:hint="cs"/>
                <w:noProof/>
              </w:rPr>
              <w:t>ơ</w:t>
            </w:r>
            <w:r w:rsidRPr="0043511A">
              <w:rPr>
                <w:rStyle w:val="Hyperlink"/>
                <w:noProof/>
              </w:rPr>
              <w:t xml:space="preserve"> đồ đăng kí tài khoản</w:t>
            </w:r>
            <w:r>
              <w:rPr>
                <w:noProof/>
                <w:webHidden/>
              </w:rPr>
              <w:tab/>
            </w:r>
            <w:r>
              <w:rPr>
                <w:noProof/>
                <w:webHidden/>
              </w:rPr>
              <w:fldChar w:fldCharType="begin"/>
            </w:r>
            <w:r>
              <w:rPr>
                <w:noProof/>
                <w:webHidden/>
              </w:rPr>
              <w:instrText xml:space="preserve"> PAGEREF _Toc18584470 \h </w:instrText>
            </w:r>
            <w:r>
              <w:rPr>
                <w:noProof/>
                <w:webHidden/>
              </w:rPr>
            </w:r>
          </w:ins>
          <w:r>
            <w:rPr>
              <w:noProof/>
              <w:webHidden/>
            </w:rPr>
            <w:fldChar w:fldCharType="separate"/>
          </w:r>
          <w:ins w:id="598" w:author="Công Nguyễn Văn" w:date="2019-09-05T14:00:00Z">
            <w:r>
              <w:rPr>
                <w:noProof/>
                <w:webHidden/>
              </w:rPr>
              <w:t>15</w:t>
            </w:r>
            <w:r>
              <w:rPr>
                <w:noProof/>
                <w:webHidden/>
              </w:rPr>
              <w:fldChar w:fldCharType="end"/>
            </w:r>
            <w:r w:rsidRPr="0043511A">
              <w:rPr>
                <w:rStyle w:val="Hyperlink"/>
                <w:noProof/>
              </w:rPr>
              <w:fldChar w:fldCharType="end"/>
            </w:r>
          </w:ins>
        </w:p>
        <w:p w14:paraId="091999B3" w14:textId="00AD4F34" w:rsidR="00283456" w:rsidRDefault="00283456">
          <w:pPr>
            <w:pStyle w:val="TOC3"/>
            <w:tabs>
              <w:tab w:val="right" w:pos="9062"/>
            </w:tabs>
            <w:rPr>
              <w:ins w:id="599" w:author="Công Nguyễn Văn" w:date="2019-09-05T14:00:00Z"/>
              <w:rFonts w:asciiTheme="minorHAnsi" w:hAnsiTheme="minorHAnsi" w:cstheme="minorBidi"/>
              <w:noProof/>
              <w:kern w:val="2"/>
              <w:sz w:val="21"/>
              <w:szCs w:val="22"/>
            </w:rPr>
          </w:pPr>
          <w:ins w:id="600"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"_Toc18584471"</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2.4.2: S</w:t>
            </w:r>
            <w:r w:rsidRPr="0043511A">
              <w:rPr>
                <w:rStyle w:val="Hyperlink"/>
                <w:rFonts w:hint="cs"/>
                <w:noProof/>
              </w:rPr>
              <w:t>ơ</w:t>
            </w:r>
            <w:r w:rsidRPr="0043511A">
              <w:rPr>
                <w:rStyle w:val="Hyperlink"/>
                <w:noProof/>
              </w:rPr>
              <w:t xml:space="preserve"> đồ tạo ngân hàng câu hỏi</w:t>
            </w:r>
            <w:r>
              <w:rPr>
                <w:noProof/>
                <w:webHidden/>
              </w:rPr>
              <w:tab/>
            </w:r>
            <w:r>
              <w:rPr>
                <w:noProof/>
                <w:webHidden/>
              </w:rPr>
              <w:fldChar w:fldCharType="begin"/>
            </w:r>
            <w:r>
              <w:rPr>
                <w:noProof/>
                <w:webHidden/>
              </w:rPr>
              <w:instrText xml:space="preserve"> PAGEREF _Toc18584471 \h </w:instrText>
            </w:r>
            <w:r>
              <w:rPr>
                <w:noProof/>
                <w:webHidden/>
              </w:rPr>
            </w:r>
          </w:ins>
          <w:r>
            <w:rPr>
              <w:noProof/>
              <w:webHidden/>
            </w:rPr>
            <w:fldChar w:fldCharType="separate"/>
          </w:r>
          <w:ins w:id="601" w:author="Công Nguyễn Văn" w:date="2019-09-05T14:00:00Z">
            <w:r>
              <w:rPr>
                <w:noProof/>
                <w:webHidden/>
              </w:rPr>
              <w:t>16</w:t>
            </w:r>
            <w:r>
              <w:rPr>
                <w:noProof/>
                <w:webHidden/>
              </w:rPr>
              <w:fldChar w:fldCharType="end"/>
            </w:r>
            <w:r w:rsidRPr="0043511A">
              <w:rPr>
                <w:rStyle w:val="Hyperlink"/>
                <w:noProof/>
              </w:rPr>
              <w:fldChar w:fldCharType="end"/>
            </w:r>
          </w:ins>
        </w:p>
        <w:p w14:paraId="362A24A5" w14:textId="455C26FA" w:rsidR="00283456" w:rsidRDefault="00283456">
          <w:pPr>
            <w:pStyle w:val="TOC3"/>
            <w:tabs>
              <w:tab w:val="right" w:pos="9062"/>
            </w:tabs>
            <w:rPr>
              <w:ins w:id="602" w:author="Công Nguyễn Văn" w:date="2019-09-05T14:00:00Z"/>
              <w:rFonts w:asciiTheme="minorHAnsi" w:hAnsiTheme="minorHAnsi" w:cstheme="minorBidi"/>
              <w:noProof/>
              <w:kern w:val="2"/>
              <w:sz w:val="21"/>
              <w:szCs w:val="22"/>
            </w:rPr>
          </w:pPr>
          <w:ins w:id="603"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"_Toc18584472"</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2.4.3: S</w:t>
            </w:r>
            <w:r w:rsidRPr="0043511A">
              <w:rPr>
                <w:rStyle w:val="Hyperlink"/>
                <w:rFonts w:hint="cs"/>
                <w:noProof/>
              </w:rPr>
              <w:t>ơ</w:t>
            </w:r>
            <w:r w:rsidRPr="0043511A">
              <w:rPr>
                <w:rStyle w:val="Hyperlink"/>
                <w:noProof/>
              </w:rPr>
              <w:t xml:space="preserve"> đồ tạo bài thi</w:t>
            </w:r>
            <w:r>
              <w:rPr>
                <w:noProof/>
                <w:webHidden/>
              </w:rPr>
              <w:tab/>
            </w:r>
            <w:r>
              <w:rPr>
                <w:noProof/>
                <w:webHidden/>
              </w:rPr>
              <w:fldChar w:fldCharType="begin"/>
            </w:r>
            <w:r>
              <w:rPr>
                <w:noProof/>
                <w:webHidden/>
              </w:rPr>
              <w:instrText xml:space="preserve"> PAGEREF _Toc18584472 \h </w:instrText>
            </w:r>
            <w:r>
              <w:rPr>
                <w:noProof/>
                <w:webHidden/>
              </w:rPr>
            </w:r>
          </w:ins>
          <w:r>
            <w:rPr>
              <w:noProof/>
              <w:webHidden/>
            </w:rPr>
            <w:fldChar w:fldCharType="separate"/>
          </w:r>
          <w:ins w:id="604" w:author="Công Nguyễn Văn" w:date="2019-09-05T14:00:00Z">
            <w:r>
              <w:rPr>
                <w:noProof/>
                <w:webHidden/>
              </w:rPr>
              <w:t>17</w:t>
            </w:r>
            <w:r>
              <w:rPr>
                <w:noProof/>
                <w:webHidden/>
              </w:rPr>
              <w:fldChar w:fldCharType="end"/>
            </w:r>
            <w:r w:rsidRPr="0043511A">
              <w:rPr>
                <w:rStyle w:val="Hyperlink"/>
                <w:noProof/>
              </w:rPr>
              <w:fldChar w:fldCharType="end"/>
            </w:r>
          </w:ins>
        </w:p>
        <w:p w14:paraId="09CCA5C3" w14:textId="233F9B2B" w:rsidR="00283456" w:rsidRDefault="00283456">
          <w:pPr>
            <w:pStyle w:val="TOC3"/>
            <w:tabs>
              <w:tab w:val="right" w:pos="9062"/>
            </w:tabs>
            <w:rPr>
              <w:ins w:id="605" w:author="Công Nguyễn Văn" w:date="2019-09-05T14:00:00Z"/>
              <w:rFonts w:asciiTheme="minorHAnsi" w:hAnsiTheme="minorHAnsi" w:cstheme="minorBidi"/>
              <w:noProof/>
              <w:kern w:val="2"/>
              <w:sz w:val="21"/>
              <w:szCs w:val="22"/>
            </w:rPr>
          </w:pPr>
          <w:ins w:id="606"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"_Toc18584473"</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2.4.4: S</w:t>
            </w:r>
            <w:r w:rsidRPr="0043511A">
              <w:rPr>
                <w:rStyle w:val="Hyperlink"/>
                <w:rFonts w:hint="cs"/>
                <w:noProof/>
              </w:rPr>
              <w:t>ơ</w:t>
            </w:r>
            <w:r w:rsidRPr="0043511A">
              <w:rPr>
                <w:rStyle w:val="Hyperlink"/>
                <w:noProof/>
              </w:rPr>
              <w:t xml:space="preserve"> đồ thực hiện thi</w:t>
            </w:r>
            <w:r>
              <w:rPr>
                <w:noProof/>
                <w:webHidden/>
              </w:rPr>
              <w:tab/>
            </w:r>
            <w:r>
              <w:rPr>
                <w:noProof/>
                <w:webHidden/>
              </w:rPr>
              <w:fldChar w:fldCharType="begin"/>
            </w:r>
            <w:r>
              <w:rPr>
                <w:noProof/>
                <w:webHidden/>
              </w:rPr>
              <w:instrText xml:space="preserve"> PAGEREF _Toc18584473 \h </w:instrText>
            </w:r>
            <w:r>
              <w:rPr>
                <w:noProof/>
                <w:webHidden/>
              </w:rPr>
            </w:r>
          </w:ins>
          <w:r>
            <w:rPr>
              <w:noProof/>
              <w:webHidden/>
            </w:rPr>
            <w:fldChar w:fldCharType="separate"/>
          </w:r>
          <w:ins w:id="607" w:author="Công Nguyễn Văn" w:date="2019-09-05T14:00:00Z">
            <w:r>
              <w:rPr>
                <w:noProof/>
                <w:webHidden/>
              </w:rPr>
              <w:t>18</w:t>
            </w:r>
            <w:r>
              <w:rPr>
                <w:noProof/>
                <w:webHidden/>
              </w:rPr>
              <w:fldChar w:fldCharType="end"/>
            </w:r>
            <w:r w:rsidRPr="0043511A">
              <w:rPr>
                <w:rStyle w:val="Hyperlink"/>
                <w:noProof/>
              </w:rPr>
              <w:fldChar w:fldCharType="end"/>
            </w:r>
          </w:ins>
        </w:p>
        <w:p w14:paraId="0AFFD8D3" w14:textId="00274384" w:rsidR="00283456" w:rsidRDefault="00283456">
          <w:pPr>
            <w:pStyle w:val="TOC2"/>
            <w:tabs>
              <w:tab w:val="right" w:pos="9062"/>
            </w:tabs>
            <w:rPr>
              <w:ins w:id="608" w:author="Công Nguyễn Văn" w:date="2019-09-05T14:00:00Z"/>
              <w:rFonts w:asciiTheme="minorHAnsi" w:hAnsiTheme="minorHAnsi" w:cstheme="minorBidi"/>
              <w:noProof/>
              <w:kern w:val="2"/>
              <w:sz w:val="21"/>
              <w:szCs w:val="22"/>
            </w:rPr>
          </w:pPr>
          <w:ins w:id="609"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"_Toc18584474"</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2.5: Ng</w:t>
            </w:r>
            <w:r w:rsidRPr="0043511A">
              <w:rPr>
                <w:rStyle w:val="Hyperlink"/>
                <w:rFonts w:hint="cs"/>
                <w:noProof/>
              </w:rPr>
              <w:t>ư</w:t>
            </w:r>
            <w:r w:rsidRPr="0043511A">
              <w:rPr>
                <w:rStyle w:val="Hyperlink"/>
                <w:noProof/>
              </w:rPr>
              <w:t>ời dùng</w:t>
            </w:r>
            <w:r>
              <w:rPr>
                <w:noProof/>
                <w:webHidden/>
              </w:rPr>
              <w:tab/>
            </w:r>
            <w:r>
              <w:rPr>
                <w:noProof/>
                <w:webHidden/>
              </w:rPr>
              <w:fldChar w:fldCharType="begin"/>
            </w:r>
            <w:r>
              <w:rPr>
                <w:noProof/>
                <w:webHidden/>
              </w:rPr>
              <w:instrText xml:space="preserve"> PAGEREF _Toc18584474 \h </w:instrText>
            </w:r>
            <w:r>
              <w:rPr>
                <w:noProof/>
                <w:webHidden/>
              </w:rPr>
            </w:r>
          </w:ins>
          <w:r>
            <w:rPr>
              <w:noProof/>
              <w:webHidden/>
            </w:rPr>
            <w:fldChar w:fldCharType="separate"/>
          </w:r>
          <w:ins w:id="610" w:author="Công Nguyễn Văn" w:date="2019-09-05T14:00:00Z">
            <w:r>
              <w:rPr>
                <w:noProof/>
                <w:webHidden/>
              </w:rPr>
              <w:t>19</w:t>
            </w:r>
            <w:r>
              <w:rPr>
                <w:noProof/>
                <w:webHidden/>
              </w:rPr>
              <w:fldChar w:fldCharType="end"/>
            </w:r>
            <w:r w:rsidRPr="0043511A">
              <w:rPr>
                <w:rStyle w:val="Hyperlink"/>
                <w:noProof/>
              </w:rPr>
              <w:fldChar w:fldCharType="end"/>
            </w:r>
          </w:ins>
        </w:p>
        <w:p w14:paraId="142DC5DC" w14:textId="23B2F85E" w:rsidR="00283456" w:rsidRDefault="00283456">
          <w:pPr>
            <w:pStyle w:val="TOC3"/>
            <w:tabs>
              <w:tab w:val="right" w:pos="9062"/>
            </w:tabs>
            <w:rPr>
              <w:ins w:id="611" w:author="Công Nguyễn Văn" w:date="2019-09-05T14:00:00Z"/>
              <w:rFonts w:asciiTheme="minorHAnsi" w:hAnsiTheme="minorHAnsi" w:cstheme="minorBidi"/>
              <w:noProof/>
              <w:kern w:val="2"/>
              <w:sz w:val="21"/>
              <w:szCs w:val="22"/>
            </w:rPr>
          </w:pPr>
          <w:ins w:id="612"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"_Toc18584475"</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2.5.1: User</w:t>
            </w:r>
            <w:r>
              <w:rPr>
                <w:noProof/>
                <w:webHidden/>
              </w:rPr>
              <w:tab/>
            </w:r>
            <w:r>
              <w:rPr>
                <w:noProof/>
                <w:webHidden/>
              </w:rPr>
              <w:fldChar w:fldCharType="begin"/>
            </w:r>
            <w:r>
              <w:rPr>
                <w:noProof/>
                <w:webHidden/>
              </w:rPr>
              <w:instrText xml:space="preserve"> PAGEREF _Toc18584475 \h </w:instrText>
            </w:r>
            <w:r>
              <w:rPr>
                <w:noProof/>
                <w:webHidden/>
              </w:rPr>
            </w:r>
          </w:ins>
          <w:r>
            <w:rPr>
              <w:noProof/>
              <w:webHidden/>
            </w:rPr>
            <w:fldChar w:fldCharType="separate"/>
          </w:r>
          <w:ins w:id="613" w:author="Công Nguyễn Văn" w:date="2019-09-05T14:00:00Z">
            <w:r>
              <w:rPr>
                <w:noProof/>
                <w:webHidden/>
              </w:rPr>
              <w:t>19</w:t>
            </w:r>
            <w:r>
              <w:rPr>
                <w:noProof/>
                <w:webHidden/>
              </w:rPr>
              <w:fldChar w:fldCharType="end"/>
            </w:r>
            <w:r w:rsidRPr="0043511A">
              <w:rPr>
                <w:rStyle w:val="Hyperlink"/>
                <w:noProof/>
              </w:rPr>
              <w:fldChar w:fldCharType="end"/>
            </w:r>
          </w:ins>
        </w:p>
        <w:p w14:paraId="3B0C4D08" w14:textId="598E4108" w:rsidR="00283456" w:rsidRDefault="00283456">
          <w:pPr>
            <w:pStyle w:val="TOC3"/>
            <w:tabs>
              <w:tab w:val="right" w:pos="9062"/>
            </w:tabs>
            <w:rPr>
              <w:ins w:id="614" w:author="Công Nguyễn Văn" w:date="2019-09-05T14:00:00Z"/>
              <w:rFonts w:asciiTheme="minorHAnsi" w:hAnsiTheme="minorHAnsi" w:cstheme="minorBidi"/>
              <w:noProof/>
              <w:kern w:val="2"/>
              <w:sz w:val="21"/>
              <w:szCs w:val="22"/>
            </w:rPr>
          </w:pPr>
          <w:ins w:id="615"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"_Toc18584476"</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2.5.2: Admin</w:t>
            </w:r>
            <w:r>
              <w:rPr>
                <w:noProof/>
                <w:webHidden/>
              </w:rPr>
              <w:tab/>
            </w:r>
            <w:r>
              <w:rPr>
                <w:noProof/>
                <w:webHidden/>
              </w:rPr>
              <w:fldChar w:fldCharType="begin"/>
            </w:r>
            <w:r>
              <w:rPr>
                <w:noProof/>
                <w:webHidden/>
              </w:rPr>
              <w:instrText xml:space="preserve"> PAGEREF _Toc18584476 \h </w:instrText>
            </w:r>
            <w:r>
              <w:rPr>
                <w:noProof/>
                <w:webHidden/>
              </w:rPr>
            </w:r>
          </w:ins>
          <w:r>
            <w:rPr>
              <w:noProof/>
              <w:webHidden/>
            </w:rPr>
            <w:fldChar w:fldCharType="separate"/>
          </w:r>
          <w:ins w:id="616" w:author="Công Nguyễn Văn" w:date="2019-09-05T14:00:00Z">
            <w:r>
              <w:rPr>
                <w:noProof/>
                <w:webHidden/>
              </w:rPr>
              <w:t>19</w:t>
            </w:r>
            <w:r>
              <w:rPr>
                <w:noProof/>
                <w:webHidden/>
              </w:rPr>
              <w:fldChar w:fldCharType="end"/>
            </w:r>
            <w:r w:rsidRPr="0043511A">
              <w:rPr>
                <w:rStyle w:val="Hyperlink"/>
                <w:noProof/>
              </w:rPr>
              <w:fldChar w:fldCharType="end"/>
            </w:r>
          </w:ins>
        </w:p>
        <w:p w14:paraId="61F40A04" w14:textId="487D4B9B" w:rsidR="00283456" w:rsidRDefault="00283456">
          <w:pPr>
            <w:pStyle w:val="TOC1"/>
            <w:tabs>
              <w:tab w:val="right" w:pos="9062"/>
            </w:tabs>
            <w:rPr>
              <w:ins w:id="617" w:author="Công Nguyễn Văn" w:date="2019-09-05T14:00:00Z"/>
              <w:rFonts w:asciiTheme="minorHAnsi" w:hAnsiTheme="minorHAnsi" w:cstheme="minorBidi"/>
              <w:noProof/>
              <w:kern w:val="2"/>
              <w:sz w:val="21"/>
              <w:szCs w:val="22"/>
            </w:rPr>
          </w:pPr>
          <w:ins w:id="618"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"_Toc18584477"</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CH</w:t>
            </w:r>
            <w:r w:rsidRPr="0043511A">
              <w:rPr>
                <w:rStyle w:val="Hyperlink"/>
                <w:rFonts w:hint="cs"/>
                <w:noProof/>
              </w:rPr>
              <w:t>ƯƠ</w:t>
            </w:r>
            <w:r w:rsidRPr="0043511A">
              <w:rPr>
                <w:rStyle w:val="Hyperlink"/>
                <w:noProof/>
              </w:rPr>
              <w:t>NG 2: Phân tích</w:t>
            </w:r>
            <w:r>
              <w:rPr>
                <w:noProof/>
                <w:webHidden/>
              </w:rPr>
              <w:tab/>
            </w:r>
            <w:r>
              <w:rPr>
                <w:noProof/>
                <w:webHidden/>
              </w:rPr>
              <w:fldChar w:fldCharType="begin"/>
            </w:r>
            <w:r>
              <w:rPr>
                <w:noProof/>
                <w:webHidden/>
              </w:rPr>
              <w:instrText xml:space="preserve"> PAGEREF _Toc18584477 \h </w:instrText>
            </w:r>
            <w:r>
              <w:rPr>
                <w:noProof/>
                <w:webHidden/>
              </w:rPr>
            </w:r>
          </w:ins>
          <w:r>
            <w:rPr>
              <w:noProof/>
              <w:webHidden/>
            </w:rPr>
            <w:fldChar w:fldCharType="separate"/>
          </w:r>
          <w:ins w:id="619" w:author="Công Nguyễn Văn" w:date="2019-09-05T14:00:00Z">
            <w:r>
              <w:rPr>
                <w:noProof/>
                <w:webHidden/>
              </w:rPr>
              <w:t>20</w:t>
            </w:r>
            <w:r>
              <w:rPr>
                <w:noProof/>
                <w:webHidden/>
              </w:rPr>
              <w:fldChar w:fldCharType="end"/>
            </w:r>
            <w:r w:rsidRPr="0043511A">
              <w:rPr>
                <w:rStyle w:val="Hyperlink"/>
                <w:noProof/>
              </w:rPr>
              <w:fldChar w:fldCharType="end"/>
            </w:r>
          </w:ins>
        </w:p>
        <w:p w14:paraId="6A311AAF" w14:textId="5C12260A" w:rsidR="00283456" w:rsidRDefault="00283456">
          <w:pPr>
            <w:pStyle w:val="TOC2"/>
            <w:tabs>
              <w:tab w:val="right" w:pos="9062"/>
            </w:tabs>
            <w:rPr>
              <w:ins w:id="620" w:author="Công Nguyễn Văn" w:date="2019-09-05T14:00:00Z"/>
              <w:rFonts w:asciiTheme="minorHAnsi" w:hAnsiTheme="minorHAnsi" w:cstheme="minorBidi"/>
              <w:noProof/>
              <w:kern w:val="2"/>
              <w:sz w:val="21"/>
              <w:szCs w:val="22"/>
            </w:rPr>
          </w:pPr>
          <w:ins w:id="621"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"_Toc18584478"</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 Kịch bản sử dụng</w:t>
            </w:r>
            <w:r>
              <w:rPr>
                <w:noProof/>
                <w:webHidden/>
              </w:rPr>
              <w:tab/>
            </w:r>
            <w:r>
              <w:rPr>
                <w:noProof/>
                <w:webHidden/>
              </w:rPr>
              <w:fldChar w:fldCharType="begin"/>
            </w:r>
            <w:r>
              <w:rPr>
                <w:noProof/>
                <w:webHidden/>
              </w:rPr>
              <w:instrText xml:space="preserve"> PAGEREF _Toc18584478 \h </w:instrText>
            </w:r>
            <w:r>
              <w:rPr>
                <w:noProof/>
                <w:webHidden/>
              </w:rPr>
            </w:r>
          </w:ins>
          <w:r>
            <w:rPr>
              <w:noProof/>
              <w:webHidden/>
            </w:rPr>
            <w:fldChar w:fldCharType="separate"/>
          </w:r>
          <w:ins w:id="622" w:author="Công Nguyễn Văn" w:date="2019-09-05T14:00:00Z">
            <w:r>
              <w:rPr>
                <w:noProof/>
                <w:webHidden/>
              </w:rPr>
              <w:t>20</w:t>
            </w:r>
            <w:r>
              <w:rPr>
                <w:noProof/>
                <w:webHidden/>
              </w:rPr>
              <w:fldChar w:fldCharType="end"/>
            </w:r>
            <w:r w:rsidRPr="0043511A">
              <w:rPr>
                <w:rStyle w:val="Hyperlink"/>
                <w:noProof/>
              </w:rPr>
              <w:fldChar w:fldCharType="end"/>
            </w:r>
          </w:ins>
        </w:p>
        <w:p w14:paraId="78D9A69A" w14:textId="5C062B05" w:rsidR="00283456" w:rsidRDefault="00283456">
          <w:pPr>
            <w:pStyle w:val="TOC3"/>
            <w:tabs>
              <w:tab w:val="right" w:pos="9062"/>
            </w:tabs>
            <w:rPr>
              <w:ins w:id="623" w:author="Công Nguyễn Văn" w:date="2019-09-05T14:00:00Z"/>
              <w:rFonts w:asciiTheme="minorHAnsi" w:hAnsiTheme="minorHAnsi" w:cstheme="minorBidi"/>
              <w:noProof/>
              <w:kern w:val="2"/>
              <w:sz w:val="21"/>
              <w:szCs w:val="22"/>
            </w:rPr>
          </w:pPr>
          <w:ins w:id="624"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"_Toc18584479"</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3.1.1:</w:t>
            </w:r>
            <w:r>
              <w:rPr>
                <w:noProof/>
                <w:webHidden/>
              </w:rPr>
              <w:tab/>
            </w:r>
            <w:r>
              <w:rPr>
                <w:noProof/>
                <w:webHidden/>
              </w:rPr>
              <w:fldChar w:fldCharType="begin"/>
            </w:r>
            <w:r>
              <w:rPr>
                <w:noProof/>
                <w:webHidden/>
              </w:rPr>
              <w:instrText xml:space="preserve"> PAGEREF _Toc18584479 \h </w:instrText>
            </w:r>
            <w:r>
              <w:rPr>
                <w:noProof/>
                <w:webHidden/>
              </w:rPr>
            </w:r>
          </w:ins>
          <w:r>
            <w:rPr>
              <w:noProof/>
              <w:webHidden/>
            </w:rPr>
            <w:fldChar w:fldCharType="separate"/>
          </w:r>
          <w:ins w:id="625" w:author="Công Nguyễn Văn" w:date="2019-09-05T14:00:00Z">
            <w:r>
              <w:rPr>
                <w:noProof/>
                <w:webHidden/>
              </w:rPr>
              <w:t>20</w:t>
            </w:r>
            <w:r>
              <w:rPr>
                <w:noProof/>
                <w:webHidden/>
              </w:rPr>
              <w:fldChar w:fldCharType="end"/>
            </w:r>
            <w:r w:rsidRPr="0043511A">
              <w:rPr>
                <w:rStyle w:val="Hyperlink"/>
                <w:noProof/>
              </w:rPr>
              <w:fldChar w:fldCharType="end"/>
            </w:r>
          </w:ins>
        </w:p>
        <w:p w14:paraId="50D96BE3" w14:textId="307855F5" w:rsidR="00283456" w:rsidRDefault="00283456">
          <w:pPr>
            <w:pStyle w:val="TOC3"/>
            <w:tabs>
              <w:tab w:val="right" w:pos="9062"/>
            </w:tabs>
            <w:rPr>
              <w:ins w:id="626" w:author="Công Nguyễn Văn" w:date="2019-09-05T14:00:00Z"/>
              <w:rFonts w:asciiTheme="minorHAnsi" w:hAnsiTheme="minorHAnsi" w:cstheme="minorBidi"/>
              <w:noProof/>
              <w:kern w:val="2"/>
              <w:sz w:val="21"/>
              <w:szCs w:val="22"/>
            </w:rPr>
          </w:pPr>
          <w:ins w:id="627"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"_Toc18584480"</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S</w:t>
            </w:r>
            <w:r w:rsidRPr="0043511A">
              <w:rPr>
                <w:rStyle w:val="Hyperlink"/>
                <w:rFonts w:hint="cs"/>
                <w:noProof/>
              </w:rPr>
              <w:t>ơ</w:t>
            </w:r>
            <w:r w:rsidRPr="0043511A">
              <w:rPr>
                <w:rStyle w:val="Hyperlink"/>
                <w:noProof/>
              </w:rPr>
              <w:t xml:space="preserve"> đồ kịch bản sử dụng</w:t>
            </w:r>
            <w:r>
              <w:rPr>
                <w:noProof/>
                <w:webHidden/>
              </w:rPr>
              <w:tab/>
            </w:r>
            <w:r>
              <w:rPr>
                <w:noProof/>
                <w:webHidden/>
              </w:rPr>
              <w:fldChar w:fldCharType="begin"/>
            </w:r>
            <w:r>
              <w:rPr>
                <w:noProof/>
                <w:webHidden/>
              </w:rPr>
              <w:instrText xml:space="preserve"> PAGEREF _Toc18584480 \h </w:instrText>
            </w:r>
            <w:r>
              <w:rPr>
                <w:noProof/>
                <w:webHidden/>
              </w:rPr>
            </w:r>
          </w:ins>
          <w:r>
            <w:rPr>
              <w:noProof/>
              <w:webHidden/>
            </w:rPr>
            <w:fldChar w:fldCharType="separate"/>
          </w:r>
          <w:ins w:id="628" w:author="Công Nguyễn Văn" w:date="2019-09-05T14:00:00Z">
            <w:r>
              <w:rPr>
                <w:noProof/>
                <w:webHidden/>
              </w:rPr>
              <w:t>20</w:t>
            </w:r>
            <w:r>
              <w:rPr>
                <w:noProof/>
                <w:webHidden/>
              </w:rPr>
              <w:fldChar w:fldCharType="end"/>
            </w:r>
            <w:r w:rsidRPr="0043511A">
              <w:rPr>
                <w:rStyle w:val="Hyperlink"/>
                <w:noProof/>
              </w:rPr>
              <w:fldChar w:fldCharType="end"/>
            </w:r>
          </w:ins>
        </w:p>
        <w:p w14:paraId="400CCCBD" w14:textId="7DEEB0FA" w:rsidR="00283456" w:rsidRDefault="00283456">
          <w:pPr>
            <w:pStyle w:val="TOC3"/>
            <w:tabs>
              <w:tab w:val="right" w:pos="9062"/>
            </w:tabs>
            <w:rPr>
              <w:ins w:id="629" w:author="Công Nguyễn Văn" w:date="2019-09-05T14:00:00Z"/>
              <w:rFonts w:asciiTheme="minorHAnsi" w:hAnsiTheme="minorHAnsi" w:cstheme="minorBidi"/>
              <w:noProof/>
              <w:kern w:val="2"/>
              <w:sz w:val="21"/>
              <w:szCs w:val="22"/>
            </w:rPr>
          </w:pPr>
          <w:ins w:id="630"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"_Toc18584481"</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3.1.2: Mô tả kịch bản sử dụng</w:t>
            </w:r>
            <w:r>
              <w:rPr>
                <w:noProof/>
                <w:webHidden/>
              </w:rPr>
              <w:tab/>
            </w:r>
            <w:r>
              <w:rPr>
                <w:noProof/>
                <w:webHidden/>
              </w:rPr>
              <w:fldChar w:fldCharType="begin"/>
            </w:r>
            <w:r>
              <w:rPr>
                <w:noProof/>
                <w:webHidden/>
              </w:rPr>
              <w:instrText xml:space="preserve"> PAGEREF _Toc18584481 \h </w:instrText>
            </w:r>
            <w:r>
              <w:rPr>
                <w:noProof/>
                <w:webHidden/>
              </w:rPr>
            </w:r>
          </w:ins>
          <w:r>
            <w:rPr>
              <w:noProof/>
              <w:webHidden/>
            </w:rPr>
            <w:fldChar w:fldCharType="separate"/>
          </w:r>
          <w:ins w:id="631" w:author="Công Nguyễn Văn" w:date="2019-09-05T14:00:00Z">
            <w:r>
              <w:rPr>
                <w:noProof/>
                <w:webHidden/>
              </w:rPr>
              <w:t>20</w:t>
            </w:r>
            <w:r>
              <w:rPr>
                <w:noProof/>
                <w:webHidden/>
              </w:rPr>
              <w:fldChar w:fldCharType="end"/>
            </w:r>
            <w:r w:rsidRPr="0043511A">
              <w:rPr>
                <w:rStyle w:val="Hyperlink"/>
                <w:noProof/>
              </w:rPr>
              <w:fldChar w:fldCharType="end"/>
            </w:r>
          </w:ins>
        </w:p>
        <w:p w14:paraId="4617505E" w14:textId="5DC63443" w:rsidR="00283456" w:rsidRDefault="00283456">
          <w:pPr>
            <w:pStyle w:val="TOC3"/>
            <w:tabs>
              <w:tab w:val="right" w:pos="9062"/>
            </w:tabs>
            <w:rPr>
              <w:ins w:id="632" w:author="Công Nguyễn Văn" w:date="2019-09-05T14:00:00Z"/>
              <w:rFonts w:asciiTheme="minorHAnsi" w:hAnsiTheme="minorHAnsi" w:cstheme="minorBidi"/>
              <w:noProof/>
              <w:kern w:val="2"/>
              <w:sz w:val="21"/>
              <w:szCs w:val="22"/>
            </w:rPr>
          </w:pPr>
          <w:ins w:id="633"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"_Toc18584482"</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UC1:Register</w:t>
            </w:r>
            <w:r>
              <w:rPr>
                <w:noProof/>
                <w:webHidden/>
              </w:rPr>
              <w:tab/>
            </w:r>
            <w:r>
              <w:rPr>
                <w:noProof/>
                <w:webHidden/>
              </w:rPr>
              <w:fldChar w:fldCharType="begin"/>
            </w:r>
            <w:r>
              <w:rPr>
                <w:noProof/>
                <w:webHidden/>
              </w:rPr>
              <w:instrText xml:space="preserve"> PAGEREF _Toc18584482 \h </w:instrText>
            </w:r>
            <w:r>
              <w:rPr>
                <w:noProof/>
                <w:webHidden/>
              </w:rPr>
            </w:r>
          </w:ins>
          <w:r>
            <w:rPr>
              <w:noProof/>
              <w:webHidden/>
            </w:rPr>
            <w:fldChar w:fldCharType="separate"/>
          </w:r>
          <w:ins w:id="634" w:author="Công Nguyễn Văn" w:date="2019-09-05T14:00:00Z">
            <w:r>
              <w:rPr>
                <w:noProof/>
                <w:webHidden/>
              </w:rPr>
              <w:t>20</w:t>
            </w:r>
            <w:r>
              <w:rPr>
                <w:noProof/>
                <w:webHidden/>
              </w:rPr>
              <w:fldChar w:fldCharType="end"/>
            </w:r>
            <w:r w:rsidRPr="0043511A">
              <w:rPr>
                <w:rStyle w:val="Hyperlink"/>
                <w:noProof/>
              </w:rPr>
              <w:fldChar w:fldCharType="end"/>
            </w:r>
          </w:ins>
        </w:p>
        <w:p w14:paraId="0772FA99" w14:textId="2913C05F" w:rsidR="00283456" w:rsidRDefault="00283456">
          <w:pPr>
            <w:pStyle w:val="TOC3"/>
            <w:tabs>
              <w:tab w:val="right" w:pos="9062"/>
            </w:tabs>
            <w:rPr>
              <w:ins w:id="635" w:author="Công Nguyễn Văn" w:date="2019-09-05T14:00:00Z"/>
              <w:rFonts w:asciiTheme="minorHAnsi" w:hAnsiTheme="minorHAnsi" w:cstheme="minorBidi"/>
              <w:noProof/>
              <w:kern w:val="2"/>
              <w:sz w:val="21"/>
              <w:szCs w:val="22"/>
            </w:rPr>
          </w:pPr>
          <w:ins w:id="636"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"_Toc18584483"</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UC2:Login</w:t>
            </w:r>
            <w:r>
              <w:rPr>
                <w:noProof/>
                <w:webHidden/>
              </w:rPr>
              <w:tab/>
            </w:r>
            <w:r>
              <w:rPr>
                <w:noProof/>
                <w:webHidden/>
              </w:rPr>
              <w:fldChar w:fldCharType="begin"/>
            </w:r>
            <w:r>
              <w:rPr>
                <w:noProof/>
                <w:webHidden/>
              </w:rPr>
              <w:instrText xml:space="preserve"> PAGEREF _Toc18584483 \h </w:instrText>
            </w:r>
            <w:r>
              <w:rPr>
                <w:noProof/>
                <w:webHidden/>
              </w:rPr>
            </w:r>
          </w:ins>
          <w:r>
            <w:rPr>
              <w:noProof/>
              <w:webHidden/>
            </w:rPr>
            <w:fldChar w:fldCharType="separate"/>
          </w:r>
          <w:ins w:id="637" w:author="Công Nguyễn Văn" w:date="2019-09-05T14:00:00Z">
            <w:r>
              <w:rPr>
                <w:noProof/>
                <w:webHidden/>
              </w:rPr>
              <w:t>22</w:t>
            </w:r>
            <w:r>
              <w:rPr>
                <w:noProof/>
                <w:webHidden/>
              </w:rPr>
              <w:fldChar w:fldCharType="end"/>
            </w:r>
            <w:r w:rsidRPr="0043511A">
              <w:rPr>
                <w:rStyle w:val="Hyperlink"/>
                <w:noProof/>
              </w:rPr>
              <w:fldChar w:fldCharType="end"/>
            </w:r>
          </w:ins>
        </w:p>
        <w:p w14:paraId="610467E4" w14:textId="2B125F7D" w:rsidR="00283456" w:rsidRDefault="00283456">
          <w:pPr>
            <w:pStyle w:val="TOC3"/>
            <w:tabs>
              <w:tab w:val="right" w:pos="9062"/>
            </w:tabs>
            <w:rPr>
              <w:ins w:id="638" w:author="Công Nguyễn Văn" w:date="2019-09-05T14:00:00Z"/>
              <w:rFonts w:asciiTheme="minorHAnsi" w:hAnsiTheme="minorHAnsi" w:cstheme="minorBidi"/>
              <w:noProof/>
              <w:kern w:val="2"/>
              <w:sz w:val="21"/>
              <w:szCs w:val="22"/>
            </w:rPr>
          </w:pPr>
          <w:ins w:id="639"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"_Toc18584484"</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UC3:View Exam List</w:t>
            </w:r>
            <w:r>
              <w:rPr>
                <w:noProof/>
                <w:webHidden/>
              </w:rPr>
              <w:tab/>
            </w:r>
            <w:r>
              <w:rPr>
                <w:noProof/>
                <w:webHidden/>
              </w:rPr>
              <w:fldChar w:fldCharType="begin"/>
            </w:r>
            <w:r>
              <w:rPr>
                <w:noProof/>
                <w:webHidden/>
              </w:rPr>
              <w:instrText xml:space="preserve"> PAGEREF _Toc18584484 \h </w:instrText>
            </w:r>
            <w:r>
              <w:rPr>
                <w:noProof/>
                <w:webHidden/>
              </w:rPr>
            </w:r>
          </w:ins>
          <w:r>
            <w:rPr>
              <w:noProof/>
              <w:webHidden/>
            </w:rPr>
            <w:fldChar w:fldCharType="separate"/>
          </w:r>
          <w:ins w:id="640" w:author="Công Nguyễn Văn" w:date="2019-09-05T14:00:00Z">
            <w:r>
              <w:rPr>
                <w:noProof/>
                <w:webHidden/>
              </w:rPr>
              <w:t>23</w:t>
            </w:r>
            <w:r>
              <w:rPr>
                <w:noProof/>
                <w:webHidden/>
              </w:rPr>
              <w:fldChar w:fldCharType="end"/>
            </w:r>
            <w:r w:rsidRPr="0043511A">
              <w:rPr>
                <w:rStyle w:val="Hyperlink"/>
                <w:noProof/>
              </w:rPr>
              <w:fldChar w:fldCharType="end"/>
            </w:r>
          </w:ins>
        </w:p>
        <w:p w14:paraId="01128B65" w14:textId="6DE443A6" w:rsidR="00283456" w:rsidRDefault="00283456">
          <w:pPr>
            <w:pStyle w:val="TOC3"/>
            <w:tabs>
              <w:tab w:val="right" w:pos="9062"/>
            </w:tabs>
            <w:rPr>
              <w:ins w:id="641" w:author="Công Nguyễn Văn" w:date="2019-09-05T14:00:00Z"/>
              <w:rFonts w:asciiTheme="minorHAnsi" w:hAnsiTheme="minorHAnsi" w:cstheme="minorBidi"/>
              <w:noProof/>
              <w:kern w:val="2"/>
              <w:sz w:val="21"/>
              <w:szCs w:val="22"/>
            </w:rPr>
          </w:pPr>
          <w:ins w:id="642"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"_Toc18584485"</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UC4:Test</w:t>
            </w:r>
            <w:r>
              <w:rPr>
                <w:noProof/>
                <w:webHidden/>
              </w:rPr>
              <w:tab/>
            </w:r>
            <w:r>
              <w:rPr>
                <w:noProof/>
                <w:webHidden/>
              </w:rPr>
              <w:fldChar w:fldCharType="begin"/>
            </w:r>
            <w:r>
              <w:rPr>
                <w:noProof/>
                <w:webHidden/>
              </w:rPr>
              <w:instrText xml:space="preserve"> PAGEREF _Toc18584485 \h </w:instrText>
            </w:r>
            <w:r>
              <w:rPr>
                <w:noProof/>
                <w:webHidden/>
              </w:rPr>
            </w:r>
          </w:ins>
          <w:r>
            <w:rPr>
              <w:noProof/>
              <w:webHidden/>
            </w:rPr>
            <w:fldChar w:fldCharType="separate"/>
          </w:r>
          <w:ins w:id="643" w:author="Công Nguyễn Văn" w:date="2019-09-05T14:00:00Z">
            <w:r>
              <w:rPr>
                <w:noProof/>
                <w:webHidden/>
              </w:rPr>
              <w:t>23</w:t>
            </w:r>
            <w:r>
              <w:rPr>
                <w:noProof/>
                <w:webHidden/>
              </w:rPr>
              <w:fldChar w:fldCharType="end"/>
            </w:r>
            <w:r w:rsidRPr="0043511A">
              <w:rPr>
                <w:rStyle w:val="Hyperlink"/>
                <w:noProof/>
              </w:rPr>
              <w:fldChar w:fldCharType="end"/>
            </w:r>
          </w:ins>
        </w:p>
        <w:p w14:paraId="3F7A54F1" w14:textId="63D6E0E0" w:rsidR="00283456" w:rsidRDefault="00283456">
          <w:pPr>
            <w:pStyle w:val="TOC3"/>
            <w:tabs>
              <w:tab w:val="right" w:pos="9062"/>
            </w:tabs>
            <w:rPr>
              <w:ins w:id="644" w:author="Công Nguyễn Văn" w:date="2019-09-05T14:00:00Z"/>
              <w:rFonts w:asciiTheme="minorHAnsi" w:hAnsiTheme="minorHAnsi" w:cstheme="minorBidi"/>
              <w:noProof/>
              <w:kern w:val="2"/>
              <w:sz w:val="21"/>
              <w:szCs w:val="22"/>
            </w:rPr>
          </w:pPr>
          <w:ins w:id="645"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"_Toc18584486"</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UC5:Change Profile</w:t>
            </w:r>
            <w:r>
              <w:rPr>
                <w:noProof/>
                <w:webHidden/>
              </w:rPr>
              <w:tab/>
            </w:r>
            <w:r>
              <w:rPr>
                <w:noProof/>
                <w:webHidden/>
              </w:rPr>
              <w:fldChar w:fldCharType="begin"/>
            </w:r>
            <w:r>
              <w:rPr>
                <w:noProof/>
                <w:webHidden/>
              </w:rPr>
              <w:instrText xml:space="preserve"> PAGEREF _Toc18584486 \h </w:instrText>
            </w:r>
            <w:r>
              <w:rPr>
                <w:noProof/>
                <w:webHidden/>
              </w:rPr>
            </w:r>
          </w:ins>
          <w:r>
            <w:rPr>
              <w:noProof/>
              <w:webHidden/>
            </w:rPr>
            <w:fldChar w:fldCharType="separate"/>
          </w:r>
          <w:ins w:id="646" w:author="Công Nguyễn Văn" w:date="2019-09-05T14:00:00Z">
            <w:r>
              <w:rPr>
                <w:noProof/>
                <w:webHidden/>
              </w:rPr>
              <w:t>24</w:t>
            </w:r>
            <w:r>
              <w:rPr>
                <w:noProof/>
                <w:webHidden/>
              </w:rPr>
              <w:fldChar w:fldCharType="end"/>
            </w:r>
            <w:r w:rsidRPr="0043511A">
              <w:rPr>
                <w:rStyle w:val="Hyperlink"/>
                <w:noProof/>
              </w:rPr>
              <w:fldChar w:fldCharType="end"/>
            </w:r>
          </w:ins>
        </w:p>
        <w:p w14:paraId="531984AE" w14:textId="1BCBDE73" w:rsidR="00283456" w:rsidRDefault="00283456">
          <w:pPr>
            <w:pStyle w:val="TOC3"/>
            <w:tabs>
              <w:tab w:val="right" w:pos="9062"/>
            </w:tabs>
            <w:rPr>
              <w:ins w:id="647" w:author="Công Nguyễn Văn" w:date="2019-09-05T14:00:00Z"/>
              <w:rFonts w:asciiTheme="minorHAnsi" w:hAnsiTheme="minorHAnsi" w:cstheme="minorBidi"/>
              <w:noProof/>
              <w:kern w:val="2"/>
              <w:sz w:val="21"/>
              <w:szCs w:val="22"/>
            </w:rPr>
          </w:pPr>
          <w:ins w:id="648"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"_Toc18584487"</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UC6:View History</w:t>
            </w:r>
            <w:r>
              <w:rPr>
                <w:noProof/>
                <w:webHidden/>
              </w:rPr>
              <w:tab/>
            </w:r>
            <w:r>
              <w:rPr>
                <w:noProof/>
                <w:webHidden/>
              </w:rPr>
              <w:fldChar w:fldCharType="begin"/>
            </w:r>
            <w:r>
              <w:rPr>
                <w:noProof/>
                <w:webHidden/>
              </w:rPr>
              <w:instrText xml:space="preserve"> PAGEREF _Toc18584487 \h </w:instrText>
            </w:r>
            <w:r>
              <w:rPr>
                <w:noProof/>
                <w:webHidden/>
              </w:rPr>
            </w:r>
          </w:ins>
          <w:r>
            <w:rPr>
              <w:noProof/>
              <w:webHidden/>
            </w:rPr>
            <w:fldChar w:fldCharType="separate"/>
          </w:r>
          <w:ins w:id="649" w:author="Công Nguyễn Văn" w:date="2019-09-05T14:00:00Z">
            <w:r>
              <w:rPr>
                <w:noProof/>
                <w:webHidden/>
              </w:rPr>
              <w:t>26</w:t>
            </w:r>
            <w:r>
              <w:rPr>
                <w:noProof/>
                <w:webHidden/>
              </w:rPr>
              <w:fldChar w:fldCharType="end"/>
            </w:r>
            <w:r w:rsidRPr="0043511A">
              <w:rPr>
                <w:rStyle w:val="Hyperlink"/>
                <w:noProof/>
              </w:rPr>
              <w:fldChar w:fldCharType="end"/>
            </w:r>
          </w:ins>
        </w:p>
        <w:p w14:paraId="1503F86E" w14:textId="03EFFBB4" w:rsidR="00283456" w:rsidRDefault="00283456">
          <w:pPr>
            <w:pStyle w:val="TOC3"/>
            <w:tabs>
              <w:tab w:val="right" w:pos="9062"/>
            </w:tabs>
            <w:rPr>
              <w:ins w:id="650" w:author="Công Nguyễn Văn" w:date="2019-09-05T14:00:00Z"/>
              <w:rFonts w:asciiTheme="minorHAnsi" w:hAnsiTheme="minorHAnsi" w:cstheme="minorBidi"/>
              <w:noProof/>
              <w:kern w:val="2"/>
              <w:sz w:val="21"/>
              <w:szCs w:val="22"/>
            </w:rPr>
          </w:pPr>
          <w:ins w:id="651"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"_Toc18584488"</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UC7:User Management</w:t>
            </w:r>
            <w:r>
              <w:rPr>
                <w:noProof/>
                <w:webHidden/>
              </w:rPr>
              <w:tab/>
            </w:r>
            <w:r>
              <w:rPr>
                <w:noProof/>
                <w:webHidden/>
              </w:rPr>
              <w:fldChar w:fldCharType="begin"/>
            </w:r>
            <w:r>
              <w:rPr>
                <w:noProof/>
                <w:webHidden/>
              </w:rPr>
              <w:instrText xml:space="preserve"> PAGEREF _Toc18584488 \h </w:instrText>
            </w:r>
            <w:r>
              <w:rPr>
                <w:noProof/>
                <w:webHidden/>
              </w:rPr>
            </w:r>
          </w:ins>
          <w:r>
            <w:rPr>
              <w:noProof/>
              <w:webHidden/>
            </w:rPr>
            <w:fldChar w:fldCharType="separate"/>
          </w:r>
          <w:ins w:id="652" w:author="Công Nguyễn Văn" w:date="2019-09-05T14:00:00Z">
            <w:r>
              <w:rPr>
                <w:noProof/>
                <w:webHidden/>
              </w:rPr>
              <w:t>27</w:t>
            </w:r>
            <w:r>
              <w:rPr>
                <w:noProof/>
                <w:webHidden/>
              </w:rPr>
              <w:fldChar w:fldCharType="end"/>
            </w:r>
            <w:r w:rsidRPr="0043511A">
              <w:rPr>
                <w:rStyle w:val="Hyperlink"/>
                <w:noProof/>
              </w:rPr>
              <w:fldChar w:fldCharType="end"/>
            </w:r>
          </w:ins>
        </w:p>
        <w:p w14:paraId="545E590B" w14:textId="3F8C8B72" w:rsidR="00283456" w:rsidRDefault="00283456">
          <w:pPr>
            <w:pStyle w:val="TOC3"/>
            <w:tabs>
              <w:tab w:val="right" w:pos="9062"/>
            </w:tabs>
            <w:rPr>
              <w:ins w:id="653" w:author="Công Nguyễn Văn" w:date="2019-09-05T14:00:00Z"/>
              <w:rFonts w:asciiTheme="minorHAnsi" w:hAnsiTheme="minorHAnsi" w:cstheme="minorBidi"/>
              <w:noProof/>
              <w:kern w:val="2"/>
              <w:sz w:val="21"/>
              <w:szCs w:val="22"/>
            </w:rPr>
          </w:pPr>
          <w:ins w:id="654" w:author="Công Nguyễn Văn" w:date="2019-09-05T14:00:00Z">
            <w:r w:rsidRPr="0043511A">
              <w:rPr>
                <w:rStyle w:val="Hyperlink"/>
                <w:noProof/>
              </w:rPr>
              <w:lastRenderedPageBreak/>
              <w:fldChar w:fldCharType="begin"/>
            </w:r>
            <w:r w:rsidRPr="0043511A">
              <w:rPr>
                <w:rStyle w:val="Hyperlink"/>
                <w:noProof/>
              </w:rPr>
              <w:instrText xml:space="preserve"> </w:instrText>
            </w:r>
            <w:r>
              <w:rPr>
                <w:noProof/>
              </w:rPr>
              <w:instrText>HYPERLINK \l "_Toc18584489"</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UC8:Question Management</w:t>
            </w:r>
            <w:r>
              <w:rPr>
                <w:noProof/>
                <w:webHidden/>
              </w:rPr>
              <w:tab/>
            </w:r>
            <w:r>
              <w:rPr>
                <w:noProof/>
                <w:webHidden/>
              </w:rPr>
              <w:fldChar w:fldCharType="begin"/>
            </w:r>
            <w:r>
              <w:rPr>
                <w:noProof/>
                <w:webHidden/>
              </w:rPr>
              <w:instrText xml:space="preserve"> PAGEREF _Toc18584489 \h </w:instrText>
            </w:r>
            <w:r>
              <w:rPr>
                <w:noProof/>
                <w:webHidden/>
              </w:rPr>
            </w:r>
          </w:ins>
          <w:r>
            <w:rPr>
              <w:noProof/>
              <w:webHidden/>
            </w:rPr>
            <w:fldChar w:fldCharType="separate"/>
          </w:r>
          <w:ins w:id="655" w:author="Công Nguyễn Văn" w:date="2019-09-05T14:00:00Z">
            <w:r>
              <w:rPr>
                <w:noProof/>
                <w:webHidden/>
              </w:rPr>
              <w:t>28</w:t>
            </w:r>
            <w:r>
              <w:rPr>
                <w:noProof/>
                <w:webHidden/>
              </w:rPr>
              <w:fldChar w:fldCharType="end"/>
            </w:r>
            <w:r w:rsidRPr="0043511A">
              <w:rPr>
                <w:rStyle w:val="Hyperlink"/>
                <w:noProof/>
              </w:rPr>
              <w:fldChar w:fldCharType="end"/>
            </w:r>
          </w:ins>
        </w:p>
        <w:p w14:paraId="428AE6F8" w14:textId="20BD8CF5" w:rsidR="00283456" w:rsidRDefault="00283456">
          <w:pPr>
            <w:pStyle w:val="TOC3"/>
            <w:tabs>
              <w:tab w:val="right" w:pos="9062"/>
            </w:tabs>
            <w:rPr>
              <w:ins w:id="656" w:author="Công Nguyễn Văn" w:date="2019-09-05T14:00:00Z"/>
              <w:rFonts w:asciiTheme="minorHAnsi" w:hAnsiTheme="minorHAnsi" w:cstheme="minorBidi"/>
              <w:noProof/>
              <w:kern w:val="2"/>
              <w:sz w:val="21"/>
              <w:szCs w:val="22"/>
            </w:rPr>
          </w:pPr>
          <w:ins w:id="657"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"_Toc18584490"</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UC9:Exam Management</w:t>
            </w:r>
            <w:r>
              <w:rPr>
                <w:noProof/>
                <w:webHidden/>
              </w:rPr>
              <w:tab/>
            </w:r>
            <w:r>
              <w:rPr>
                <w:noProof/>
                <w:webHidden/>
              </w:rPr>
              <w:fldChar w:fldCharType="begin"/>
            </w:r>
            <w:r>
              <w:rPr>
                <w:noProof/>
                <w:webHidden/>
              </w:rPr>
              <w:instrText xml:space="preserve"> PAGEREF _Toc18584490 \h </w:instrText>
            </w:r>
            <w:r>
              <w:rPr>
                <w:noProof/>
                <w:webHidden/>
              </w:rPr>
            </w:r>
          </w:ins>
          <w:r>
            <w:rPr>
              <w:noProof/>
              <w:webHidden/>
            </w:rPr>
            <w:fldChar w:fldCharType="separate"/>
          </w:r>
          <w:ins w:id="658" w:author="Công Nguyễn Văn" w:date="2019-09-05T14:00:00Z">
            <w:r>
              <w:rPr>
                <w:noProof/>
                <w:webHidden/>
              </w:rPr>
              <w:t>29</w:t>
            </w:r>
            <w:r>
              <w:rPr>
                <w:noProof/>
                <w:webHidden/>
              </w:rPr>
              <w:fldChar w:fldCharType="end"/>
            </w:r>
            <w:r w:rsidRPr="0043511A">
              <w:rPr>
                <w:rStyle w:val="Hyperlink"/>
                <w:noProof/>
              </w:rPr>
              <w:fldChar w:fldCharType="end"/>
            </w:r>
          </w:ins>
        </w:p>
        <w:p w14:paraId="65CB881D" w14:textId="68723333" w:rsidR="00283456" w:rsidRDefault="00283456">
          <w:pPr>
            <w:pStyle w:val="TOC2"/>
            <w:tabs>
              <w:tab w:val="right" w:pos="9062"/>
            </w:tabs>
            <w:rPr>
              <w:ins w:id="659" w:author="Công Nguyễn Văn" w:date="2019-09-05T14:00:00Z"/>
              <w:rFonts w:asciiTheme="minorHAnsi" w:hAnsiTheme="minorHAnsi" w:cstheme="minorBidi"/>
              <w:noProof/>
              <w:kern w:val="2"/>
              <w:sz w:val="21"/>
              <w:szCs w:val="22"/>
            </w:rPr>
          </w:pPr>
          <w:ins w:id="660"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"_Toc18584491"</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3.2: CRC card</w:t>
            </w:r>
            <w:r>
              <w:rPr>
                <w:noProof/>
                <w:webHidden/>
              </w:rPr>
              <w:tab/>
            </w:r>
            <w:r>
              <w:rPr>
                <w:noProof/>
                <w:webHidden/>
              </w:rPr>
              <w:fldChar w:fldCharType="begin"/>
            </w:r>
            <w:r>
              <w:rPr>
                <w:noProof/>
                <w:webHidden/>
              </w:rPr>
              <w:instrText xml:space="preserve"> PAGEREF _Toc18584491 \h </w:instrText>
            </w:r>
            <w:r>
              <w:rPr>
                <w:noProof/>
                <w:webHidden/>
              </w:rPr>
            </w:r>
          </w:ins>
          <w:r>
            <w:rPr>
              <w:noProof/>
              <w:webHidden/>
            </w:rPr>
            <w:fldChar w:fldCharType="separate"/>
          </w:r>
          <w:ins w:id="661" w:author="Công Nguyễn Văn" w:date="2019-09-05T14:00:00Z">
            <w:r>
              <w:rPr>
                <w:noProof/>
                <w:webHidden/>
              </w:rPr>
              <w:t>31</w:t>
            </w:r>
            <w:r>
              <w:rPr>
                <w:noProof/>
                <w:webHidden/>
              </w:rPr>
              <w:fldChar w:fldCharType="end"/>
            </w:r>
            <w:r w:rsidRPr="0043511A">
              <w:rPr>
                <w:rStyle w:val="Hyperlink"/>
                <w:noProof/>
              </w:rPr>
              <w:fldChar w:fldCharType="end"/>
            </w:r>
          </w:ins>
        </w:p>
        <w:p w14:paraId="4C31C070" w14:textId="683C39BD" w:rsidR="00283456" w:rsidRDefault="00283456">
          <w:pPr>
            <w:pStyle w:val="TOC3"/>
            <w:tabs>
              <w:tab w:val="right" w:pos="9062"/>
            </w:tabs>
            <w:rPr>
              <w:ins w:id="662" w:author="Công Nguyễn Văn" w:date="2019-09-05T14:00:00Z"/>
              <w:rFonts w:asciiTheme="minorHAnsi" w:hAnsiTheme="minorHAnsi" w:cstheme="minorBidi"/>
              <w:noProof/>
              <w:kern w:val="2"/>
              <w:sz w:val="21"/>
              <w:szCs w:val="22"/>
            </w:rPr>
          </w:pPr>
          <w:ins w:id="663"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"_Toc18584492"</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3.2.1: Tài khoản</w:t>
            </w:r>
            <w:r>
              <w:rPr>
                <w:noProof/>
                <w:webHidden/>
              </w:rPr>
              <w:tab/>
            </w:r>
            <w:r>
              <w:rPr>
                <w:noProof/>
                <w:webHidden/>
              </w:rPr>
              <w:fldChar w:fldCharType="begin"/>
            </w:r>
            <w:r>
              <w:rPr>
                <w:noProof/>
                <w:webHidden/>
              </w:rPr>
              <w:instrText xml:space="preserve"> PAGEREF _Toc18584492 \h </w:instrText>
            </w:r>
            <w:r>
              <w:rPr>
                <w:noProof/>
                <w:webHidden/>
              </w:rPr>
            </w:r>
          </w:ins>
          <w:r>
            <w:rPr>
              <w:noProof/>
              <w:webHidden/>
            </w:rPr>
            <w:fldChar w:fldCharType="separate"/>
          </w:r>
          <w:ins w:id="664" w:author="Công Nguyễn Văn" w:date="2019-09-05T14:00:00Z">
            <w:r>
              <w:rPr>
                <w:noProof/>
                <w:webHidden/>
              </w:rPr>
              <w:t>32</w:t>
            </w:r>
            <w:r>
              <w:rPr>
                <w:noProof/>
                <w:webHidden/>
              </w:rPr>
              <w:fldChar w:fldCharType="end"/>
            </w:r>
            <w:r w:rsidRPr="0043511A">
              <w:rPr>
                <w:rStyle w:val="Hyperlink"/>
                <w:noProof/>
              </w:rPr>
              <w:fldChar w:fldCharType="end"/>
            </w:r>
          </w:ins>
        </w:p>
        <w:p w14:paraId="2BB064DA" w14:textId="7FE7B4DC" w:rsidR="00283456" w:rsidRDefault="00283456">
          <w:pPr>
            <w:pStyle w:val="TOC3"/>
            <w:tabs>
              <w:tab w:val="right" w:pos="9062"/>
            </w:tabs>
            <w:rPr>
              <w:ins w:id="665" w:author="Công Nguyễn Văn" w:date="2019-09-05T14:00:00Z"/>
              <w:rFonts w:asciiTheme="minorHAnsi" w:hAnsiTheme="minorHAnsi" w:cstheme="minorBidi"/>
              <w:noProof/>
              <w:kern w:val="2"/>
              <w:sz w:val="21"/>
              <w:szCs w:val="22"/>
            </w:rPr>
          </w:pPr>
          <w:ins w:id="666"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"_Toc18584493"</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3.2.2: Subject</w:t>
            </w:r>
            <w:r>
              <w:rPr>
                <w:noProof/>
                <w:webHidden/>
              </w:rPr>
              <w:tab/>
            </w:r>
            <w:r>
              <w:rPr>
                <w:noProof/>
                <w:webHidden/>
              </w:rPr>
              <w:fldChar w:fldCharType="begin"/>
            </w:r>
            <w:r>
              <w:rPr>
                <w:noProof/>
                <w:webHidden/>
              </w:rPr>
              <w:instrText xml:space="preserve"> PAGEREF _Toc18584493 \h </w:instrText>
            </w:r>
            <w:r>
              <w:rPr>
                <w:noProof/>
                <w:webHidden/>
              </w:rPr>
            </w:r>
          </w:ins>
          <w:r>
            <w:rPr>
              <w:noProof/>
              <w:webHidden/>
            </w:rPr>
            <w:fldChar w:fldCharType="separate"/>
          </w:r>
          <w:ins w:id="667" w:author="Công Nguyễn Văn" w:date="2019-09-05T14:00:00Z">
            <w:r>
              <w:rPr>
                <w:noProof/>
                <w:webHidden/>
              </w:rPr>
              <w:t>32</w:t>
            </w:r>
            <w:r>
              <w:rPr>
                <w:noProof/>
                <w:webHidden/>
              </w:rPr>
              <w:fldChar w:fldCharType="end"/>
            </w:r>
            <w:r w:rsidRPr="0043511A">
              <w:rPr>
                <w:rStyle w:val="Hyperlink"/>
                <w:noProof/>
              </w:rPr>
              <w:fldChar w:fldCharType="end"/>
            </w:r>
          </w:ins>
        </w:p>
        <w:p w14:paraId="2919C2B5" w14:textId="2471C171" w:rsidR="00283456" w:rsidRDefault="00283456">
          <w:pPr>
            <w:pStyle w:val="TOC3"/>
            <w:tabs>
              <w:tab w:val="right" w:pos="9062"/>
            </w:tabs>
            <w:rPr>
              <w:ins w:id="668" w:author="Công Nguyễn Văn" w:date="2019-09-05T14:00:00Z"/>
              <w:rFonts w:asciiTheme="minorHAnsi" w:hAnsiTheme="minorHAnsi" w:cstheme="minorBidi"/>
              <w:noProof/>
              <w:kern w:val="2"/>
              <w:sz w:val="21"/>
              <w:szCs w:val="22"/>
            </w:rPr>
          </w:pPr>
          <w:ins w:id="669"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"_Toc18584494"</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3.2.3: Domain</w:t>
            </w:r>
            <w:r>
              <w:rPr>
                <w:noProof/>
                <w:webHidden/>
              </w:rPr>
              <w:tab/>
            </w:r>
            <w:r>
              <w:rPr>
                <w:noProof/>
                <w:webHidden/>
              </w:rPr>
              <w:fldChar w:fldCharType="begin"/>
            </w:r>
            <w:r>
              <w:rPr>
                <w:noProof/>
                <w:webHidden/>
              </w:rPr>
              <w:instrText xml:space="preserve"> PAGEREF _Toc18584494 \h </w:instrText>
            </w:r>
            <w:r>
              <w:rPr>
                <w:noProof/>
                <w:webHidden/>
              </w:rPr>
            </w:r>
          </w:ins>
          <w:r>
            <w:rPr>
              <w:noProof/>
              <w:webHidden/>
            </w:rPr>
            <w:fldChar w:fldCharType="separate"/>
          </w:r>
          <w:ins w:id="670" w:author="Công Nguyễn Văn" w:date="2019-09-05T14:00:00Z">
            <w:r>
              <w:rPr>
                <w:noProof/>
                <w:webHidden/>
              </w:rPr>
              <w:t>32</w:t>
            </w:r>
            <w:r>
              <w:rPr>
                <w:noProof/>
                <w:webHidden/>
              </w:rPr>
              <w:fldChar w:fldCharType="end"/>
            </w:r>
            <w:r w:rsidRPr="0043511A">
              <w:rPr>
                <w:rStyle w:val="Hyperlink"/>
                <w:noProof/>
              </w:rPr>
              <w:fldChar w:fldCharType="end"/>
            </w:r>
          </w:ins>
        </w:p>
        <w:p w14:paraId="5C4F667B" w14:textId="3A2B70DD" w:rsidR="00283456" w:rsidRDefault="00283456">
          <w:pPr>
            <w:pStyle w:val="TOC3"/>
            <w:tabs>
              <w:tab w:val="right" w:pos="9062"/>
            </w:tabs>
            <w:rPr>
              <w:ins w:id="671" w:author="Công Nguyễn Văn" w:date="2019-09-05T14:00:00Z"/>
              <w:rFonts w:asciiTheme="minorHAnsi" w:hAnsiTheme="minorHAnsi" w:cstheme="minorBidi"/>
              <w:noProof/>
              <w:kern w:val="2"/>
              <w:sz w:val="21"/>
              <w:szCs w:val="22"/>
            </w:rPr>
          </w:pPr>
          <w:ins w:id="672"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"_Toc18584495"</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3.2.4: Chapter</w:t>
            </w:r>
            <w:r>
              <w:rPr>
                <w:noProof/>
                <w:webHidden/>
              </w:rPr>
              <w:tab/>
            </w:r>
            <w:r>
              <w:rPr>
                <w:noProof/>
                <w:webHidden/>
              </w:rPr>
              <w:fldChar w:fldCharType="begin"/>
            </w:r>
            <w:r>
              <w:rPr>
                <w:noProof/>
                <w:webHidden/>
              </w:rPr>
              <w:instrText xml:space="preserve"> PAGEREF _Toc18584495 \h </w:instrText>
            </w:r>
            <w:r>
              <w:rPr>
                <w:noProof/>
                <w:webHidden/>
              </w:rPr>
            </w:r>
          </w:ins>
          <w:r>
            <w:rPr>
              <w:noProof/>
              <w:webHidden/>
            </w:rPr>
            <w:fldChar w:fldCharType="separate"/>
          </w:r>
          <w:ins w:id="673" w:author="Công Nguyễn Văn" w:date="2019-09-05T14:00:00Z">
            <w:r>
              <w:rPr>
                <w:noProof/>
                <w:webHidden/>
              </w:rPr>
              <w:t>33</w:t>
            </w:r>
            <w:r>
              <w:rPr>
                <w:noProof/>
                <w:webHidden/>
              </w:rPr>
              <w:fldChar w:fldCharType="end"/>
            </w:r>
            <w:r w:rsidRPr="0043511A">
              <w:rPr>
                <w:rStyle w:val="Hyperlink"/>
                <w:noProof/>
              </w:rPr>
              <w:fldChar w:fldCharType="end"/>
            </w:r>
          </w:ins>
        </w:p>
        <w:p w14:paraId="6D1B5685" w14:textId="001BD988" w:rsidR="00283456" w:rsidRDefault="00283456">
          <w:pPr>
            <w:pStyle w:val="TOC3"/>
            <w:tabs>
              <w:tab w:val="right" w:pos="9062"/>
            </w:tabs>
            <w:rPr>
              <w:ins w:id="674" w:author="Công Nguyễn Văn" w:date="2019-09-05T14:00:00Z"/>
              <w:rFonts w:asciiTheme="minorHAnsi" w:hAnsiTheme="minorHAnsi" w:cstheme="minorBidi"/>
              <w:noProof/>
              <w:kern w:val="2"/>
              <w:sz w:val="21"/>
              <w:szCs w:val="22"/>
            </w:rPr>
          </w:pPr>
          <w:ins w:id="675"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"_Toc18584496"</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3.2.5: Question</w:t>
            </w:r>
            <w:r>
              <w:rPr>
                <w:noProof/>
                <w:webHidden/>
              </w:rPr>
              <w:tab/>
            </w:r>
            <w:r>
              <w:rPr>
                <w:noProof/>
                <w:webHidden/>
              </w:rPr>
              <w:fldChar w:fldCharType="begin"/>
            </w:r>
            <w:r>
              <w:rPr>
                <w:noProof/>
                <w:webHidden/>
              </w:rPr>
              <w:instrText xml:space="preserve"> PAGEREF _Toc18584496 \h </w:instrText>
            </w:r>
            <w:r>
              <w:rPr>
                <w:noProof/>
                <w:webHidden/>
              </w:rPr>
            </w:r>
          </w:ins>
          <w:r>
            <w:rPr>
              <w:noProof/>
              <w:webHidden/>
            </w:rPr>
            <w:fldChar w:fldCharType="separate"/>
          </w:r>
          <w:ins w:id="676" w:author="Công Nguyễn Văn" w:date="2019-09-05T14:00:00Z">
            <w:r>
              <w:rPr>
                <w:noProof/>
                <w:webHidden/>
              </w:rPr>
              <w:t>33</w:t>
            </w:r>
            <w:r>
              <w:rPr>
                <w:noProof/>
                <w:webHidden/>
              </w:rPr>
              <w:fldChar w:fldCharType="end"/>
            </w:r>
            <w:r w:rsidRPr="0043511A">
              <w:rPr>
                <w:rStyle w:val="Hyperlink"/>
                <w:noProof/>
              </w:rPr>
              <w:fldChar w:fldCharType="end"/>
            </w:r>
          </w:ins>
        </w:p>
        <w:p w14:paraId="4CD3245A" w14:textId="48BD5A53" w:rsidR="00283456" w:rsidRDefault="00283456">
          <w:pPr>
            <w:pStyle w:val="TOC3"/>
            <w:tabs>
              <w:tab w:val="right" w:pos="9062"/>
            </w:tabs>
            <w:rPr>
              <w:ins w:id="677" w:author="Công Nguyễn Văn" w:date="2019-09-05T14:00:00Z"/>
              <w:rFonts w:asciiTheme="minorHAnsi" w:hAnsiTheme="minorHAnsi" w:cstheme="minorBidi"/>
              <w:noProof/>
              <w:kern w:val="2"/>
              <w:sz w:val="21"/>
              <w:szCs w:val="22"/>
            </w:rPr>
          </w:pPr>
          <w:ins w:id="678"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"_Toc18584497"</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3.2.6: Exam</w:t>
            </w:r>
            <w:r>
              <w:rPr>
                <w:noProof/>
                <w:webHidden/>
              </w:rPr>
              <w:tab/>
            </w:r>
            <w:r>
              <w:rPr>
                <w:noProof/>
                <w:webHidden/>
              </w:rPr>
              <w:fldChar w:fldCharType="begin"/>
            </w:r>
            <w:r>
              <w:rPr>
                <w:noProof/>
                <w:webHidden/>
              </w:rPr>
              <w:instrText xml:space="preserve"> PAGEREF _Toc18584497 \h </w:instrText>
            </w:r>
            <w:r>
              <w:rPr>
                <w:noProof/>
                <w:webHidden/>
              </w:rPr>
            </w:r>
          </w:ins>
          <w:r>
            <w:rPr>
              <w:noProof/>
              <w:webHidden/>
            </w:rPr>
            <w:fldChar w:fldCharType="separate"/>
          </w:r>
          <w:ins w:id="679" w:author="Công Nguyễn Văn" w:date="2019-09-05T14:00:00Z">
            <w:r>
              <w:rPr>
                <w:noProof/>
                <w:webHidden/>
              </w:rPr>
              <w:t>34</w:t>
            </w:r>
            <w:r>
              <w:rPr>
                <w:noProof/>
                <w:webHidden/>
              </w:rPr>
              <w:fldChar w:fldCharType="end"/>
            </w:r>
            <w:r w:rsidRPr="0043511A">
              <w:rPr>
                <w:rStyle w:val="Hyperlink"/>
                <w:noProof/>
              </w:rPr>
              <w:fldChar w:fldCharType="end"/>
            </w:r>
          </w:ins>
        </w:p>
        <w:p w14:paraId="5B266A3C" w14:textId="1675AD3B" w:rsidR="00283456" w:rsidRDefault="00283456">
          <w:pPr>
            <w:pStyle w:val="TOC2"/>
            <w:tabs>
              <w:tab w:val="right" w:pos="9062"/>
            </w:tabs>
            <w:rPr>
              <w:ins w:id="680" w:author="Công Nguyễn Văn" w:date="2019-09-05T14:00:00Z"/>
              <w:rFonts w:asciiTheme="minorHAnsi" w:hAnsiTheme="minorHAnsi" w:cstheme="minorBidi"/>
              <w:noProof/>
              <w:kern w:val="2"/>
              <w:sz w:val="21"/>
              <w:szCs w:val="22"/>
            </w:rPr>
          </w:pPr>
          <w:ins w:id="681"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"_Toc18584498"</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3.3: Class Diagram</w:t>
            </w:r>
            <w:r>
              <w:rPr>
                <w:noProof/>
                <w:webHidden/>
              </w:rPr>
              <w:tab/>
            </w:r>
            <w:r>
              <w:rPr>
                <w:noProof/>
                <w:webHidden/>
              </w:rPr>
              <w:fldChar w:fldCharType="begin"/>
            </w:r>
            <w:r>
              <w:rPr>
                <w:noProof/>
                <w:webHidden/>
              </w:rPr>
              <w:instrText xml:space="preserve"> PAGEREF _Toc18584498 \h </w:instrText>
            </w:r>
            <w:r>
              <w:rPr>
                <w:noProof/>
                <w:webHidden/>
              </w:rPr>
            </w:r>
          </w:ins>
          <w:r>
            <w:rPr>
              <w:noProof/>
              <w:webHidden/>
            </w:rPr>
            <w:fldChar w:fldCharType="separate"/>
          </w:r>
          <w:ins w:id="682" w:author="Công Nguyễn Văn" w:date="2019-09-05T14:00:00Z">
            <w:r>
              <w:rPr>
                <w:noProof/>
                <w:webHidden/>
              </w:rPr>
              <w:t>35</w:t>
            </w:r>
            <w:r>
              <w:rPr>
                <w:noProof/>
                <w:webHidden/>
              </w:rPr>
              <w:fldChar w:fldCharType="end"/>
            </w:r>
            <w:r w:rsidRPr="0043511A">
              <w:rPr>
                <w:rStyle w:val="Hyperlink"/>
                <w:noProof/>
              </w:rPr>
              <w:fldChar w:fldCharType="end"/>
            </w:r>
          </w:ins>
        </w:p>
        <w:p w14:paraId="6BC65BF5" w14:textId="640C764A" w:rsidR="00283456" w:rsidRDefault="00283456">
          <w:pPr>
            <w:pStyle w:val="TOC2"/>
            <w:tabs>
              <w:tab w:val="right" w:pos="9062"/>
            </w:tabs>
            <w:rPr>
              <w:ins w:id="683" w:author="Công Nguyễn Văn" w:date="2019-09-05T14:00:00Z"/>
              <w:rFonts w:asciiTheme="minorHAnsi" w:hAnsiTheme="minorHAnsi" w:cstheme="minorBidi"/>
              <w:noProof/>
              <w:kern w:val="2"/>
              <w:sz w:val="21"/>
              <w:szCs w:val="22"/>
            </w:rPr>
          </w:pPr>
          <w:ins w:id="684"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"_Toc18584499"</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3.4: Sequence Diagram</w:t>
            </w:r>
            <w:r>
              <w:rPr>
                <w:noProof/>
                <w:webHidden/>
              </w:rPr>
              <w:tab/>
            </w:r>
            <w:r>
              <w:rPr>
                <w:noProof/>
                <w:webHidden/>
              </w:rPr>
              <w:fldChar w:fldCharType="begin"/>
            </w:r>
            <w:r>
              <w:rPr>
                <w:noProof/>
                <w:webHidden/>
              </w:rPr>
              <w:instrText xml:space="preserve"> PAGEREF _Toc18584499 \h </w:instrText>
            </w:r>
            <w:r>
              <w:rPr>
                <w:noProof/>
                <w:webHidden/>
              </w:rPr>
            </w:r>
          </w:ins>
          <w:r>
            <w:rPr>
              <w:noProof/>
              <w:webHidden/>
            </w:rPr>
            <w:fldChar w:fldCharType="separate"/>
          </w:r>
          <w:ins w:id="685" w:author="Công Nguyễn Văn" w:date="2019-09-05T14:00:00Z">
            <w:r>
              <w:rPr>
                <w:noProof/>
                <w:webHidden/>
              </w:rPr>
              <w:t>36</w:t>
            </w:r>
            <w:r>
              <w:rPr>
                <w:noProof/>
                <w:webHidden/>
              </w:rPr>
              <w:fldChar w:fldCharType="end"/>
            </w:r>
            <w:r w:rsidRPr="0043511A">
              <w:rPr>
                <w:rStyle w:val="Hyperlink"/>
                <w:noProof/>
              </w:rPr>
              <w:fldChar w:fldCharType="end"/>
            </w:r>
          </w:ins>
        </w:p>
        <w:p w14:paraId="33C2AFE1" w14:textId="7F3741EB" w:rsidR="00283456" w:rsidRDefault="00283456">
          <w:pPr>
            <w:pStyle w:val="TOC3"/>
            <w:tabs>
              <w:tab w:val="right" w:pos="9062"/>
            </w:tabs>
            <w:rPr>
              <w:ins w:id="686" w:author="Công Nguyễn Văn" w:date="2019-09-05T14:00:00Z"/>
              <w:rFonts w:asciiTheme="minorHAnsi" w:hAnsiTheme="minorHAnsi" w:cstheme="minorBidi"/>
              <w:noProof/>
              <w:kern w:val="2"/>
              <w:sz w:val="21"/>
              <w:szCs w:val="22"/>
            </w:rPr>
          </w:pPr>
          <w:ins w:id="687"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"_Toc18584500"</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3.5.1: Đăng kí user</w:t>
            </w:r>
            <w:r>
              <w:rPr>
                <w:noProof/>
                <w:webHidden/>
              </w:rPr>
              <w:tab/>
            </w:r>
            <w:r>
              <w:rPr>
                <w:noProof/>
                <w:webHidden/>
              </w:rPr>
              <w:fldChar w:fldCharType="begin"/>
            </w:r>
            <w:r>
              <w:rPr>
                <w:noProof/>
                <w:webHidden/>
              </w:rPr>
              <w:instrText xml:space="preserve"> PAGEREF _Toc18584500 \h </w:instrText>
            </w:r>
            <w:r>
              <w:rPr>
                <w:noProof/>
                <w:webHidden/>
              </w:rPr>
            </w:r>
          </w:ins>
          <w:r>
            <w:rPr>
              <w:noProof/>
              <w:webHidden/>
            </w:rPr>
            <w:fldChar w:fldCharType="separate"/>
          </w:r>
          <w:ins w:id="688" w:author="Công Nguyễn Văn" w:date="2019-09-05T14:00:00Z">
            <w:r>
              <w:rPr>
                <w:noProof/>
                <w:webHidden/>
              </w:rPr>
              <w:t>36</w:t>
            </w:r>
            <w:r>
              <w:rPr>
                <w:noProof/>
                <w:webHidden/>
              </w:rPr>
              <w:fldChar w:fldCharType="end"/>
            </w:r>
            <w:r w:rsidRPr="0043511A">
              <w:rPr>
                <w:rStyle w:val="Hyperlink"/>
                <w:noProof/>
              </w:rPr>
              <w:fldChar w:fldCharType="end"/>
            </w:r>
          </w:ins>
        </w:p>
        <w:p w14:paraId="4EE2178A" w14:textId="6FCC4622" w:rsidR="00283456" w:rsidRDefault="00283456">
          <w:pPr>
            <w:pStyle w:val="TOC3"/>
            <w:tabs>
              <w:tab w:val="right" w:pos="9062"/>
            </w:tabs>
            <w:rPr>
              <w:ins w:id="689" w:author="Công Nguyễn Văn" w:date="2019-09-05T14:00:00Z"/>
              <w:rFonts w:asciiTheme="minorHAnsi" w:hAnsiTheme="minorHAnsi" w:cstheme="minorBidi"/>
              <w:noProof/>
              <w:kern w:val="2"/>
              <w:sz w:val="21"/>
              <w:szCs w:val="22"/>
            </w:rPr>
          </w:pPr>
          <w:ins w:id="690"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"_Toc18584501"</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3.5.2: Login</w:t>
            </w:r>
            <w:r>
              <w:rPr>
                <w:noProof/>
                <w:webHidden/>
              </w:rPr>
              <w:tab/>
            </w:r>
            <w:r>
              <w:rPr>
                <w:noProof/>
                <w:webHidden/>
              </w:rPr>
              <w:fldChar w:fldCharType="begin"/>
            </w:r>
            <w:r>
              <w:rPr>
                <w:noProof/>
                <w:webHidden/>
              </w:rPr>
              <w:instrText xml:space="preserve"> PAGEREF _Toc18584501 \h </w:instrText>
            </w:r>
            <w:r>
              <w:rPr>
                <w:noProof/>
                <w:webHidden/>
              </w:rPr>
            </w:r>
          </w:ins>
          <w:r>
            <w:rPr>
              <w:noProof/>
              <w:webHidden/>
            </w:rPr>
            <w:fldChar w:fldCharType="separate"/>
          </w:r>
          <w:ins w:id="691" w:author="Công Nguyễn Văn" w:date="2019-09-05T14:00:00Z">
            <w:r>
              <w:rPr>
                <w:noProof/>
                <w:webHidden/>
              </w:rPr>
              <w:t>37</w:t>
            </w:r>
            <w:r>
              <w:rPr>
                <w:noProof/>
                <w:webHidden/>
              </w:rPr>
              <w:fldChar w:fldCharType="end"/>
            </w:r>
            <w:r w:rsidRPr="0043511A">
              <w:rPr>
                <w:rStyle w:val="Hyperlink"/>
                <w:noProof/>
              </w:rPr>
              <w:fldChar w:fldCharType="end"/>
            </w:r>
          </w:ins>
        </w:p>
        <w:p w14:paraId="52ADE9F0" w14:textId="6FB44127" w:rsidR="00283456" w:rsidRDefault="00283456">
          <w:pPr>
            <w:pStyle w:val="TOC3"/>
            <w:tabs>
              <w:tab w:val="right" w:pos="9062"/>
            </w:tabs>
            <w:rPr>
              <w:ins w:id="692" w:author="Công Nguyễn Văn" w:date="2019-09-05T14:00:00Z"/>
              <w:rFonts w:asciiTheme="minorHAnsi" w:hAnsiTheme="minorHAnsi" w:cstheme="minorBidi"/>
              <w:noProof/>
              <w:kern w:val="2"/>
              <w:sz w:val="21"/>
              <w:szCs w:val="22"/>
            </w:rPr>
          </w:pPr>
          <w:ins w:id="693"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"_Toc18584502"</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3.5.3: User Management</w:t>
            </w:r>
            <w:r>
              <w:rPr>
                <w:noProof/>
                <w:webHidden/>
              </w:rPr>
              <w:tab/>
            </w:r>
            <w:r>
              <w:rPr>
                <w:noProof/>
                <w:webHidden/>
              </w:rPr>
              <w:fldChar w:fldCharType="begin"/>
            </w:r>
            <w:r>
              <w:rPr>
                <w:noProof/>
                <w:webHidden/>
              </w:rPr>
              <w:instrText xml:space="preserve"> PAGEREF _Toc18584502 \h </w:instrText>
            </w:r>
            <w:r>
              <w:rPr>
                <w:noProof/>
                <w:webHidden/>
              </w:rPr>
            </w:r>
          </w:ins>
          <w:r>
            <w:rPr>
              <w:noProof/>
              <w:webHidden/>
            </w:rPr>
            <w:fldChar w:fldCharType="separate"/>
          </w:r>
          <w:ins w:id="694" w:author="Công Nguyễn Văn" w:date="2019-09-05T14:00:00Z">
            <w:r>
              <w:rPr>
                <w:noProof/>
                <w:webHidden/>
              </w:rPr>
              <w:t>38</w:t>
            </w:r>
            <w:r>
              <w:rPr>
                <w:noProof/>
                <w:webHidden/>
              </w:rPr>
              <w:fldChar w:fldCharType="end"/>
            </w:r>
            <w:r w:rsidRPr="0043511A">
              <w:rPr>
                <w:rStyle w:val="Hyperlink"/>
                <w:noProof/>
              </w:rPr>
              <w:fldChar w:fldCharType="end"/>
            </w:r>
          </w:ins>
        </w:p>
        <w:p w14:paraId="74F49019" w14:textId="11CB9AB5" w:rsidR="00283456" w:rsidRDefault="00283456">
          <w:pPr>
            <w:pStyle w:val="TOC3"/>
            <w:tabs>
              <w:tab w:val="right" w:pos="9062"/>
            </w:tabs>
            <w:rPr>
              <w:ins w:id="695" w:author="Công Nguyễn Văn" w:date="2019-09-05T14:00:00Z"/>
              <w:rFonts w:asciiTheme="minorHAnsi" w:hAnsiTheme="minorHAnsi" w:cstheme="minorBidi"/>
              <w:noProof/>
              <w:kern w:val="2"/>
              <w:sz w:val="21"/>
              <w:szCs w:val="22"/>
            </w:rPr>
          </w:pPr>
          <w:ins w:id="696"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"_Toc18584503"</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bCs/>
                <w:noProof/>
              </w:rPr>
              <w:t>3.5.4: Test</w:t>
            </w:r>
            <w:r>
              <w:rPr>
                <w:noProof/>
                <w:webHidden/>
              </w:rPr>
              <w:tab/>
            </w:r>
            <w:r>
              <w:rPr>
                <w:noProof/>
                <w:webHidden/>
              </w:rPr>
              <w:fldChar w:fldCharType="begin"/>
            </w:r>
            <w:r>
              <w:rPr>
                <w:noProof/>
                <w:webHidden/>
              </w:rPr>
              <w:instrText xml:space="preserve"> PAGEREF _Toc18584503 \h </w:instrText>
            </w:r>
            <w:r>
              <w:rPr>
                <w:noProof/>
                <w:webHidden/>
              </w:rPr>
            </w:r>
          </w:ins>
          <w:r>
            <w:rPr>
              <w:noProof/>
              <w:webHidden/>
            </w:rPr>
            <w:fldChar w:fldCharType="separate"/>
          </w:r>
          <w:ins w:id="697" w:author="Công Nguyễn Văn" w:date="2019-09-05T14:00:00Z">
            <w:r>
              <w:rPr>
                <w:noProof/>
                <w:webHidden/>
              </w:rPr>
              <w:t>39</w:t>
            </w:r>
            <w:r>
              <w:rPr>
                <w:noProof/>
                <w:webHidden/>
              </w:rPr>
              <w:fldChar w:fldCharType="end"/>
            </w:r>
            <w:r w:rsidRPr="0043511A">
              <w:rPr>
                <w:rStyle w:val="Hyperlink"/>
                <w:noProof/>
              </w:rPr>
              <w:fldChar w:fldCharType="end"/>
            </w:r>
          </w:ins>
        </w:p>
        <w:p w14:paraId="65490F35" w14:textId="673DA23A" w:rsidR="00283456" w:rsidRDefault="00283456">
          <w:pPr>
            <w:pStyle w:val="TOC3"/>
            <w:tabs>
              <w:tab w:val="right" w:pos="9062"/>
            </w:tabs>
            <w:rPr>
              <w:ins w:id="698" w:author="Công Nguyễn Văn" w:date="2019-09-05T14:00:00Z"/>
              <w:rFonts w:asciiTheme="minorHAnsi" w:hAnsiTheme="minorHAnsi" w:cstheme="minorBidi"/>
              <w:noProof/>
              <w:kern w:val="2"/>
              <w:sz w:val="21"/>
              <w:szCs w:val="22"/>
            </w:rPr>
          </w:pPr>
          <w:ins w:id="699"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"_Toc18584504"</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3.5.5: Question Management</w:t>
            </w:r>
            <w:r>
              <w:rPr>
                <w:noProof/>
                <w:webHidden/>
              </w:rPr>
              <w:tab/>
            </w:r>
            <w:r>
              <w:rPr>
                <w:noProof/>
                <w:webHidden/>
              </w:rPr>
              <w:fldChar w:fldCharType="begin"/>
            </w:r>
            <w:r>
              <w:rPr>
                <w:noProof/>
                <w:webHidden/>
              </w:rPr>
              <w:instrText xml:space="preserve"> PAGEREF _Toc18584504 \h </w:instrText>
            </w:r>
            <w:r>
              <w:rPr>
                <w:noProof/>
                <w:webHidden/>
              </w:rPr>
            </w:r>
          </w:ins>
          <w:r>
            <w:rPr>
              <w:noProof/>
              <w:webHidden/>
            </w:rPr>
            <w:fldChar w:fldCharType="separate"/>
          </w:r>
          <w:ins w:id="700" w:author="Công Nguyễn Văn" w:date="2019-09-05T14:00:00Z">
            <w:r>
              <w:rPr>
                <w:noProof/>
                <w:webHidden/>
              </w:rPr>
              <w:t>40</w:t>
            </w:r>
            <w:r>
              <w:rPr>
                <w:noProof/>
                <w:webHidden/>
              </w:rPr>
              <w:fldChar w:fldCharType="end"/>
            </w:r>
            <w:r w:rsidRPr="0043511A">
              <w:rPr>
                <w:rStyle w:val="Hyperlink"/>
                <w:noProof/>
              </w:rPr>
              <w:fldChar w:fldCharType="end"/>
            </w:r>
          </w:ins>
        </w:p>
        <w:p w14:paraId="3ED95579" w14:textId="6DE9390F" w:rsidR="00283456" w:rsidRDefault="00283456">
          <w:pPr>
            <w:pStyle w:val="TOC3"/>
            <w:tabs>
              <w:tab w:val="right" w:pos="9062"/>
            </w:tabs>
            <w:rPr>
              <w:ins w:id="701" w:author="Công Nguyễn Văn" w:date="2019-09-05T14:00:00Z"/>
              <w:rFonts w:asciiTheme="minorHAnsi" w:hAnsiTheme="minorHAnsi" w:cstheme="minorBidi"/>
              <w:noProof/>
              <w:kern w:val="2"/>
              <w:sz w:val="21"/>
              <w:szCs w:val="22"/>
            </w:rPr>
          </w:pPr>
          <w:ins w:id="702"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"_Toc18584505"</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bCs/>
                <w:noProof/>
              </w:rPr>
              <w:t>3.5.6: Exam Management</w:t>
            </w:r>
            <w:r>
              <w:rPr>
                <w:noProof/>
                <w:webHidden/>
              </w:rPr>
              <w:tab/>
            </w:r>
            <w:r>
              <w:rPr>
                <w:noProof/>
                <w:webHidden/>
              </w:rPr>
              <w:fldChar w:fldCharType="begin"/>
            </w:r>
            <w:r>
              <w:rPr>
                <w:noProof/>
                <w:webHidden/>
              </w:rPr>
              <w:instrText xml:space="preserve"> PAGEREF _Toc18584505 \h </w:instrText>
            </w:r>
            <w:r>
              <w:rPr>
                <w:noProof/>
                <w:webHidden/>
              </w:rPr>
            </w:r>
          </w:ins>
          <w:r>
            <w:rPr>
              <w:noProof/>
              <w:webHidden/>
            </w:rPr>
            <w:fldChar w:fldCharType="separate"/>
          </w:r>
          <w:ins w:id="703" w:author="Công Nguyễn Văn" w:date="2019-09-05T14:00:00Z">
            <w:r>
              <w:rPr>
                <w:noProof/>
                <w:webHidden/>
              </w:rPr>
              <w:t>41</w:t>
            </w:r>
            <w:r>
              <w:rPr>
                <w:noProof/>
                <w:webHidden/>
              </w:rPr>
              <w:fldChar w:fldCharType="end"/>
            </w:r>
            <w:r w:rsidRPr="0043511A">
              <w:rPr>
                <w:rStyle w:val="Hyperlink"/>
                <w:noProof/>
              </w:rPr>
              <w:fldChar w:fldCharType="end"/>
            </w:r>
          </w:ins>
        </w:p>
        <w:p w14:paraId="32B0C80B" w14:textId="51ADB0B5" w:rsidR="00283456" w:rsidRDefault="00283456">
          <w:pPr>
            <w:pStyle w:val="TOC2"/>
            <w:tabs>
              <w:tab w:val="right" w:pos="9062"/>
            </w:tabs>
            <w:rPr>
              <w:ins w:id="704" w:author="Công Nguyễn Văn" w:date="2019-09-05T14:00:00Z"/>
              <w:rFonts w:asciiTheme="minorHAnsi" w:hAnsiTheme="minorHAnsi" w:cstheme="minorBidi"/>
              <w:noProof/>
              <w:kern w:val="2"/>
              <w:sz w:val="21"/>
              <w:szCs w:val="22"/>
            </w:rPr>
          </w:pPr>
          <w:ins w:id="705"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"_Toc18584506"</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 Thiết kế c</w:t>
            </w:r>
            <w:r w:rsidRPr="0043511A">
              <w:rPr>
                <w:rStyle w:val="Hyperlink"/>
                <w:rFonts w:hint="cs"/>
                <w:noProof/>
              </w:rPr>
              <w:t>ơ</w:t>
            </w:r>
            <w:r w:rsidRPr="0043511A">
              <w:rPr>
                <w:rStyle w:val="Hyperlink"/>
                <w:noProof/>
              </w:rPr>
              <w:t xml:space="preserve"> sở dữ liệu</w:t>
            </w:r>
            <w:r>
              <w:rPr>
                <w:noProof/>
                <w:webHidden/>
              </w:rPr>
              <w:tab/>
            </w:r>
            <w:r>
              <w:rPr>
                <w:noProof/>
                <w:webHidden/>
              </w:rPr>
              <w:fldChar w:fldCharType="begin"/>
            </w:r>
            <w:r>
              <w:rPr>
                <w:noProof/>
                <w:webHidden/>
              </w:rPr>
              <w:instrText xml:space="preserve"> PAGEREF _Toc18584506 \h </w:instrText>
            </w:r>
            <w:r>
              <w:rPr>
                <w:noProof/>
                <w:webHidden/>
              </w:rPr>
            </w:r>
          </w:ins>
          <w:r>
            <w:rPr>
              <w:noProof/>
              <w:webHidden/>
            </w:rPr>
            <w:fldChar w:fldCharType="separate"/>
          </w:r>
          <w:ins w:id="706" w:author="Công Nguyễn Văn" w:date="2019-09-05T14:00:00Z">
            <w:r>
              <w:rPr>
                <w:noProof/>
                <w:webHidden/>
              </w:rPr>
              <w:t>41</w:t>
            </w:r>
            <w:r>
              <w:rPr>
                <w:noProof/>
                <w:webHidden/>
              </w:rPr>
              <w:fldChar w:fldCharType="end"/>
            </w:r>
            <w:r w:rsidRPr="0043511A">
              <w:rPr>
                <w:rStyle w:val="Hyperlink"/>
                <w:noProof/>
              </w:rPr>
              <w:fldChar w:fldCharType="end"/>
            </w:r>
          </w:ins>
        </w:p>
        <w:p w14:paraId="42F7139B" w14:textId="06D42013" w:rsidR="00283456" w:rsidRDefault="00283456">
          <w:pPr>
            <w:pStyle w:val="TOC3"/>
            <w:tabs>
              <w:tab w:val="right" w:pos="9062"/>
            </w:tabs>
            <w:rPr>
              <w:ins w:id="707" w:author="Công Nguyễn Văn" w:date="2019-09-05T14:00:00Z"/>
              <w:rFonts w:asciiTheme="minorHAnsi" w:hAnsiTheme="minorHAnsi" w:cstheme="minorBidi"/>
              <w:noProof/>
              <w:kern w:val="2"/>
              <w:sz w:val="21"/>
              <w:szCs w:val="22"/>
            </w:rPr>
          </w:pPr>
          <w:ins w:id="708"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"_Toc18584507"</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3.6.1: Mô hình thực thể liên kết</w:t>
            </w:r>
            <w:r>
              <w:rPr>
                <w:noProof/>
                <w:webHidden/>
              </w:rPr>
              <w:tab/>
            </w:r>
            <w:r>
              <w:rPr>
                <w:noProof/>
                <w:webHidden/>
              </w:rPr>
              <w:fldChar w:fldCharType="begin"/>
            </w:r>
            <w:r>
              <w:rPr>
                <w:noProof/>
                <w:webHidden/>
              </w:rPr>
              <w:instrText xml:space="preserve"> PAGEREF _Toc18584507 \h </w:instrText>
            </w:r>
            <w:r>
              <w:rPr>
                <w:noProof/>
                <w:webHidden/>
              </w:rPr>
            </w:r>
          </w:ins>
          <w:r>
            <w:rPr>
              <w:noProof/>
              <w:webHidden/>
            </w:rPr>
            <w:fldChar w:fldCharType="separate"/>
          </w:r>
          <w:ins w:id="709" w:author="Công Nguyễn Văn" w:date="2019-09-05T14:00:00Z">
            <w:r>
              <w:rPr>
                <w:noProof/>
                <w:webHidden/>
              </w:rPr>
              <w:t>41</w:t>
            </w:r>
            <w:r>
              <w:rPr>
                <w:noProof/>
                <w:webHidden/>
              </w:rPr>
              <w:fldChar w:fldCharType="end"/>
            </w:r>
            <w:r w:rsidRPr="0043511A">
              <w:rPr>
                <w:rStyle w:val="Hyperlink"/>
                <w:noProof/>
              </w:rPr>
              <w:fldChar w:fldCharType="end"/>
            </w:r>
          </w:ins>
        </w:p>
        <w:p w14:paraId="1BB7F156" w14:textId="1DB27CF2" w:rsidR="00283456" w:rsidRDefault="00283456">
          <w:pPr>
            <w:pStyle w:val="TOC3"/>
            <w:tabs>
              <w:tab w:val="right" w:pos="9062"/>
            </w:tabs>
            <w:rPr>
              <w:ins w:id="710" w:author="Công Nguyễn Văn" w:date="2019-09-05T14:00:00Z"/>
              <w:rFonts w:asciiTheme="minorHAnsi" w:hAnsiTheme="minorHAnsi" w:cstheme="minorBidi"/>
              <w:noProof/>
              <w:kern w:val="2"/>
              <w:sz w:val="21"/>
              <w:szCs w:val="22"/>
            </w:rPr>
          </w:pPr>
          <w:ins w:id="711"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"_Toc18584508"</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3.6.2: Chuyển từ mô hình thực thể liên kết sang mô hình quan hệ</w:t>
            </w:r>
            <w:r>
              <w:rPr>
                <w:noProof/>
                <w:webHidden/>
              </w:rPr>
              <w:tab/>
            </w:r>
            <w:r>
              <w:rPr>
                <w:noProof/>
                <w:webHidden/>
              </w:rPr>
              <w:fldChar w:fldCharType="begin"/>
            </w:r>
            <w:r>
              <w:rPr>
                <w:noProof/>
                <w:webHidden/>
              </w:rPr>
              <w:instrText xml:space="preserve"> PAGEREF _Toc18584508 \h </w:instrText>
            </w:r>
            <w:r>
              <w:rPr>
                <w:noProof/>
                <w:webHidden/>
              </w:rPr>
            </w:r>
          </w:ins>
          <w:r>
            <w:rPr>
              <w:noProof/>
              <w:webHidden/>
            </w:rPr>
            <w:fldChar w:fldCharType="separate"/>
          </w:r>
          <w:ins w:id="712" w:author="Công Nguyễn Văn" w:date="2019-09-05T14:00:00Z">
            <w:r>
              <w:rPr>
                <w:noProof/>
                <w:webHidden/>
              </w:rPr>
              <w:t>43</w:t>
            </w:r>
            <w:r>
              <w:rPr>
                <w:noProof/>
                <w:webHidden/>
              </w:rPr>
              <w:fldChar w:fldCharType="end"/>
            </w:r>
            <w:r w:rsidRPr="0043511A">
              <w:rPr>
                <w:rStyle w:val="Hyperlink"/>
                <w:noProof/>
              </w:rPr>
              <w:fldChar w:fldCharType="end"/>
            </w:r>
          </w:ins>
        </w:p>
        <w:p w14:paraId="7AB2236A" w14:textId="7FEC7933" w:rsidR="00283456" w:rsidRDefault="00283456">
          <w:pPr>
            <w:pStyle w:val="TOC4"/>
            <w:tabs>
              <w:tab w:val="left" w:pos="1680"/>
              <w:tab w:val="right" w:pos="9062"/>
            </w:tabs>
            <w:rPr>
              <w:ins w:id="713" w:author="Công Nguyễn Văn" w:date="2019-09-05T14:00:00Z"/>
              <w:rFonts w:asciiTheme="minorHAnsi" w:hAnsiTheme="minorHAnsi" w:cstheme="minorBidi"/>
              <w:noProof/>
              <w:kern w:val="2"/>
              <w:sz w:val="21"/>
              <w:szCs w:val="22"/>
            </w:rPr>
          </w:pPr>
          <w:ins w:id="714"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"_Toc18584509"</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3.1.2.1</w:t>
            </w:r>
            <w:r>
              <w:rPr>
                <w:rFonts w:asciiTheme="minorHAnsi" w:hAnsiTheme="minorHAnsi" w:cstheme="minorBidi"/>
                <w:noProof/>
                <w:kern w:val="2"/>
                <w:sz w:val="21"/>
                <w:szCs w:val="22"/>
              </w:rPr>
              <w:tab/>
            </w:r>
            <w:r w:rsidRPr="0043511A">
              <w:rPr>
                <w:rStyle w:val="Hyperlink"/>
                <w:noProof/>
              </w:rPr>
              <w:t>Chuyển từ thực thể sang quan hệ</w:t>
            </w:r>
            <w:r>
              <w:rPr>
                <w:noProof/>
                <w:webHidden/>
              </w:rPr>
              <w:tab/>
            </w:r>
            <w:r>
              <w:rPr>
                <w:noProof/>
                <w:webHidden/>
              </w:rPr>
              <w:fldChar w:fldCharType="begin"/>
            </w:r>
            <w:r>
              <w:rPr>
                <w:noProof/>
                <w:webHidden/>
              </w:rPr>
              <w:instrText xml:space="preserve"> PAGEREF _Toc18584509 \h </w:instrText>
            </w:r>
            <w:r>
              <w:rPr>
                <w:noProof/>
                <w:webHidden/>
              </w:rPr>
            </w:r>
          </w:ins>
          <w:r>
            <w:rPr>
              <w:noProof/>
              <w:webHidden/>
            </w:rPr>
            <w:fldChar w:fldCharType="separate"/>
          </w:r>
          <w:ins w:id="715" w:author="Công Nguyễn Văn" w:date="2019-09-05T14:00:00Z">
            <w:r>
              <w:rPr>
                <w:noProof/>
                <w:webHidden/>
              </w:rPr>
              <w:t>43</w:t>
            </w:r>
            <w:r>
              <w:rPr>
                <w:noProof/>
                <w:webHidden/>
              </w:rPr>
              <w:fldChar w:fldCharType="end"/>
            </w:r>
            <w:r w:rsidRPr="0043511A">
              <w:rPr>
                <w:rStyle w:val="Hyperlink"/>
                <w:noProof/>
              </w:rPr>
              <w:fldChar w:fldCharType="end"/>
            </w:r>
          </w:ins>
        </w:p>
        <w:p w14:paraId="1F059C09" w14:textId="2DB829C9" w:rsidR="00283456" w:rsidRDefault="00283456">
          <w:pPr>
            <w:pStyle w:val="TOC4"/>
            <w:tabs>
              <w:tab w:val="left" w:pos="1680"/>
              <w:tab w:val="right" w:pos="9062"/>
            </w:tabs>
            <w:rPr>
              <w:ins w:id="716" w:author="Công Nguyễn Văn" w:date="2019-09-05T14:00:00Z"/>
              <w:rFonts w:asciiTheme="minorHAnsi" w:hAnsiTheme="minorHAnsi" w:cstheme="minorBidi"/>
              <w:noProof/>
              <w:kern w:val="2"/>
              <w:sz w:val="21"/>
              <w:szCs w:val="22"/>
            </w:rPr>
          </w:pPr>
          <w:ins w:id="717"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"_Toc18584510"</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3.1.2.2</w:t>
            </w:r>
            <w:r>
              <w:rPr>
                <w:rFonts w:asciiTheme="minorHAnsi" w:hAnsiTheme="minorHAnsi" w:cstheme="minorBidi"/>
                <w:noProof/>
                <w:kern w:val="2"/>
                <w:sz w:val="21"/>
                <w:szCs w:val="22"/>
              </w:rPr>
              <w:tab/>
            </w:r>
            <w:r w:rsidRPr="0043511A">
              <w:rPr>
                <w:rStyle w:val="Hyperlink"/>
                <w:noProof/>
              </w:rPr>
              <w:t>Chuyển từ liên kết sang quan hệ</w:t>
            </w:r>
            <w:r>
              <w:rPr>
                <w:noProof/>
                <w:webHidden/>
              </w:rPr>
              <w:tab/>
            </w:r>
            <w:r>
              <w:rPr>
                <w:noProof/>
                <w:webHidden/>
              </w:rPr>
              <w:fldChar w:fldCharType="begin"/>
            </w:r>
            <w:r>
              <w:rPr>
                <w:noProof/>
                <w:webHidden/>
              </w:rPr>
              <w:instrText xml:space="preserve"> PAGEREF _Toc18584510 \h </w:instrText>
            </w:r>
            <w:r>
              <w:rPr>
                <w:noProof/>
                <w:webHidden/>
              </w:rPr>
            </w:r>
          </w:ins>
          <w:r>
            <w:rPr>
              <w:noProof/>
              <w:webHidden/>
            </w:rPr>
            <w:fldChar w:fldCharType="separate"/>
          </w:r>
          <w:ins w:id="718" w:author="Công Nguyễn Văn" w:date="2019-09-05T14:00:00Z">
            <w:r>
              <w:rPr>
                <w:noProof/>
                <w:webHidden/>
              </w:rPr>
              <w:t>44</w:t>
            </w:r>
            <w:r>
              <w:rPr>
                <w:noProof/>
                <w:webHidden/>
              </w:rPr>
              <w:fldChar w:fldCharType="end"/>
            </w:r>
            <w:r w:rsidRPr="0043511A">
              <w:rPr>
                <w:rStyle w:val="Hyperlink"/>
                <w:noProof/>
              </w:rPr>
              <w:fldChar w:fldCharType="end"/>
            </w:r>
          </w:ins>
        </w:p>
        <w:p w14:paraId="353FC8EE" w14:textId="3820D5A8" w:rsidR="00283456" w:rsidRDefault="00283456">
          <w:pPr>
            <w:pStyle w:val="TOC3"/>
            <w:tabs>
              <w:tab w:val="right" w:pos="9062"/>
            </w:tabs>
            <w:rPr>
              <w:ins w:id="719" w:author="Công Nguyễn Văn" w:date="2019-09-05T14:00:00Z"/>
              <w:rFonts w:asciiTheme="minorHAnsi" w:hAnsiTheme="minorHAnsi" w:cstheme="minorBidi"/>
              <w:noProof/>
              <w:kern w:val="2"/>
              <w:sz w:val="21"/>
              <w:szCs w:val="22"/>
            </w:rPr>
          </w:pPr>
          <w:ins w:id="720"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"_Toc18584511"</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 Thiết kế CSDL</w:t>
            </w:r>
            <w:r>
              <w:rPr>
                <w:noProof/>
                <w:webHidden/>
              </w:rPr>
              <w:tab/>
            </w:r>
            <w:r>
              <w:rPr>
                <w:noProof/>
                <w:webHidden/>
              </w:rPr>
              <w:fldChar w:fldCharType="begin"/>
            </w:r>
            <w:r>
              <w:rPr>
                <w:noProof/>
                <w:webHidden/>
              </w:rPr>
              <w:instrText xml:space="preserve"> PAGEREF _Toc18584511 \h </w:instrText>
            </w:r>
            <w:r>
              <w:rPr>
                <w:noProof/>
                <w:webHidden/>
              </w:rPr>
            </w:r>
          </w:ins>
          <w:r>
            <w:rPr>
              <w:noProof/>
              <w:webHidden/>
            </w:rPr>
            <w:fldChar w:fldCharType="separate"/>
          </w:r>
          <w:ins w:id="721" w:author="Công Nguyễn Văn" w:date="2019-09-05T14:00:00Z">
            <w:r>
              <w:rPr>
                <w:noProof/>
                <w:webHidden/>
              </w:rPr>
              <w:t>44</w:t>
            </w:r>
            <w:r>
              <w:rPr>
                <w:noProof/>
                <w:webHidden/>
              </w:rPr>
              <w:fldChar w:fldCharType="end"/>
            </w:r>
            <w:r w:rsidRPr="0043511A">
              <w:rPr>
                <w:rStyle w:val="Hyperlink"/>
                <w:noProof/>
              </w:rPr>
              <w:fldChar w:fldCharType="end"/>
            </w:r>
          </w:ins>
        </w:p>
        <w:p w14:paraId="6B0C2D1F" w14:textId="11F31E0B" w:rsidR="00283456" w:rsidRDefault="00283456">
          <w:pPr>
            <w:pStyle w:val="TOC4"/>
            <w:tabs>
              <w:tab w:val="right" w:pos="9062"/>
            </w:tabs>
            <w:rPr>
              <w:ins w:id="722" w:author="Công Nguyễn Văn" w:date="2019-09-05T14:00:00Z"/>
              <w:rFonts w:asciiTheme="minorHAnsi" w:hAnsiTheme="minorHAnsi" w:cstheme="minorBidi"/>
              <w:noProof/>
              <w:kern w:val="2"/>
              <w:sz w:val="21"/>
              <w:szCs w:val="22"/>
            </w:rPr>
          </w:pPr>
          <w:ins w:id="723"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"_Toc18584512"</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3.6.3.1: Bảng dữ liệu User</w:t>
            </w:r>
            <w:r>
              <w:rPr>
                <w:noProof/>
                <w:webHidden/>
              </w:rPr>
              <w:tab/>
            </w:r>
            <w:r>
              <w:rPr>
                <w:noProof/>
                <w:webHidden/>
              </w:rPr>
              <w:fldChar w:fldCharType="begin"/>
            </w:r>
            <w:r>
              <w:rPr>
                <w:noProof/>
                <w:webHidden/>
              </w:rPr>
              <w:instrText xml:space="preserve"> PAGEREF _Toc18584512 \h </w:instrText>
            </w:r>
            <w:r>
              <w:rPr>
                <w:noProof/>
                <w:webHidden/>
              </w:rPr>
            </w:r>
          </w:ins>
          <w:r>
            <w:rPr>
              <w:noProof/>
              <w:webHidden/>
            </w:rPr>
            <w:fldChar w:fldCharType="separate"/>
          </w:r>
          <w:ins w:id="724" w:author="Công Nguyễn Văn" w:date="2019-09-05T14:00:00Z">
            <w:r>
              <w:rPr>
                <w:noProof/>
                <w:webHidden/>
              </w:rPr>
              <w:t>44</w:t>
            </w:r>
            <w:r>
              <w:rPr>
                <w:noProof/>
                <w:webHidden/>
              </w:rPr>
              <w:fldChar w:fldCharType="end"/>
            </w:r>
            <w:r w:rsidRPr="0043511A">
              <w:rPr>
                <w:rStyle w:val="Hyperlink"/>
                <w:noProof/>
              </w:rPr>
              <w:fldChar w:fldCharType="end"/>
            </w:r>
          </w:ins>
        </w:p>
        <w:p w14:paraId="4D2BF639" w14:textId="502835AD" w:rsidR="00283456" w:rsidRDefault="00283456">
          <w:pPr>
            <w:pStyle w:val="TOC4"/>
            <w:tabs>
              <w:tab w:val="right" w:pos="9062"/>
            </w:tabs>
            <w:rPr>
              <w:ins w:id="725" w:author="Công Nguyễn Văn" w:date="2019-09-05T14:00:00Z"/>
              <w:rFonts w:asciiTheme="minorHAnsi" w:hAnsiTheme="minorHAnsi" w:cstheme="minorBidi"/>
              <w:noProof/>
              <w:kern w:val="2"/>
              <w:sz w:val="21"/>
              <w:szCs w:val="22"/>
            </w:rPr>
          </w:pPr>
          <w:ins w:id="726"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"_Toc18584513"</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3.6.3.2: Bảng dữ liệu Group</w:t>
            </w:r>
            <w:r>
              <w:rPr>
                <w:noProof/>
                <w:webHidden/>
              </w:rPr>
              <w:tab/>
            </w:r>
            <w:r>
              <w:rPr>
                <w:noProof/>
                <w:webHidden/>
              </w:rPr>
              <w:fldChar w:fldCharType="begin"/>
            </w:r>
            <w:r>
              <w:rPr>
                <w:noProof/>
                <w:webHidden/>
              </w:rPr>
              <w:instrText xml:space="preserve"> PAGEREF _Toc18584513 \h </w:instrText>
            </w:r>
            <w:r>
              <w:rPr>
                <w:noProof/>
                <w:webHidden/>
              </w:rPr>
            </w:r>
          </w:ins>
          <w:r>
            <w:rPr>
              <w:noProof/>
              <w:webHidden/>
            </w:rPr>
            <w:fldChar w:fldCharType="separate"/>
          </w:r>
          <w:ins w:id="727" w:author="Công Nguyễn Văn" w:date="2019-09-05T14:00:00Z">
            <w:r>
              <w:rPr>
                <w:noProof/>
                <w:webHidden/>
              </w:rPr>
              <w:t>45</w:t>
            </w:r>
            <w:r>
              <w:rPr>
                <w:noProof/>
                <w:webHidden/>
              </w:rPr>
              <w:fldChar w:fldCharType="end"/>
            </w:r>
            <w:r w:rsidRPr="0043511A">
              <w:rPr>
                <w:rStyle w:val="Hyperlink"/>
                <w:noProof/>
              </w:rPr>
              <w:fldChar w:fldCharType="end"/>
            </w:r>
          </w:ins>
        </w:p>
        <w:p w14:paraId="2A91BB34" w14:textId="7578F872" w:rsidR="00283456" w:rsidRDefault="00283456">
          <w:pPr>
            <w:pStyle w:val="TOC4"/>
            <w:tabs>
              <w:tab w:val="right" w:pos="9062"/>
            </w:tabs>
            <w:rPr>
              <w:ins w:id="728" w:author="Công Nguyễn Văn" w:date="2019-09-05T14:00:00Z"/>
              <w:rFonts w:asciiTheme="minorHAnsi" w:hAnsiTheme="minorHAnsi" w:cstheme="minorBidi"/>
              <w:noProof/>
              <w:kern w:val="2"/>
              <w:sz w:val="21"/>
              <w:szCs w:val="22"/>
            </w:rPr>
          </w:pPr>
          <w:ins w:id="729"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"_Toc18584514"</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3.6.3.3: Bảng dữ liệu Role</w:t>
            </w:r>
            <w:r>
              <w:rPr>
                <w:noProof/>
                <w:webHidden/>
              </w:rPr>
              <w:tab/>
            </w:r>
            <w:r>
              <w:rPr>
                <w:noProof/>
                <w:webHidden/>
              </w:rPr>
              <w:fldChar w:fldCharType="begin"/>
            </w:r>
            <w:r>
              <w:rPr>
                <w:noProof/>
                <w:webHidden/>
              </w:rPr>
              <w:instrText xml:space="preserve"> PAGEREF _Toc18584514 \h </w:instrText>
            </w:r>
            <w:r>
              <w:rPr>
                <w:noProof/>
                <w:webHidden/>
              </w:rPr>
            </w:r>
          </w:ins>
          <w:r>
            <w:rPr>
              <w:noProof/>
              <w:webHidden/>
            </w:rPr>
            <w:fldChar w:fldCharType="separate"/>
          </w:r>
          <w:ins w:id="730" w:author="Công Nguyễn Văn" w:date="2019-09-05T14:00:00Z">
            <w:r>
              <w:rPr>
                <w:noProof/>
                <w:webHidden/>
              </w:rPr>
              <w:t>45</w:t>
            </w:r>
            <w:r>
              <w:rPr>
                <w:noProof/>
                <w:webHidden/>
              </w:rPr>
              <w:fldChar w:fldCharType="end"/>
            </w:r>
            <w:r w:rsidRPr="0043511A">
              <w:rPr>
                <w:rStyle w:val="Hyperlink"/>
                <w:noProof/>
              </w:rPr>
              <w:fldChar w:fldCharType="end"/>
            </w:r>
          </w:ins>
        </w:p>
        <w:p w14:paraId="33C79335" w14:textId="7C4FE350" w:rsidR="00283456" w:rsidRDefault="00283456">
          <w:pPr>
            <w:pStyle w:val="TOC4"/>
            <w:tabs>
              <w:tab w:val="right" w:pos="9062"/>
            </w:tabs>
            <w:rPr>
              <w:ins w:id="731" w:author="Công Nguyễn Văn" w:date="2019-09-05T14:00:00Z"/>
              <w:rFonts w:asciiTheme="minorHAnsi" w:hAnsiTheme="minorHAnsi" w:cstheme="minorBidi"/>
              <w:noProof/>
              <w:kern w:val="2"/>
              <w:sz w:val="21"/>
              <w:szCs w:val="22"/>
            </w:rPr>
          </w:pPr>
          <w:ins w:id="732"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"_Toc18584515"</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3.6.3.4: Bảng dữ liệu Menu</w:t>
            </w:r>
            <w:r>
              <w:rPr>
                <w:noProof/>
                <w:webHidden/>
              </w:rPr>
              <w:tab/>
            </w:r>
            <w:r>
              <w:rPr>
                <w:noProof/>
                <w:webHidden/>
              </w:rPr>
              <w:fldChar w:fldCharType="begin"/>
            </w:r>
            <w:r>
              <w:rPr>
                <w:noProof/>
                <w:webHidden/>
              </w:rPr>
              <w:instrText xml:space="preserve"> PAGEREF _Toc18584515 \h </w:instrText>
            </w:r>
            <w:r>
              <w:rPr>
                <w:noProof/>
                <w:webHidden/>
              </w:rPr>
            </w:r>
          </w:ins>
          <w:r>
            <w:rPr>
              <w:noProof/>
              <w:webHidden/>
            </w:rPr>
            <w:fldChar w:fldCharType="separate"/>
          </w:r>
          <w:ins w:id="733" w:author="Công Nguyễn Văn" w:date="2019-09-05T14:00:00Z">
            <w:r>
              <w:rPr>
                <w:noProof/>
                <w:webHidden/>
              </w:rPr>
              <w:t>46</w:t>
            </w:r>
            <w:r>
              <w:rPr>
                <w:noProof/>
                <w:webHidden/>
              </w:rPr>
              <w:fldChar w:fldCharType="end"/>
            </w:r>
            <w:r w:rsidRPr="0043511A">
              <w:rPr>
                <w:rStyle w:val="Hyperlink"/>
                <w:noProof/>
              </w:rPr>
              <w:fldChar w:fldCharType="end"/>
            </w:r>
          </w:ins>
        </w:p>
        <w:p w14:paraId="0A671F84" w14:textId="51102B77" w:rsidR="00283456" w:rsidRDefault="00283456">
          <w:pPr>
            <w:pStyle w:val="TOC4"/>
            <w:tabs>
              <w:tab w:val="right" w:pos="9062"/>
            </w:tabs>
            <w:rPr>
              <w:ins w:id="734" w:author="Công Nguyễn Văn" w:date="2019-09-05T14:00:00Z"/>
              <w:rFonts w:asciiTheme="minorHAnsi" w:hAnsiTheme="minorHAnsi" w:cstheme="minorBidi"/>
              <w:noProof/>
              <w:kern w:val="2"/>
              <w:sz w:val="21"/>
              <w:szCs w:val="22"/>
            </w:rPr>
          </w:pPr>
          <w:ins w:id="735"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"_Toc18584516"</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3.6.3.5: Bảng dữ liệu Permission</w:t>
            </w:r>
            <w:r>
              <w:rPr>
                <w:noProof/>
                <w:webHidden/>
              </w:rPr>
              <w:tab/>
            </w:r>
            <w:r>
              <w:rPr>
                <w:noProof/>
                <w:webHidden/>
              </w:rPr>
              <w:fldChar w:fldCharType="begin"/>
            </w:r>
            <w:r>
              <w:rPr>
                <w:noProof/>
                <w:webHidden/>
              </w:rPr>
              <w:instrText xml:space="preserve"> PAGEREF _Toc18584516 \h </w:instrText>
            </w:r>
            <w:r>
              <w:rPr>
                <w:noProof/>
                <w:webHidden/>
              </w:rPr>
            </w:r>
          </w:ins>
          <w:r>
            <w:rPr>
              <w:noProof/>
              <w:webHidden/>
            </w:rPr>
            <w:fldChar w:fldCharType="separate"/>
          </w:r>
          <w:ins w:id="736" w:author="Công Nguyễn Văn" w:date="2019-09-05T14:00:00Z">
            <w:r>
              <w:rPr>
                <w:noProof/>
                <w:webHidden/>
              </w:rPr>
              <w:t>46</w:t>
            </w:r>
            <w:r>
              <w:rPr>
                <w:noProof/>
                <w:webHidden/>
              </w:rPr>
              <w:fldChar w:fldCharType="end"/>
            </w:r>
            <w:r w:rsidRPr="0043511A">
              <w:rPr>
                <w:rStyle w:val="Hyperlink"/>
                <w:noProof/>
              </w:rPr>
              <w:fldChar w:fldCharType="end"/>
            </w:r>
          </w:ins>
        </w:p>
        <w:p w14:paraId="3130B477" w14:textId="27E6CFCE" w:rsidR="00283456" w:rsidRDefault="00283456">
          <w:pPr>
            <w:pStyle w:val="TOC4"/>
            <w:tabs>
              <w:tab w:val="right" w:pos="9062"/>
            </w:tabs>
            <w:rPr>
              <w:ins w:id="737" w:author="Công Nguyễn Văn" w:date="2019-09-05T14:00:00Z"/>
              <w:rFonts w:asciiTheme="minorHAnsi" w:hAnsiTheme="minorHAnsi" w:cstheme="minorBidi"/>
              <w:noProof/>
              <w:kern w:val="2"/>
              <w:sz w:val="21"/>
              <w:szCs w:val="22"/>
            </w:rPr>
          </w:pPr>
          <w:ins w:id="738" w:author="Công Nguyễn Văn" w:date="2019-09-05T14:00:00Z">
            <w:r w:rsidRPr="0043511A">
              <w:rPr>
                <w:rStyle w:val="Hyperlink"/>
                <w:noProof/>
              </w:rPr>
              <w:lastRenderedPageBreak/>
              <w:fldChar w:fldCharType="begin"/>
            </w:r>
            <w:r w:rsidRPr="0043511A">
              <w:rPr>
                <w:rStyle w:val="Hyperlink"/>
                <w:noProof/>
              </w:rPr>
              <w:instrText xml:space="preserve"> </w:instrText>
            </w:r>
            <w:r>
              <w:rPr>
                <w:noProof/>
              </w:rPr>
              <w:instrText>HYPERLINK \l "_Toc18584517"</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3.6.3.6: Bảng dữ liệu Subject</w:t>
            </w:r>
            <w:r>
              <w:rPr>
                <w:noProof/>
                <w:webHidden/>
              </w:rPr>
              <w:tab/>
            </w:r>
            <w:r>
              <w:rPr>
                <w:noProof/>
                <w:webHidden/>
              </w:rPr>
              <w:fldChar w:fldCharType="begin"/>
            </w:r>
            <w:r>
              <w:rPr>
                <w:noProof/>
                <w:webHidden/>
              </w:rPr>
              <w:instrText xml:space="preserve"> PAGEREF _Toc18584517 \h </w:instrText>
            </w:r>
            <w:r>
              <w:rPr>
                <w:noProof/>
                <w:webHidden/>
              </w:rPr>
            </w:r>
          </w:ins>
          <w:r>
            <w:rPr>
              <w:noProof/>
              <w:webHidden/>
            </w:rPr>
            <w:fldChar w:fldCharType="separate"/>
          </w:r>
          <w:ins w:id="739" w:author="Công Nguyễn Văn" w:date="2019-09-05T14:00:00Z">
            <w:r>
              <w:rPr>
                <w:noProof/>
                <w:webHidden/>
              </w:rPr>
              <w:t>46</w:t>
            </w:r>
            <w:r>
              <w:rPr>
                <w:noProof/>
                <w:webHidden/>
              </w:rPr>
              <w:fldChar w:fldCharType="end"/>
            </w:r>
            <w:r w:rsidRPr="0043511A">
              <w:rPr>
                <w:rStyle w:val="Hyperlink"/>
                <w:noProof/>
              </w:rPr>
              <w:fldChar w:fldCharType="end"/>
            </w:r>
          </w:ins>
        </w:p>
        <w:p w14:paraId="348804D6" w14:textId="00854B58" w:rsidR="00283456" w:rsidRDefault="00283456">
          <w:pPr>
            <w:pStyle w:val="TOC4"/>
            <w:tabs>
              <w:tab w:val="right" w:pos="9062"/>
            </w:tabs>
            <w:rPr>
              <w:ins w:id="740" w:author="Công Nguyễn Văn" w:date="2019-09-05T14:00:00Z"/>
              <w:rFonts w:asciiTheme="minorHAnsi" w:hAnsiTheme="minorHAnsi" w:cstheme="minorBidi"/>
              <w:noProof/>
              <w:kern w:val="2"/>
              <w:sz w:val="21"/>
              <w:szCs w:val="22"/>
            </w:rPr>
          </w:pPr>
          <w:ins w:id="741"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"_Toc18584518"</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3.6.3.7: Bảng dữ liệu chapter</w:t>
            </w:r>
            <w:r>
              <w:rPr>
                <w:noProof/>
                <w:webHidden/>
              </w:rPr>
              <w:tab/>
            </w:r>
            <w:r>
              <w:rPr>
                <w:noProof/>
                <w:webHidden/>
              </w:rPr>
              <w:fldChar w:fldCharType="begin"/>
            </w:r>
            <w:r>
              <w:rPr>
                <w:noProof/>
                <w:webHidden/>
              </w:rPr>
              <w:instrText xml:space="preserve"> PAGEREF _Toc18584518 \h </w:instrText>
            </w:r>
            <w:r>
              <w:rPr>
                <w:noProof/>
                <w:webHidden/>
              </w:rPr>
            </w:r>
          </w:ins>
          <w:r>
            <w:rPr>
              <w:noProof/>
              <w:webHidden/>
            </w:rPr>
            <w:fldChar w:fldCharType="separate"/>
          </w:r>
          <w:ins w:id="742" w:author="Công Nguyễn Văn" w:date="2019-09-05T14:00:00Z">
            <w:r>
              <w:rPr>
                <w:noProof/>
                <w:webHidden/>
              </w:rPr>
              <w:t>47</w:t>
            </w:r>
            <w:r>
              <w:rPr>
                <w:noProof/>
                <w:webHidden/>
              </w:rPr>
              <w:fldChar w:fldCharType="end"/>
            </w:r>
            <w:r w:rsidRPr="0043511A">
              <w:rPr>
                <w:rStyle w:val="Hyperlink"/>
                <w:noProof/>
              </w:rPr>
              <w:fldChar w:fldCharType="end"/>
            </w:r>
          </w:ins>
        </w:p>
        <w:p w14:paraId="612E43C8" w14:textId="5DCA33EC" w:rsidR="00283456" w:rsidRDefault="00283456">
          <w:pPr>
            <w:pStyle w:val="TOC4"/>
            <w:tabs>
              <w:tab w:val="right" w:pos="9062"/>
            </w:tabs>
            <w:rPr>
              <w:ins w:id="743" w:author="Công Nguyễn Văn" w:date="2019-09-05T14:00:00Z"/>
              <w:rFonts w:asciiTheme="minorHAnsi" w:hAnsiTheme="minorHAnsi" w:cstheme="minorBidi"/>
              <w:noProof/>
              <w:kern w:val="2"/>
              <w:sz w:val="21"/>
              <w:szCs w:val="22"/>
            </w:rPr>
          </w:pPr>
          <w:ins w:id="744"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"_Toc18584519"</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3.6.3.8: Bảng dữ liệu domain</w:t>
            </w:r>
            <w:r>
              <w:rPr>
                <w:noProof/>
                <w:webHidden/>
              </w:rPr>
              <w:tab/>
            </w:r>
            <w:r>
              <w:rPr>
                <w:noProof/>
                <w:webHidden/>
              </w:rPr>
              <w:fldChar w:fldCharType="begin"/>
            </w:r>
            <w:r>
              <w:rPr>
                <w:noProof/>
                <w:webHidden/>
              </w:rPr>
              <w:instrText xml:space="preserve"> PAGEREF _Toc18584519 \h </w:instrText>
            </w:r>
            <w:r>
              <w:rPr>
                <w:noProof/>
                <w:webHidden/>
              </w:rPr>
            </w:r>
          </w:ins>
          <w:r>
            <w:rPr>
              <w:noProof/>
              <w:webHidden/>
            </w:rPr>
            <w:fldChar w:fldCharType="separate"/>
          </w:r>
          <w:ins w:id="745" w:author="Công Nguyễn Văn" w:date="2019-09-05T14:00:00Z">
            <w:r>
              <w:rPr>
                <w:noProof/>
                <w:webHidden/>
              </w:rPr>
              <w:t>47</w:t>
            </w:r>
            <w:r>
              <w:rPr>
                <w:noProof/>
                <w:webHidden/>
              </w:rPr>
              <w:fldChar w:fldCharType="end"/>
            </w:r>
            <w:r w:rsidRPr="0043511A">
              <w:rPr>
                <w:rStyle w:val="Hyperlink"/>
                <w:noProof/>
              </w:rPr>
              <w:fldChar w:fldCharType="end"/>
            </w:r>
          </w:ins>
        </w:p>
        <w:p w14:paraId="46EB38C8" w14:textId="4353E90F" w:rsidR="00283456" w:rsidRDefault="00283456">
          <w:pPr>
            <w:pStyle w:val="TOC4"/>
            <w:tabs>
              <w:tab w:val="right" w:pos="9062"/>
            </w:tabs>
            <w:rPr>
              <w:ins w:id="746" w:author="Công Nguyễn Văn" w:date="2019-09-05T14:00:00Z"/>
              <w:rFonts w:asciiTheme="minorHAnsi" w:hAnsiTheme="minorHAnsi" w:cstheme="minorBidi"/>
              <w:noProof/>
              <w:kern w:val="2"/>
              <w:sz w:val="21"/>
              <w:szCs w:val="22"/>
            </w:rPr>
          </w:pPr>
          <w:ins w:id="747"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"_Toc18584520"</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3.6.3.9: Bảng dữ liệu question</w:t>
            </w:r>
            <w:r>
              <w:rPr>
                <w:noProof/>
                <w:webHidden/>
              </w:rPr>
              <w:tab/>
            </w:r>
            <w:r>
              <w:rPr>
                <w:noProof/>
                <w:webHidden/>
              </w:rPr>
              <w:fldChar w:fldCharType="begin"/>
            </w:r>
            <w:r>
              <w:rPr>
                <w:noProof/>
                <w:webHidden/>
              </w:rPr>
              <w:instrText xml:space="preserve"> PAGEREF _Toc18584520 \h </w:instrText>
            </w:r>
            <w:r>
              <w:rPr>
                <w:noProof/>
                <w:webHidden/>
              </w:rPr>
            </w:r>
          </w:ins>
          <w:r>
            <w:rPr>
              <w:noProof/>
              <w:webHidden/>
            </w:rPr>
            <w:fldChar w:fldCharType="separate"/>
          </w:r>
          <w:ins w:id="748" w:author="Công Nguyễn Văn" w:date="2019-09-05T14:00:00Z">
            <w:r>
              <w:rPr>
                <w:noProof/>
                <w:webHidden/>
              </w:rPr>
              <w:t>47</w:t>
            </w:r>
            <w:r>
              <w:rPr>
                <w:noProof/>
                <w:webHidden/>
              </w:rPr>
              <w:fldChar w:fldCharType="end"/>
            </w:r>
            <w:r w:rsidRPr="0043511A">
              <w:rPr>
                <w:rStyle w:val="Hyperlink"/>
                <w:noProof/>
              </w:rPr>
              <w:fldChar w:fldCharType="end"/>
            </w:r>
          </w:ins>
        </w:p>
        <w:p w14:paraId="48EE246D" w14:textId="54AF6325" w:rsidR="00283456" w:rsidRDefault="00283456">
          <w:pPr>
            <w:pStyle w:val="TOC4"/>
            <w:tabs>
              <w:tab w:val="right" w:pos="9062"/>
            </w:tabs>
            <w:rPr>
              <w:ins w:id="749" w:author="Công Nguyễn Văn" w:date="2019-09-05T14:00:00Z"/>
              <w:rFonts w:asciiTheme="minorHAnsi" w:hAnsiTheme="minorHAnsi" w:cstheme="minorBidi"/>
              <w:noProof/>
              <w:kern w:val="2"/>
              <w:sz w:val="21"/>
              <w:szCs w:val="22"/>
            </w:rPr>
          </w:pPr>
          <w:ins w:id="750"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"_Toc18584521"</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3.6.3.10: Bảng dữ liệu exam</w:t>
            </w:r>
            <w:r>
              <w:rPr>
                <w:noProof/>
                <w:webHidden/>
              </w:rPr>
              <w:tab/>
            </w:r>
            <w:r>
              <w:rPr>
                <w:noProof/>
                <w:webHidden/>
              </w:rPr>
              <w:fldChar w:fldCharType="begin"/>
            </w:r>
            <w:r>
              <w:rPr>
                <w:noProof/>
                <w:webHidden/>
              </w:rPr>
              <w:instrText xml:space="preserve"> PAGEREF _Toc18584521 \h </w:instrText>
            </w:r>
            <w:r>
              <w:rPr>
                <w:noProof/>
                <w:webHidden/>
              </w:rPr>
            </w:r>
          </w:ins>
          <w:r>
            <w:rPr>
              <w:noProof/>
              <w:webHidden/>
            </w:rPr>
            <w:fldChar w:fldCharType="separate"/>
          </w:r>
          <w:ins w:id="751" w:author="Công Nguyễn Văn" w:date="2019-09-05T14:00:00Z">
            <w:r>
              <w:rPr>
                <w:noProof/>
                <w:webHidden/>
              </w:rPr>
              <w:t>48</w:t>
            </w:r>
            <w:r>
              <w:rPr>
                <w:noProof/>
                <w:webHidden/>
              </w:rPr>
              <w:fldChar w:fldCharType="end"/>
            </w:r>
            <w:r w:rsidRPr="0043511A">
              <w:rPr>
                <w:rStyle w:val="Hyperlink"/>
                <w:noProof/>
              </w:rPr>
              <w:fldChar w:fldCharType="end"/>
            </w:r>
          </w:ins>
        </w:p>
        <w:p w14:paraId="72F84648" w14:textId="6D97FC30" w:rsidR="00283456" w:rsidRDefault="00283456">
          <w:pPr>
            <w:pStyle w:val="TOC4"/>
            <w:tabs>
              <w:tab w:val="right" w:pos="9062"/>
            </w:tabs>
            <w:rPr>
              <w:ins w:id="752" w:author="Công Nguyễn Văn" w:date="2019-09-05T14:00:00Z"/>
              <w:rFonts w:asciiTheme="minorHAnsi" w:hAnsiTheme="minorHAnsi" w:cstheme="minorBidi"/>
              <w:noProof/>
              <w:kern w:val="2"/>
              <w:sz w:val="21"/>
              <w:szCs w:val="22"/>
            </w:rPr>
          </w:pPr>
          <w:ins w:id="753"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"_Toc18584522"</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3.6.3.11: Bảng dữ liệu exam_result</w:t>
            </w:r>
            <w:r>
              <w:rPr>
                <w:noProof/>
                <w:webHidden/>
              </w:rPr>
              <w:tab/>
            </w:r>
            <w:r>
              <w:rPr>
                <w:noProof/>
                <w:webHidden/>
              </w:rPr>
              <w:fldChar w:fldCharType="begin"/>
            </w:r>
            <w:r>
              <w:rPr>
                <w:noProof/>
                <w:webHidden/>
              </w:rPr>
              <w:instrText xml:space="preserve"> PAGEREF _Toc18584522 \h </w:instrText>
            </w:r>
            <w:r>
              <w:rPr>
                <w:noProof/>
                <w:webHidden/>
              </w:rPr>
            </w:r>
          </w:ins>
          <w:r>
            <w:rPr>
              <w:noProof/>
              <w:webHidden/>
            </w:rPr>
            <w:fldChar w:fldCharType="separate"/>
          </w:r>
          <w:ins w:id="754" w:author="Công Nguyễn Văn" w:date="2019-09-05T14:00:00Z">
            <w:r>
              <w:rPr>
                <w:noProof/>
                <w:webHidden/>
              </w:rPr>
              <w:t>49</w:t>
            </w:r>
            <w:r>
              <w:rPr>
                <w:noProof/>
                <w:webHidden/>
              </w:rPr>
              <w:fldChar w:fldCharType="end"/>
            </w:r>
            <w:r w:rsidRPr="0043511A">
              <w:rPr>
                <w:rStyle w:val="Hyperlink"/>
                <w:noProof/>
              </w:rPr>
              <w:fldChar w:fldCharType="end"/>
            </w:r>
          </w:ins>
        </w:p>
        <w:p w14:paraId="39AD2C72" w14:textId="49B3A995" w:rsidR="00283456" w:rsidRDefault="00283456">
          <w:pPr>
            <w:pStyle w:val="TOC4"/>
            <w:tabs>
              <w:tab w:val="right" w:pos="9062"/>
            </w:tabs>
            <w:rPr>
              <w:ins w:id="755" w:author="Công Nguyễn Văn" w:date="2019-09-05T14:00:00Z"/>
              <w:rFonts w:asciiTheme="minorHAnsi" w:hAnsiTheme="minorHAnsi" w:cstheme="minorBidi"/>
              <w:noProof/>
              <w:kern w:val="2"/>
              <w:sz w:val="21"/>
              <w:szCs w:val="22"/>
            </w:rPr>
          </w:pPr>
          <w:ins w:id="756"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"_Toc18584523"</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3.6.3.12: Bảng dữ liệu answer_option</w:t>
            </w:r>
            <w:r>
              <w:rPr>
                <w:noProof/>
                <w:webHidden/>
              </w:rPr>
              <w:tab/>
            </w:r>
            <w:r>
              <w:rPr>
                <w:noProof/>
                <w:webHidden/>
              </w:rPr>
              <w:fldChar w:fldCharType="begin"/>
            </w:r>
            <w:r>
              <w:rPr>
                <w:noProof/>
                <w:webHidden/>
              </w:rPr>
              <w:instrText xml:space="preserve"> PAGEREF _Toc18584523 \h </w:instrText>
            </w:r>
            <w:r>
              <w:rPr>
                <w:noProof/>
                <w:webHidden/>
              </w:rPr>
            </w:r>
          </w:ins>
          <w:r>
            <w:rPr>
              <w:noProof/>
              <w:webHidden/>
            </w:rPr>
            <w:fldChar w:fldCharType="separate"/>
          </w:r>
          <w:ins w:id="757" w:author="Công Nguyễn Văn" w:date="2019-09-05T14:00:00Z">
            <w:r>
              <w:rPr>
                <w:noProof/>
                <w:webHidden/>
              </w:rPr>
              <w:t>50</w:t>
            </w:r>
            <w:r>
              <w:rPr>
                <w:noProof/>
                <w:webHidden/>
              </w:rPr>
              <w:fldChar w:fldCharType="end"/>
            </w:r>
            <w:r w:rsidRPr="0043511A">
              <w:rPr>
                <w:rStyle w:val="Hyperlink"/>
                <w:noProof/>
              </w:rPr>
              <w:fldChar w:fldCharType="end"/>
            </w:r>
          </w:ins>
        </w:p>
        <w:p w14:paraId="438EE7A8" w14:textId="5B16EE5A" w:rsidR="00283456" w:rsidRDefault="00283456">
          <w:pPr>
            <w:pStyle w:val="TOC4"/>
            <w:tabs>
              <w:tab w:val="right" w:pos="9062"/>
            </w:tabs>
            <w:rPr>
              <w:ins w:id="758" w:author="Công Nguyễn Văn" w:date="2019-09-05T14:00:00Z"/>
              <w:rFonts w:asciiTheme="minorHAnsi" w:hAnsiTheme="minorHAnsi" w:cstheme="minorBidi"/>
              <w:noProof/>
              <w:kern w:val="2"/>
              <w:sz w:val="21"/>
              <w:szCs w:val="22"/>
            </w:rPr>
          </w:pPr>
          <w:ins w:id="759"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"_Toc18584524"</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3.6.3.13: Bảng dữ liệu exam_answer</w:t>
            </w:r>
            <w:r>
              <w:rPr>
                <w:noProof/>
                <w:webHidden/>
              </w:rPr>
              <w:tab/>
            </w:r>
            <w:r>
              <w:rPr>
                <w:noProof/>
                <w:webHidden/>
              </w:rPr>
              <w:fldChar w:fldCharType="begin"/>
            </w:r>
            <w:r>
              <w:rPr>
                <w:noProof/>
                <w:webHidden/>
              </w:rPr>
              <w:instrText xml:space="preserve"> PAGEREF _Toc18584524 \h </w:instrText>
            </w:r>
            <w:r>
              <w:rPr>
                <w:noProof/>
                <w:webHidden/>
              </w:rPr>
            </w:r>
          </w:ins>
          <w:r>
            <w:rPr>
              <w:noProof/>
              <w:webHidden/>
            </w:rPr>
            <w:fldChar w:fldCharType="separate"/>
          </w:r>
          <w:ins w:id="760" w:author="Công Nguyễn Văn" w:date="2019-09-05T14:00:00Z">
            <w:r>
              <w:rPr>
                <w:noProof/>
                <w:webHidden/>
              </w:rPr>
              <w:t>50</w:t>
            </w:r>
            <w:r>
              <w:rPr>
                <w:noProof/>
                <w:webHidden/>
              </w:rPr>
              <w:fldChar w:fldCharType="end"/>
            </w:r>
            <w:r w:rsidRPr="0043511A">
              <w:rPr>
                <w:rStyle w:val="Hyperlink"/>
                <w:noProof/>
              </w:rPr>
              <w:fldChar w:fldCharType="end"/>
            </w:r>
          </w:ins>
        </w:p>
        <w:p w14:paraId="5C59F47E" w14:textId="0934E82C" w:rsidR="00283456" w:rsidRDefault="00283456">
          <w:pPr>
            <w:pStyle w:val="TOC4"/>
            <w:tabs>
              <w:tab w:val="right" w:pos="9062"/>
            </w:tabs>
            <w:rPr>
              <w:ins w:id="761" w:author="Công Nguyễn Văn" w:date="2019-09-05T14:00:00Z"/>
              <w:rFonts w:asciiTheme="minorHAnsi" w:hAnsiTheme="minorHAnsi" w:cstheme="minorBidi"/>
              <w:noProof/>
              <w:kern w:val="2"/>
              <w:sz w:val="21"/>
              <w:szCs w:val="22"/>
            </w:rPr>
          </w:pPr>
          <w:ins w:id="762"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"_Toc18584525"</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3.6.3.14: Bảng dữ liệu exam_setting?</w:t>
            </w:r>
            <w:r>
              <w:rPr>
                <w:noProof/>
                <w:webHidden/>
              </w:rPr>
              <w:tab/>
            </w:r>
            <w:r>
              <w:rPr>
                <w:noProof/>
                <w:webHidden/>
              </w:rPr>
              <w:fldChar w:fldCharType="begin"/>
            </w:r>
            <w:r>
              <w:rPr>
                <w:noProof/>
                <w:webHidden/>
              </w:rPr>
              <w:instrText xml:space="preserve"> PAGEREF _Toc18584525 \h </w:instrText>
            </w:r>
            <w:r>
              <w:rPr>
                <w:noProof/>
                <w:webHidden/>
              </w:rPr>
            </w:r>
          </w:ins>
          <w:r>
            <w:rPr>
              <w:noProof/>
              <w:webHidden/>
            </w:rPr>
            <w:fldChar w:fldCharType="separate"/>
          </w:r>
          <w:ins w:id="763" w:author="Công Nguyễn Văn" w:date="2019-09-05T14:00:00Z">
            <w:r>
              <w:rPr>
                <w:noProof/>
                <w:webHidden/>
              </w:rPr>
              <w:t>51</w:t>
            </w:r>
            <w:r>
              <w:rPr>
                <w:noProof/>
                <w:webHidden/>
              </w:rPr>
              <w:fldChar w:fldCharType="end"/>
            </w:r>
            <w:r w:rsidRPr="0043511A">
              <w:rPr>
                <w:rStyle w:val="Hyperlink"/>
                <w:noProof/>
              </w:rPr>
              <w:fldChar w:fldCharType="end"/>
            </w:r>
          </w:ins>
        </w:p>
        <w:p w14:paraId="02056529" w14:textId="01B2EEF8" w:rsidR="00283456" w:rsidRDefault="00283456">
          <w:pPr>
            <w:pStyle w:val="TOC4"/>
            <w:tabs>
              <w:tab w:val="right" w:pos="9062"/>
            </w:tabs>
            <w:rPr>
              <w:ins w:id="764" w:author="Công Nguyễn Văn" w:date="2019-09-05T14:00:00Z"/>
              <w:rFonts w:asciiTheme="minorHAnsi" w:hAnsiTheme="minorHAnsi" w:cstheme="minorBidi"/>
              <w:noProof/>
              <w:kern w:val="2"/>
              <w:sz w:val="21"/>
              <w:szCs w:val="22"/>
            </w:rPr>
          </w:pPr>
          <w:ins w:id="765"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"_Toc18584526"</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3.6.3.15: Bảng dữ liệu chapter_exam</w:t>
            </w:r>
            <w:r>
              <w:rPr>
                <w:noProof/>
                <w:webHidden/>
              </w:rPr>
              <w:tab/>
            </w:r>
            <w:r>
              <w:rPr>
                <w:noProof/>
                <w:webHidden/>
              </w:rPr>
              <w:fldChar w:fldCharType="begin"/>
            </w:r>
            <w:r>
              <w:rPr>
                <w:noProof/>
                <w:webHidden/>
              </w:rPr>
              <w:instrText xml:space="preserve"> PAGEREF _Toc18584526 \h </w:instrText>
            </w:r>
            <w:r>
              <w:rPr>
                <w:noProof/>
                <w:webHidden/>
              </w:rPr>
            </w:r>
          </w:ins>
          <w:r>
            <w:rPr>
              <w:noProof/>
              <w:webHidden/>
            </w:rPr>
            <w:fldChar w:fldCharType="separate"/>
          </w:r>
          <w:ins w:id="766" w:author="Công Nguyễn Văn" w:date="2019-09-05T14:00:00Z">
            <w:r>
              <w:rPr>
                <w:noProof/>
                <w:webHidden/>
              </w:rPr>
              <w:t>51</w:t>
            </w:r>
            <w:r>
              <w:rPr>
                <w:noProof/>
                <w:webHidden/>
              </w:rPr>
              <w:fldChar w:fldCharType="end"/>
            </w:r>
            <w:r w:rsidRPr="0043511A">
              <w:rPr>
                <w:rStyle w:val="Hyperlink"/>
                <w:noProof/>
              </w:rPr>
              <w:fldChar w:fldCharType="end"/>
            </w:r>
          </w:ins>
        </w:p>
        <w:p w14:paraId="24069224" w14:textId="41846B77" w:rsidR="00283456" w:rsidRDefault="00283456">
          <w:pPr>
            <w:pStyle w:val="TOC4"/>
            <w:tabs>
              <w:tab w:val="right" w:pos="9062"/>
            </w:tabs>
            <w:rPr>
              <w:ins w:id="767" w:author="Công Nguyễn Văn" w:date="2019-09-05T14:00:00Z"/>
              <w:rFonts w:asciiTheme="minorHAnsi" w:hAnsiTheme="minorHAnsi" w:cstheme="minorBidi"/>
              <w:noProof/>
              <w:kern w:val="2"/>
              <w:sz w:val="21"/>
              <w:szCs w:val="22"/>
            </w:rPr>
          </w:pPr>
          <w:ins w:id="768"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"_Toc18584527"</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3.6.3.16: Bảng dữ liệu domain_exam</w:t>
            </w:r>
            <w:r>
              <w:rPr>
                <w:noProof/>
                <w:webHidden/>
              </w:rPr>
              <w:tab/>
            </w:r>
            <w:r>
              <w:rPr>
                <w:noProof/>
                <w:webHidden/>
              </w:rPr>
              <w:fldChar w:fldCharType="begin"/>
            </w:r>
            <w:r>
              <w:rPr>
                <w:noProof/>
                <w:webHidden/>
              </w:rPr>
              <w:instrText xml:space="preserve"> PAGEREF _Toc18584527 \h </w:instrText>
            </w:r>
            <w:r>
              <w:rPr>
                <w:noProof/>
                <w:webHidden/>
              </w:rPr>
            </w:r>
          </w:ins>
          <w:r>
            <w:rPr>
              <w:noProof/>
              <w:webHidden/>
            </w:rPr>
            <w:fldChar w:fldCharType="separate"/>
          </w:r>
          <w:ins w:id="769" w:author="Công Nguyễn Văn" w:date="2019-09-05T14:00:00Z">
            <w:r>
              <w:rPr>
                <w:noProof/>
                <w:webHidden/>
              </w:rPr>
              <w:t>52</w:t>
            </w:r>
            <w:r>
              <w:rPr>
                <w:noProof/>
                <w:webHidden/>
              </w:rPr>
              <w:fldChar w:fldCharType="end"/>
            </w:r>
            <w:r w:rsidRPr="0043511A">
              <w:rPr>
                <w:rStyle w:val="Hyperlink"/>
                <w:noProof/>
              </w:rPr>
              <w:fldChar w:fldCharType="end"/>
            </w:r>
          </w:ins>
        </w:p>
        <w:p w14:paraId="2B21240E" w14:textId="59DBC1FB" w:rsidR="00283456" w:rsidRDefault="00283456">
          <w:pPr>
            <w:pStyle w:val="TOC1"/>
            <w:tabs>
              <w:tab w:val="right" w:pos="9062"/>
            </w:tabs>
            <w:rPr>
              <w:ins w:id="770" w:author="Công Nguyễn Văn" w:date="2019-09-05T14:00:00Z"/>
              <w:rFonts w:asciiTheme="minorHAnsi" w:hAnsiTheme="minorHAnsi" w:cstheme="minorBidi"/>
              <w:noProof/>
              <w:kern w:val="2"/>
              <w:sz w:val="21"/>
              <w:szCs w:val="22"/>
            </w:rPr>
          </w:pPr>
          <w:ins w:id="771"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"_Toc18584528"</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CH</w:t>
            </w:r>
            <w:r w:rsidRPr="0043511A">
              <w:rPr>
                <w:rStyle w:val="Hyperlink"/>
                <w:rFonts w:hint="cs"/>
                <w:noProof/>
              </w:rPr>
              <w:t>ƯƠ</w:t>
            </w:r>
            <w:r w:rsidRPr="0043511A">
              <w:rPr>
                <w:rStyle w:val="Hyperlink"/>
                <w:noProof/>
              </w:rPr>
              <w:t>NG 3:Thiết kế và cài đặt hệ thống</w:t>
            </w:r>
            <w:r>
              <w:rPr>
                <w:noProof/>
                <w:webHidden/>
              </w:rPr>
              <w:tab/>
            </w:r>
            <w:r>
              <w:rPr>
                <w:noProof/>
                <w:webHidden/>
              </w:rPr>
              <w:fldChar w:fldCharType="begin"/>
            </w:r>
            <w:r>
              <w:rPr>
                <w:noProof/>
                <w:webHidden/>
              </w:rPr>
              <w:instrText xml:space="preserve"> PAGEREF _Toc18584528 \h </w:instrText>
            </w:r>
            <w:r>
              <w:rPr>
                <w:noProof/>
                <w:webHidden/>
              </w:rPr>
            </w:r>
          </w:ins>
          <w:r>
            <w:rPr>
              <w:noProof/>
              <w:webHidden/>
            </w:rPr>
            <w:fldChar w:fldCharType="separate"/>
          </w:r>
          <w:ins w:id="772" w:author="Công Nguyễn Văn" w:date="2019-09-05T14:00:00Z">
            <w:r>
              <w:rPr>
                <w:noProof/>
                <w:webHidden/>
              </w:rPr>
              <w:t>52</w:t>
            </w:r>
            <w:r>
              <w:rPr>
                <w:noProof/>
                <w:webHidden/>
              </w:rPr>
              <w:fldChar w:fldCharType="end"/>
            </w:r>
            <w:r w:rsidRPr="0043511A">
              <w:rPr>
                <w:rStyle w:val="Hyperlink"/>
                <w:noProof/>
              </w:rPr>
              <w:fldChar w:fldCharType="end"/>
            </w:r>
          </w:ins>
        </w:p>
        <w:p w14:paraId="317107AD" w14:textId="042E2E1B" w:rsidR="00283456" w:rsidRDefault="00283456">
          <w:pPr>
            <w:pStyle w:val="TOC2"/>
            <w:tabs>
              <w:tab w:val="right" w:pos="9062"/>
            </w:tabs>
            <w:rPr>
              <w:ins w:id="773" w:author="Công Nguyễn Văn" w:date="2019-09-05T14:00:00Z"/>
              <w:rFonts w:asciiTheme="minorHAnsi" w:hAnsiTheme="minorHAnsi" w:cstheme="minorBidi"/>
              <w:noProof/>
              <w:kern w:val="2"/>
              <w:sz w:val="21"/>
              <w:szCs w:val="22"/>
            </w:rPr>
          </w:pPr>
          <w:ins w:id="774"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"_Toc18584529"</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 Thiết kế giao diện</w:t>
            </w:r>
            <w:r>
              <w:rPr>
                <w:noProof/>
                <w:webHidden/>
              </w:rPr>
              <w:tab/>
            </w:r>
            <w:r>
              <w:rPr>
                <w:noProof/>
                <w:webHidden/>
              </w:rPr>
              <w:fldChar w:fldCharType="begin"/>
            </w:r>
            <w:r>
              <w:rPr>
                <w:noProof/>
                <w:webHidden/>
              </w:rPr>
              <w:instrText xml:space="preserve"> PAGEREF _Toc18584529 \h </w:instrText>
            </w:r>
            <w:r>
              <w:rPr>
                <w:noProof/>
                <w:webHidden/>
              </w:rPr>
            </w:r>
          </w:ins>
          <w:r>
            <w:rPr>
              <w:noProof/>
              <w:webHidden/>
            </w:rPr>
            <w:fldChar w:fldCharType="separate"/>
          </w:r>
          <w:ins w:id="775" w:author="Công Nguyễn Văn" w:date="2019-09-05T14:00:00Z">
            <w:r>
              <w:rPr>
                <w:noProof/>
                <w:webHidden/>
              </w:rPr>
              <w:t>52</w:t>
            </w:r>
            <w:r>
              <w:rPr>
                <w:noProof/>
                <w:webHidden/>
              </w:rPr>
              <w:fldChar w:fldCharType="end"/>
            </w:r>
            <w:r w:rsidRPr="0043511A">
              <w:rPr>
                <w:rStyle w:val="Hyperlink"/>
                <w:noProof/>
              </w:rPr>
              <w:fldChar w:fldCharType="end"/>
            </w:r>
          </w:ins>
        </w:p>
        <w:p w14:paraId="5840427A" w14:textId="3AE7F80C" w:rsidR="00283456" w:rsidRDefault="00283456">
          <w:pPr>
            <w:pStyle w:val="TOC3"/>
            <w:tabs>
              <w:tab w:val="right" w:pos="9062"/>
            </w:tabs>
            <w:rPr>
              <w:ins w:id="776" w:author="Công Nguyễn Văn" w:date="2019-09-05T14:00:00Z"/>
              <w:rFonts w:asciiTheme="minorHAnsi" w:hAnsiTheme="minorHAnsi" w:cstheme="minorBidi"/>
              <w:noProof/>
              <w:kern w:val="2"/>
              <w:sz w:val="21"/>
              <w:szCs w:val="22"/>
            </w:rPr>
          </w:pPr>
          <w:ins w:id="777"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"_Toc18584530"</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3.1.1 Đăng nhập</w:t>
            </w:r>
            <w:r>
              <w:rPr>
                <w:noProof/>
                <w:webHidden/>
              </w:rPr>
              <w:tab/>
            </w:r>
            <w:r>
              <w:rPr>
                <w:noProof/>
                <w:webHidden/>
              </w:rPr>
              <w:fldChar w:fldCharType="begin"/>
            </w:r>
            <w:r>
              <w:rPr>
                <w:noProof/>
                <w:webHidden/>
              </w:rPr>
              <w:instrText xml:space="preserve"> PAGEREF _Toc18584530 \h </w:instrText>
            </w:r>
            <w:r>
              <w:rPr>
                <w:noProof/>
                <w:webHidden/>
              </w:rPr>
            </w:r>
          </w:ins>
          <w:r>
            <w:rPr>
              <w:noProof/>
              <w:webHidden/>
            </w:rPr>
            <w:fldChar w:fldCharType="separate"/>
          </w:r>
          <w:ins w:id="778" w:author="Công Nguyễn Văn" w:date="2019-09-05T14:00:00Z">
            <w:r>
              <w:rPr>
                <w:noProof/>
                <w:webHidden/>
              </w:rPr>
              <w:t>52</w:t>
            </w:r>
            <w:r>
              <w:rPr>
                <w:noProof/>
                <w:webHidden/>
              </w:rPr>
              <w:fldChar w:fldCharType="end"/>
            </w:r>
            <w:r w:rsidRPr="0043511A">
              <w:rPr>
                <w:rStyle w:val="Hyperlink"/>
                <w:noProof/>
              </w:rPr>
              <w:fldChar w:fldCharType="end"/>
            </w:r>
          </w:ins>
        </w:p>
        <w:p w14:paraId="344318DD" w14:textId="336BB6ED" w:rsidR="00283456" w:rsidRDefault="00283456">
          <w:pPr>
            <w:pStyle w:val="TOC3"/>
            <w:tabs>
              <w:tab w:val="right" w:pos="9062"/>
            </w:tabs>
            <w:rPr>
              <w:ins w:id="779" w:author="Công Nguyễn Văn" w:date="2019-09-05T14:00:00Z"/>
              <w:rFonts w:asciiTheme="minorHAnsi" w:hAnsiTheme="minorHAnsi" w:cstheme="minorBidi"/>
              <w:noProof/>
              <w:kern w:val="2"/>
              <w:sz w:val="21"/>
              <w:szCs w:val="22"/>
            </w:rPr>
          </w:pPr>
          <w:ins w:id="780"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"_Toc18584531"</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3.1.2 Đăng kí</w:t>
            </w:r>
            <w:r>
              <w:rPr>
                <w:noProof/>
                <w:webHidden/>
              </w:rPr>
              <w:tab/>
            </w:r>
            <w:r>
              <w:rPr>
                <w:noProof/>
                <w:webHidden/>
              </w:rPr>
              <w:fldChar w:fldCharType="begin"/>
            </w:r>
            <w:r>
              <w:rPr>
                <w:noProof/>
                <w:webHidden/>
              </w:rPr>
              <w:instrText xml:space="preserve"> PAGEREF _Toc18584531 \h </w:instrText>
            </w:r>
            <w:r>
              <w:rPr>
                <w:noProof/>
                <w:webHidden/>
              </w:rPr>
            </w:r>
          </w:ins>
          <w:r>
            <w:rPr>
              <w:noProof/>
              <w:webHidden/>
            </w:rPr>
            <w:fldChar w:fldCharType="separate"/>
          </w:r>
          <w:ins w:id="781" w:author="Công Nguyễn Văn" w:date="2019-09-05T14:00:00Z">
            <w:r>
              <w:rPr>
                <w:noProof/>
                <w:webHidden/>
              </w:rPr>
              <w:t>53</w:t>
            </w:r>
            <w:r>
              <w:rPr>
                <w:noProof/>
                <w:webHidden/>
              </w:rPr>
              <w:fldChar w:fldCharType="end"/>
            </w:r>
            <w:r w:rsidRPr="0043511A">
              <w:rPr>
                <w:rStyle w:val="Hyperlink"/>
                <w:noProof/>
              </w:rPr>
              <w:fldChar w:fldCharType="end"/>
            </w:r>
          </w:ins>
        </w:p>
        <w:p w14:paraId="0D1DA843" w14:textId="19112DDF" w:rsidR="00283456" w:rsidRDefault="00283456">
          <w:pPr>
            <w:pStyle w:val="TOC3"/>
            <w:tabs>
              <w:tab w:val="right" w:pos="9062"/>
            </w:tabs>
            <w:rPr>
              <w:ins w:id="782" w:author="Công Nguyễn Văn" w:date="2019-09-05T14:00:00Z"/>
              <w:rFonts w:asciiTheme="minorHAnsi" w:hAnsiTheme="minorHAnsi" w:cstheme="minorBidi"/>
              <w:noProof/>
              <w:kern w:val="2"/>
              <w:sz w:val="21"/>
              <w:szCs w:val="22"/>
            </w:rPr>
          </w:pPr>
          <w:ins w:id="783"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"_Toc18584532"</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3.1.3 Xem thông tin sinh viên</w:t>
            </w:r>
            <w:r>
              <w:rPr>
                <w:noProof/>
                <w:webHidden/>
              </w:rPr>
              <w:tab/>
            </w:r>
            <w:r>
              <w:rPr>
                <w:noProof/>
                <w:webHidden/>
              </w:rPr>
              <w:fldChar w:fldCharType="begin"/>
            </w:r>
            <w:r>
              <w:rPr>
                <w:noProof/>
                <w:webHidden/>
              </w:rPr>
              <w:instrText xml:space="preserve"> PAGEREF _Toc18584532 \h </w:instrText>
            </w:r>
            <w:r>
              <w:rPr>
                <w:noProof/>
                <w:webHidden/>
              </w:rPr>
            </w:r>
          </w:ins>
          <w:r>
            <w:rPr>
              <w:noProof/>
              <w:webHidden/>
            </w:rPr>
            <w:fldChar w:fldCharType="separate"/>
          </w:r>
          <w:ins w:id="784" w:author="Công Nguyễn Văn" w:date="2019-09-05T14:00:00Z">
            <w:r>
              <w:rPr>
                <w:noProof/>
                <w:webHidden/>
              </w:rPr>
              <w:t>53</w:t>
            </w:r>
            <w:r>
              <w:rPr>
                <w:noProof/>
                <w:webHidden/>
              </w:rPr>
              <w:fldChar w:fldCharType="end"/>
            </w:r>
            <w:r w:rsidRPr="0043511A">
              <w:rPr>
                <w:rStyle w:val="Hyperlink"/>
                <w:noProof/>
              </w:rPr>
              <w:fldChar w:fldCharType="end"/>
            </w:r>
          </w:ins>
        </w:p>
        <w:p w14:paraId="45CCBAE0" w14:textId="4FBE8575" w:rsidR="00283456" w:rsidRDefault="00283456">
          <w:pPr>
            <w:pStyle w:val="TOC3"/>
            <w:tabs>
              <w:tab w:val="right" w:pos="9062"/>
            </w:tabs>
            <w:rPr>
              <w:ins w:id="785" w:author="Công Nguyễn Văn" w:date="2019-09-05T14:00:00Z"/>
              <w:rFonts w:asciiTheme="minorHAnsi" w:hAnsiTheme="minorHAnsi" w:cstheme="minorBidi"/>
              <w:noProof/>
              <w:kern w:val="2"/>
              <w:sz w:val="21"/>
              <w:szCs w:val="22"/>
            </w:rPr>
          </w:pPr>
          <w:ins w:id="786"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"_Toc18584533"</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3.1.4 Xem danh sách bài thi</w:t>
            </w:r>
            <w:r>
              <w:rPr>
                <w:noProof/>
                <w:webHidden/>
              </w:rPr>
              <w:tab/>
            </w:r>
            <w:r>
              <w:rPr>
                <w:noProof/>
                <w:webHidden/>
              </w:rPr>
              <w:fldChar w:fldCharType="begin"/>
            </w:r>
            <w:r>
              <w:rPr>
                <w:noProof/>
                <w:webHidden/>
              </w:rPr>
              <w:instrText xml:space="preserve"> PAGEREF _Toc18584533 \h </w:instrText>
            </w:r>
            <w:r>
              <w:rPr>
                <w:noProof/>
                <w:webHidden/>
              </w:rPr>
            </w:r>
          </w:ins>
          <w:r>
            <w:rPr>
              <w:noProof/>
              <w:webHidden/>
            </w:rPr>
            <w:fldChar w:fldCharType="separate"/>
          </w:r>
          <w:ins w:id="787" w:author="Công Nguyễn Văn" w:date="2019-09-05T14:00:00Z">
            <w:r>
              <w:rPr>
                <w:noProof/>
                <w:webHidden/>
              </w:rPr>
              <w:t>54</w:t>
            </w:r>
            <w:r>
              <w:rPr>
                <w:noProof/>
                <w:webHidden/>
              </w:rPr>
              <w:fldChar w:fldCharType="end"/>
            </w:r>
            <w:r w:rsidRPr="0043511A">
              <w:rPr>
                <w:rStyle w:val="Hyperlink"/>
                <w:noProof/>
              </w:rPr>
              <w:fldChar w:fldCharType="end"/>
            </w:r>
          </w:ins>
        </w:p>
        <w:p w14:paraId="5A2A077A" w14:textId="61C73EF9" w:rsidR="00283456" w:rsidRDefault="00283456">
          <w:pPr>
            <w:pStyle w:val="TOC3"/>
            <w:tabs>
              <w:tab w:val="right" w:pos="9062"/>
            </w:tabs>
            <w:rPr>
              <w:ins w:id="788" w:author="Công Nguyễn Văn" w:date="2019-09-05T14:00:00Z"/>
              <w:rFonts w:asciiTheme="minorHAnsi" w:hAnsiTheme="minorHAnsi" w:cstheme="minorBidi"/>
              <w:noProof/>
              <w:kern w:val="2"/>
              <w:sz w:val="21"/>
              <w:szCs w:val="22"/>
            </w:rPr>
          </w:pPr>
          <w:ins w:id="789"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"_Toc18584534"</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3.1.5 Quản lý user</w:t>
            </w:r>
            <w:r>
              <w:rPr>
                <w:noProof/>
                <w:webHidden/>
              </w:rPr>
              <w:tab/>
            </w:r>
            <w:r>
              <w:rPr>
                <w:noProof/>
                <w:webHidden/>
              </w:rPr>
              <w:fldChar w:fldCharType="begin"/>
            </w:r>
            <w:r>
              <w:rPr>
                <w:noProof/>
                <w:webHidden/>
              </w:rPr>
              <w:instrText xml:space="preserve"> PAGEREF _Toc18584534 \h </w:instrText>
            </w:r>
            <w:r>
              <w:rPr>
                <w:noProof/>
                <w:webHidden/>
              </w:rPr>
            </w:r>
          </w:ins>
          <w:r>
            <w:rPr>
              <w:noProof/>
              <w:webHidden/>
            </w:rPr>
            <w:fldChar w:fldCharType="separate"/>
          </w:r>
          <w:ins w:id="790" w:author="Công Nguyễn Văn" w:date="2019-09-05T14:00:00Z">
            <w:r>
              <w:rPr>
                <w:noProof/>
                <w:webHidden/>
              </w:rPr>
              <w:t>54</w:t>
            </w:r>
            <w:r>
              <w:rPr>
                <w:noProof/>
                <w:webHidden/>
              </w:rPr>
              <w:fldChar w:fldCharType="end"/>
            </w:r>
            <w:r w:rsidRPr="0043511A">
              <w:rPr>
                <w:rStyle w:val="Hyperlink"/>
                <w:noProof/>
              </w:rPr>
              <w:fldChar w:fldCharType="end"/>
            </w:r>
          </w:ins>
        </w:p>
        <w:p w14:paraId="196DC6F0" w14:textId="648980F6" w:rsidR="00283456" w:rsidRDefault="00283456">
          <w:pPr>
            <w:pStyle w:val="TOC3"/>
            <w:tabs>
              <w:tab w:val="right" w:pos="9062"/>
            </w:tabs>
            <w:rPr>
              <w:ins w:id="791" w:author="Công Nguyễn Văn" w:date="2019-09-05T14:00:00Z"/>
              <w:rFonts w:asciiTheme="minorHAnsi" w:hAnsiTheme="minorHAnsi" w:cstheme="minorBidi"/>
              <w:noProof/>
              <w:kern w:val="2"/>
              <w:sz w:val="21"/>
              <w:szCs w:val="22"/>
            </w:rPr>
          </w:pPr>
          <w:ins w:id="792"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"_Toc18584535"</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3.1.6 Quản lý question</w:t>
            </w:r>
            <w:r>
              <w:rPr>
                <w:noProof/>
                <w:webHidden/>
              </w:rPr>
              <w:tab/>
            </w:r>
            <w:r>
              <w:rPr>
                <w:noProof/>
                <w:webHidden/>
              </w:rPr>
              <w:fldChar w:fldCharType="begin"/>
            </w:r>
            <w:r>
              <w:rPr>
                <w:noProof/>
                <w:webHidden/>
              </w:rPr>
              <w:instrText xml:space="preserve"> PAGEREF _Toc18584535 \h </w:instrText>
            </w:r>
            <w:r>
              <w:rPr>
                <w:noProof/>
                <w:webHidden/>
              </w:rPr>
            </w:r>
          </w:ins>
          <w:r>
            <w:rPr>
              <w:noProof/>
              <w:webHidden/>
            </w:rPr>
            <w:fldChar w:fldCharType="separate"/>
          </w:r>
          <w:ins w:id="793" w:author="Công Nguyễn Văn" w:date="2019-09-05T14:00:00Z">
            <w:r>
              <w:rPr>
                <w:noProof/>
                <w:webHidden/>
              </w:rPr>
              <w:t>55</w:t>
            </w:r>
            <w:r>
              <w:rPr>
                <w:noProof/>
                <w:webHidden/>
              </w:rPr>
              <w:fldChar w:fldCharType="end"/>
            </w:r>
            <w:r w:rsidRPr="0043511A">
              <w:rPr>
                <w:rStyle w:val="Hyperlink"/>
                <w:noProof/>
              </w:rPr>
              <w:fldChar w:fldCharType="end"/>
            </w:r>
          </w:ins>
        </w:p>
        <w:p w14:paraId="2375A315" w14:textId="79D40E83" w:rsidR="00283456" w:rsidRDefault="00283456">
          <w:pPr>
            <w:pStyle w:val="TOC3"/>
            <w:tabs>
              <w:tab w:val="right" w:pos="9062"/>
            </w:tabs>
            <w:rPr>
              <w:ins w:id="794" w:author="Công Nguyễn Văn" w:date="2019-09-05T14:00:00Z"/>
              <w:rFonts w:asciiTheme="minorHAnsi" w:hAnsiTheme="minorHAnsi" w:cstheme="minorBidi"/>
              <w:noProof/>
              <w:kern w:val="2"/>
              <w:sz w:val="21"/>
              <w:szCs w:val="22"/>
            </w:rPr>
          </w:pPr>
          <w:ins w:id="795"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"_Toc18584536"</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3.1.7 Quản lý exam</w:t>
            </w:r>
            <w:r>
              <w:rPr>
                <w:noProof/>
                <w:webHidden/>
              </w:rPr>
              <w:tab/>
            </w:r>
            <w:r>
              <w:rPr>
                <w:noProof/>
                <w:webHidden/>
              </w:rPr>
              <w:fldChar w:fldCharType="begin"/>
            </w:r>
            <w:r>
              <w:rPr>
                <w:noProof/>
                <w:webHidden/>
              </w:rPr>
              <w:instrText xml:space="preserve"> PAGEREF _Toc18584536 \h </w:instrText>
            </w:r>
            <w:r>
              <w:rPr>
                <w:noProof/>
                <w:webHidden/>
              </w:rPr>
            </w:r>
          </w:ins>
          <w:r>
            <w:rPr>
              <w:noProof/>
              <w:webHidden/>
            </w:rPr>
            <w:fldChar w:fldCharType="separate"/>
          </w:r>
          <w:ins w:id="796" w:author="Công Nguyễn Văn" w:date="2019-09-05T14:00:00Z">
            <w:r>
              <w:rPr>
                <w:noProof/>
                <w:webHidden/>
              </w:rPr>
              <w:t>56</w:t>
            </w:r>
            <w:r>
              <w:rPr>
                <w:noProof/>
                <w:webHidden/>
              </w:rPr>
              <w:fldChar w:fldCharType="end"/>
            </w:r>
            <w:r w:rsidRPr="0043511A">
              <w:rPr>
                <w:rStyle w:val="Hyperlink"/>
                <w:noProof/>
              </w:rPr>
              <w:fldChar w:fldCharType="end"/>
            </w:r>
          </w:ins>
        </w:p>
        <w:p w14:paraId="72FE1173" w14:textId="233A0B59" w:rsidR="00283456" w:rsidRDefault="00283456">
          <w:pPr>
            <w:pStyle w:val="TOC3"/>
            <w:tabs>
              <w:tab w:val="right" w:pos="9062"/>
            </w:tabs>
            <w:rPr>
              <w:ins w:id="797" w:author="Công Nguyễn Văn" w:date="2019-09-05T14:00:00Z"/>
              <w:rFonts w:asciiTheme="minorHAnsi" w:hAnsiTheme="minorHAnsi" w:cstheme="minorBidi"/>
              <w:noProof/>
              <w:kern w:val="2"/>
              <w:sz w:val="21"/>
              <w:szCs w:val="22"/>
            </w:rPr>
          </w:pPr>
          <w:ins w:id="798"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"_Toc18584537"</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3.1.8 Thi</w:t>
            </w:r>
            <w:r>
              <w:rPr>
                <w:noProof/>
                <w:webHidden/>
              </w:rPr>
              <w:tab/>
            </w:r>
            <w:r>
              <w:rPr>
                <w:noProof/>
                <w:webHidden/>
              </w:rPr>
              <w:fldChar w:fldCharType="begin"/>
            </w:r>
            <w:r>
              <w:rPr>
                <w:noProof/>
                <w:webHidden/>
              </w:rPr>
              <w:instrText xml:space="preserve"> PAGEREF _Toc18584537 \h </w:instrText>
            </w:r>
            <w:r>
              <w:rPr>
                <w:noProof/>
                <w:webHidden/>
              </w:rPr>
            </w:r>
          </w:ins>
          <w:r>
            <w:rPr>
              <w:noProof/>
              <w:webHidden/>
            </w:rPr>
            <w:fldChar w:fldCharType="separate"/>
          </w:r>
          <w:ins w:id="799" w:author="Công Nguyễn Văn" w:date="2019-09-05T14:00:00Z">
            <w:r>
              <w:rPr>
                <w:noProof/>
                <w:webHidden/>
              </w:rPr>
              <w:t>58</w:t>
            </w:r>
            <w:r>
              <w:rPr>
                <w:noProof/>
                <w:webHidden/>
              </w:rPr>
              <w:fldChar w:fldCharType="end"/>
            </w:r>
            <w:r w:rsidRPr="0043511A">
              <w:rPr>
                <w:rStyle w:val="Hyperlink"/>
                <w:noProof/>
              </w:rPr>
              <w:fldChar w:fldCharType="end"/>
            </w:r>
          </w:ins>
        </w:p>
        <w:p w14:paraId="17F06B28" w14:textId="47E606C0" w:rsidR="00283456" w:rsidRDefault="00283456">
          <w:pPr>
            <w:pStyle w:val="TOC3"/>
            <w:tabs>
              <w:tab w:val="right" w:pos="9062"/>
            </w:tabs>
            <w:rPr>
              <w:ins w:id="800" w:author="Công Nguyễn Văn" w:date="2019-09-05T14:00:00Z"/>
              <w:rFonts w:asciiTheme="minorHAnsi" w:hAnsiTheme="minorHAnsi" w:cstheme="minorBidi"/>
              <w:noProof/>
              <w:kern w:val="2"/>
              <w:sz w:val="21"/>
              <w:szCs w:val="22"/>
            </w:rPr>
          </w:pPr>
          <w:ins w:id="801"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"_Toc18584538"</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3.1.9 Xem kết quả</w:t>
            </w:r>
            <w:r>
              <w:rPr>
                <w:noProof/>
                <w:webHidden/>
              </w:rPr>
              <w:tab/>
            </w:r>
            <w:r>
              <w:rPr>
                <w:noProof/>
                <w:webHidden/>
              </w:rPr>
              <w:fldChar w:fldCharType="begin"/>
            </w:r>
            <w:r>
              <w:rPr>
                <w:noProof/>
                <w:webHidden/>
              </w:rPr>
              <w:instrText xml:space="preserve"> PAGEREF _Toc18584538 \h </w:instrText>
            </w:r>
            <w:r>
              <w:rPr>
                <w:noProof/>
                <w:webHidden/>
              </w:rPr>
            </w:r>
          </w:ins>
          <w:r>
            <w:rPr>
              <w:noProof/>
              <w:webHidden/>
            </w:rPr>
            <w:fldChar w:fldCharType="separate"/>
          </w:r>
          <w:ins w:id="802" w:author="Công Nguyễn Văn" w:date="2019-09-05T14:00:00Z">
            <w:r>
              <w:rPr>
                <w:noProof/>
                <w:webHidden/>
              </w:rPr>
              <w:t>59</w:t>
            </w:r>
            <w:r>
              <w:rPr>
                <w:noProof/>
                <w:webHidden/>
              </w:rPr>
              <w:fldChar w:fldCharType="end"/>
            </w:r>
            <w:r w:rsidRPr="0043511A">
              <w:rPr>
                <w:rStyle w:val="Hyperlink"/>
                <w:noProof/>
              </w:rPr>
              <w:fldChar w:fldCharType="end"/>
            </w:r>
          </w:ins>
        </w:p>
        <w:p w14:paraId="7D4B931A" w14:textId="512BC7D1" w:rsidR="00283456" w:rsidRDefault="00283456">
          <w:pPr>
            <w:pStyle w:val="TOC3"/>
            <w:tabs>
              <w:tab w:val="right" w:pos="9062"/>
            </w:tabs>
            <w:rPr>
              <w:ins w:id="803" w:author="Công Nguyễn Văn" w:date="2019-09-05T14:00:00Z"/>
              <w:rFonts w:asciiTheme="minorHAnsi" w:hAnsiTheme="minorHAnsi" w:cstheme="minorBidi"/>
              <w:noProof/>
              <w:kern w:val="2"/>
              <w:sz w:val="21"/>
              <w:szCs w:val="22"/>
            </w:rPr>
          </w:pPr>
          <w:ins w:id="804"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"_Toc18584539"</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3.1.10 Xem lại bài thi</w:t>
            </w:r>
            <w:r>
              <w:rPr>
                <w:noProof/>
                <w:webHidden/>
              </w:rPr>
              <w:tab/>
            </w:r>
            <w:r>
              <w:rPr>
                <w:noProof/>
                <w:webHidden/>
              </w:rPr>
              <w:fldChar w:fldCharType="begin"/>
            </w:r>
            <w:r>
              <w:rPr>
                <w:noProof/>
                <w:webHidden/>
              </w:rPr>
              <w:instrText xml:space="preserve"> PAGEREF _Toc18584539 \h </w:instrText>
            </w:r>
            <w:r>
              <w:rPr>
                <w:noProof/>
                <w:webHidden/>
              </w:rPr>
            </w:r>
          </w:ins>
          <w:r>
            <w:rPr>
              <w:noProof/>
              <w:webHidden/>
            </w:rPr>
            <w:fldChar w:fldCharType="separate"/>
          </w:r>
          <w:ins w:id="805" w:author="Công Nguyễn Văn" w:date="2019-09-05T14:00:00Z">
            <w:r>
              <w:rPr>
                <w:noProof/>
                <w:webHidden/>
              </w:rPr>
              <w:t>60</w:t>
            </w:r>
            <w:r>
              <w:rPr>
                <w:noProof/>
                <w:webHidden/>
              </w:rPr>
              <w:fldChar w:fldCharType="end"/>
            </w:r>
            <w:r w:rsidRPr="0043511A">
              <w:rPr>
                <w:rStyle w:val="Hyperlink"/>
                <w:noProof/>
              </w:rPr>
              <w:fldChar w:fldCharType="end"/>
            </w:r>
          </w:ins>
        </w:p>
        <w:p w14:paraId="575747C7" w14:textId="306475B8" w:rsidR="00283456" w:rsidRDefault="00283456">
          <w:pPr>
            <w:pStyle w:val="TOC2"/>
            <w:tabs>
              <w:tab w:val="right" w:pos="9062"/>
            </w:tabs>
            <w:rPr>
              <w:ins w:id="806" w:author="Công Nguyễn Văn" w:date="2019-09-05T14:00:00Z"/>
              <w:rFonts w:asciiTheme="minorHAnsi" w:hAnsiTheme="minorHAnsi" w:cstheme="minorBidi"/>
              <w:noProof/>
              <w:kern w:val="2"/>
              <w:sz w:val="21"/>
              <w:szCs w:val="22"/>
            </w:rPr>
          </w:pPr>
          <w:ins w:id="807"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"_Toc18584540"</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3.2 Cài đặt</w:t>
            </w:r>
            <w:r>
              <w:rPr>
                <w:noProof/>
                <w:webHidden/>
              </w:rPr>
              <w:tab/>
            </w:r>
            <w:r>
              <w:rPr>
                <w:noProof/>
                <w:webHidden/>
              </w:rPr>
              <w:fldChar w:fldCharType="begin"/>
            </w:r>
            <w:r>
              <w:rPr>
                <w:noProof/>
                <w:webHidden/>
              </w:rPr>
              <w:instrText xml:space="preserve"> PAGEREF _Toc18584540 \h </w:instrText>
            </w:r>
            <w:r>
              <w:rPr>
                <w:noProof/>
                <w:webHidden/>
              </w:rPr>
            </w:r>
          </w:ins>
          <w:r>
            <w:rPr>
              <w:noProof/>
              <w:webHidden/>
            </w:rPr>
            <w:fldChar w:fldCharType="separate"/>
          </w:r>
          <w:ins w:id="808" w:author="Công Nguyễn Văn" w:date="2019-09-05T14:00:00Z">
            <w:r>
              <w:rPr>
                <w:noProof/>
                <w:webHidden/>
              </w:rPr>
              <w:t>61</w:t>
            </w:r>
            <w:r>
              <w:rPr>
                <w:noProof/>
                <w:webHidden/>
              </w:rPr>
              <w:fldChar w:fldCharType="end"/>
            </w:r>
            <w:r w:rsidRPr="0043511A">
              <w:rPr>
                <w:rStyle w:val="Hyperlink"/>
                <w:noProof/>
              </w:rPr>
              <w:fldChar w:fldCharType="end"/>
            </w:r>
          </w:ins>
        </w:p>
        <w:p w14:paraId="4A697688" w14:textId="41D29A72" w:rsidR="00283456" w:rsidRDefault="00283456">
          <w:pPr>
            <w:pStyle w:val="TOC1"/>
            <w:tabs>
              <w:tab w:val="right" w:pos="9062"/>
            </w:tabs>
            <w:rPr>
              <w:ins w:id="809" w:author="Công Nguyễn Văn" w:date="2019-09-05T14:00:00Z"/>
              <w:rFonts w:asciiTheme="minorHAnsi" w:hAnsiTheme="minorHAnsi" w:cstheme="minorBidi"/>
              <w:noProof/>
              <w:kern w:val="2"/>
              <w:sz w:val="21"/>
              <w:szCs w:val="22"/>
            </w:rPr>
          </w:pPr>
          <w:ins w:id="810"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"_Toc18584541"</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CH</w:t>
            </w:r>
            <w:r w:rsidRPr="0043511A">
              <w:rPr>
                <w:rStyle w:val="Hyperlink"/>
                <w:rFonts w:hint="cs"/>
                <w:noProof/>
              </w:rPr>
              <w:t>ƯƠ</w:t>
            </w:r>
            <w:r w:rsidRPr="0043511A">
              <w:rPr>
                <w:rStyle w:val="Hyperlink"/>
                <w:noProof/>
              </w:rPr>
              <w:t>NG 4:Kết luận</w:t>
            </w:r>
            <w:r>
              <w:rPr>
                <w:noProof/>
                <w:webHidden/>
              </w:rPr>
              <w:tab/>
            </w:r>
            <w:r>
              <w:rPr>
                <w:noProof/>
                <w:webHidden/>
              </w:rPr>
              <w:fldChar w:fldCharType="begin"/>
            </w:r>
            <w:r>
              <w:rPr>
                <w:noProof/>
                <w:webHidden/>
              </w:rPr>
              <w:instrText xml:space="preserve"> PAGEREF _Toc18584541 \h </w:instrText>
            </w:r>
            <w:r>
              <w:rPr>
                <w:noProof/>
                <w:webHidden/>
              </w:rPr>
            </w:r>
          </w:ins>
          <w:r>
            <w:rPr>
              <w:noProof/>
              <w:webHidden/>
            </w:rPr>
            <w:fldChar w:fldCharType="separate"/>
          </w:r>
          <w:ins w:id="811" w:author="Công Nguyễn Văn" w:date="2019-09-05T14:00:00Z">
            <w:r>
              <w:rPr>
                <w:noProof/>
                <w:webHidden/>
              </w:rPr>
              <w:t>61</w:t>
            </w:r>
            <w:r>
              <w:rPr>
                <w:noProof/>
                <w:webHidden/>
              </w:rPr>
              <w:fldChar w:fldCharType="end"/>
            </w:r>
            <w:r w:rsidRPr="0043511A">
              <w:rPr>
                <w:rStyle w:val="Hyperlink"/>
                <w:noProof/>
              </w:rPr>
              <w:fldChar w:fldCharType="end"/>
            </w:r>
          </w:ins>
        </w:p>
        <w:p w14:paraId="0EC4D909" w14:textId="4B111ED1" w:rsidR="004F69E8" w:rsidDel="00795829" w:rsidRDefault="004F69E8">
          <w:pPr>
            <w:pStyle w:val="TOC1"/>
            <w:tabs>
              <w:tab w:val="right" w:pos="9062"/>
            </w:tabs>
            <w:rPr>
              <w:del w:id="812" w:author="Công Nguyễn Văn" w:date="2019-09-03T15:34:00Z"/>
              <w:rFonts w:asciiTheme="minorHAnsi" w:hAnsiTheme="minorHAnsi" w:cstheme="minorBidi"/>
              <w:noProof/>
              <w:sz w:val="22"/>
              <w:szCs w:val="22"/>
            </w:rPr>
          </w:pPr>
          <w:del w:id="813" w:author="Công Nguyễn Văn" w:date="2019-09-03T15:34:00Z">
            <w:r w:rsidRPr="00795829" w:rsidDel="00795829">
              <w:rPr>
                <w:noProof/>
                <w:rPrChange w:id="814" w:author="Công Nguyễn Văn" w:date="2019-09-03T15:34:00Z">
                  <w:rPr>
                    <w:rStyle w:val="Hyperlink"/>
                    <w:noProof/>
                  </w:rPr>
                </w:rPrChange>
              </w:rPr>
              <w:delText>CHƯƠNG 1.Đặt vấn đề</w:delText>
            </w:r>
            <w:r w:rsidDel="00795829">
              <w:rPr>
                <w:noProof/>
                <w:webHidden/>
              </w:rPr>
              <w:tab/>
              <w:delText>9</w:delText>
            </w:r>
          </w:del>
        </w:p>
        <w:p w14:paraId="30C6D981" w14:textId="0488C102" w:rsidR="004F69E8" w:rsidDel="00795829" w:rsidRDefault="004F69E8">
          <w:pPr>
            <w:pStyle w:val="TOC1"/>
            <w:tabs>
              <w:tab w:val="right" w:pos="9062"/>
            </w:tabs>
            <w:rPr>
              <w:del w:id="815" w:author="Công Nguyễn Văn" w:date="2019-09-03T15:34:00Z"/>
              <w:rFonts w:asciiTheme="minorHAnsi" w:hAnsiTheme="minorHAnsi" w:cstheme="minorBidi"/>
              <w:noProof/>
              <w:sz w:val="22"/>
              <w:szCs w:val="22"/>
            </w:rPr>
          </w:pPr>
          <w:del w:id="816" w:author="Công Nguyễn Văn" w:date="2019-09-03T15:34:00Z">
            <w:r w:rsidRPr="00795829" w:rsidDel="00795829">
              <w:rPr>
                <w:noProof/>
                <w:rPrChange w:id="817" w:author="Công Nguyễn Văn" w:date="2019-09-03T15:34:00Z">
                  <w:rPr>
                    <w:rStyle w:val="Hyperlink"/>
                    <w:noProof/>
                  </w:rPr>
                </w:rPrChange>
              </w:rPr>
              <w:delText>CHƯƠNG 2.Thu thập các yêu cầu</w:delText>
            </w:r>
            <w:r w:rsidDel="00795829">
              <w:rPr>
                <w:noProof/>
                <w:webHidden/>
              </w:rPr>
              <w:tab/>
              <w:delText>10</w:delText>
            </w:r>
          </w:del>
        </w:p>
        <w:p w14:paraId="5792FC49" w14:textId="0D612F0A" w:rsidR="004F69E8" w:rsidDel="00795829" w:rsidRDefault="004F69E8">
          <w:pPr>
            <w:pStyle w:val="TOC2"/>
            <w:tabs>
              <w:tab w:val="right" w:pos="9062"/>
            </w:tabs>
            <w:rPr>
              <w:del w:id="818" w:author="Công Nguyễn Văn" w:date="2019-09-03T15:34:00Z"/>
              <w:rFonts w:asciiTheme="minorHAnsi" w:hAnsiTheme="minorHAnsi" w:cstheme="minorBidi"/>
              <w:noProof/>
              <w:sz w:val="22"/>
              <w:szCs w:val="22"/>
            </w:rPr>
          </w:pPr>
          <w:del w:id="819" w:author="Công Nguyễn Văn" w:date="2019-09-03T15:34:00Z">
            <w:r w:rsidRPr="00795829" w:rsidDel="00795829">
              <w:rPr>
                <w:noProof/>
                <w:rPrChange w:id="820" w:author="Công Nguyễn Văn" w:date="2019-09-03T15:34:00Z">
                  <w:rPr>
                    <w:rStyle w:val="Hyperlink"/>
                    <w:noProof/>
                  </w:rPr>
                </w:rPrChange>
              </w:rPr>
              <w:delText>2.1:Chu trình nghiệp vụ</w:delText>
            </w:r>
            <w:r w:rsidDel="00795829">
              <w:rPr>
                <w:noProof/>
                <w:webHidden/>
              </w:rPr>
              <w:tab/>
              <w:delText>10</w:delText>
            </w:r>
          </w:del>
        </w:p>
        <w:p w14:paraId="3CE54EDE" w14:textId="645646C8" w:rsidR="004F69E8" w:rsidDel="00795829" w:rsidRDefault="004F69E8">
          <w:pPr>
            <w:pStyle w:val="TOC2"/>
            <w:tabs>
              <w:tab w:val="right" w:pos="9062"/>
            </w:tabs>
            <w:rPr>
              <w:del w:id="821" w:author="Công Nguyễn Văn" w:date="2019-09-03T15:34:00Z"/>
              <w:rFonts w:asciiTheme="minorHAnsi" w:hAnsiTheme="minorHAnsi" w:cstheme="minorBidi"/>
              <w:noProof/>
              <w:sz w:val="22"/>
              <w:szCs w:val="22"/>
            </w:rPr>
          </w:pPr>
          <w:del w:id="822" w:author="Công Nguyễn Văn" w:date="2019-09-03T15:34:00Z">
            <w:r w:rsidRPr="00795829" w:rsidDel="00795829">
              <w:rPr>
                <w:noProof/>
                <w:rPrChange w:id="823" w:author="Công Nguyễn Văn" w:date="2019-09-03T15:34:00Z">
                  <w:rPr>
                    <w:rStyle w:val="Hyperlink"/>
                    <w:noProof/>
                  </w:rPr>
                </w:rPrChange>
              </w:rPr>
              <w:delText>2.2: Yêu cầu chức năng</w:delText>
            </w:r>
            <w:r w:rsidDel="00795829">
              <w:rPr>
                <w:noProof/>
                <w:webHidden/>
              </w:rPr>
              <w:tab/>
              <w:delText>11</w:delText>
            </w:r>
          </w:del>
        </w:p>
        <w:p w14:paraId="440F6607" w14:textId="5CE650AE" w:rsidR="004F69E8" w:rsidDel="00795829" w:rsidRDefault="004F69E8">
          <w:pPr>
            <w:pStyle w:val="TOC2"/>
            <w:tabs>
              <w:tab w:val="right" w:pos="9062"/>
            </w:tabs>
            <w:rPr>
              <w:del w:id="824" w:author="Công Nguyễn Văn" w:date="2019-09-03T15:34:00Z"/>
              <w:rFonts w:asciiTheme="minorHAnsi" w:hAnsiTheme="minorHAnsi" w:cstheme="minorBidi"/>
              <w:noProof/>
              <w:sz w:val="22"/>
              <w:szCs w:val="22"/>
            </w:rPr>
          </w:pPr>
          <w:del w:id="825" w:author="Công Nguyễn Văn" w:date="2019-09-03T15:34:00Z">
            <w:r w:rsidRPr="00795829" w:rsidDel="00795829">
              <w:rPr>
                <w:noProof/>
                <w:rPrChange w:id="826" w:author="Công Nguyễn Văn" w:date="2019-09-03T15:34:00Z">
                  <w:rPr>
                    <w:rStyle w:val="Hyperlink"/>
                    <w:noProof/>
                  </w:rPr>
                </w:rPrChange>
              </w:rPr>
              <w:delText>2.3:Yêu cầu phi chức năng</w:delText>
            </w:r>
            <w:r w:rsidDel="00795829">
              <w:rPr>
                <w:noProof/>
                <w:webHidden/>
              </w:rPr>
              <w:tab/>
              <w:delText>11</w:delText>
            </w:r>
          </w:del>
        </w:p>
        <w:p w14:paraId="1DC9EA0B" w14:textId="0AB1FDE1" w:rsidR="004F69E8" w:rsidDel="00795829" w:rsidRDefault="004F69E8">
          <w:pPr>
            <w:pStyle w:val="TOC2"/>
            <w:tabs>
              <w:tab w:val="right" w:pos="9062"/>
            </w:tabs>
            <w:rPr>
              <w:del w:id="827" w:author="Công Nguyễn Văn" w:date="2019-09-03T15:34:00Z"/>
              <w:rFonts w:asciiTheme="minorHAnsi" w:hAnsiTheme="minorHAnsi" w:cstheme="minorBidi"/>
              <w:noProof/>
              <w:sz w:val="22"/>
              <w:szCs w:val="22"/>
            </w:rPr>
          </w:pPr>
          <w:del w:id="828" w:author="Công Nguyễn Văn" w:date="2019-09-03T15:34:00Z">
            <w:r w:rsidRPr="00795829" w:rsidDel="00795829">
              <w:rPr>
                <w:noProof/>
                <w:rPrChange w:id="829" w:author="Công Nguyễn Văn" w:date="2019-09-03T15:34:00Z">
                  <w:rPr>
                    <w:rStyle w:val="Hyperlink"/>
                    <w:noProof/>
                  </w:rPr>
                </w:rPrChange>
              </w:rPr>
              <w:delText>Từ điển dữ liệu</w:delText>
            </w:r>
            <w:r w:rsidDel="00795829">
              <w:rPr>
                <w:noProof/>
                <w:webHidden/>
              </w:rPr>
              <w:tab/>
              <w:delText>11</w:delText>
            </w:r>
          </w:del>
        </w:p>
        <w:p w14:paraId="6624771E" w14:textId="69654BF8" w:rsidR="004F69E8" w:rsidDel="00795829" w:rsidRDefault="004F69E8">
          <w:pPr>
            <w:pStyle w:val="TOC2"/>
            <w:tabs>
              <w:tab w:val="right" w:pos="9062"/>
            </w:tabs>
            <w:rPr>
              <w:del w:id="830" w:author="Công Nguyễn Văn" w:date="2019-09-03T15:34:00Z"/>
              <w:rFonts w:asciiTheme="minorHAnsi" w:hAnsiTheme="minorHAnsi" w:cstheme="minorBidi"/>
              <w:noProof/>
              <w:sz w:val="22"/>
              <w:szCs w:val="22"/>
            </w:rPr>
          </w:pPr>
          <w:del w:id="831" w:author="Công Nguyễn Văn" w:date="2019-09-03T15:34:00Z">
            <w:r w:rsidRPr="00795829" w:rsidDel="00795829">
              <w:rPr>
                <w:noProof/>
                <w:rPrChange w:id="832" w:author="Công Nguyễn Văn" w:date="2019-09-03T15:34:00Z">
                  <w:rPr>
                    <w:rStyle w:val="Hyperlink"/>
                    <w:noProof/>
                  </w:rPr>
                </w:rPrChange>
              </w:rPr>
              <w:delText>2.4 Sơ đồ hoạt động</w:delText>
            </w:r>
            <w:r w:rsidDel="00795829">
              <w:rPr>
                <w:noProof/>
                <w:webHidden/>
              </w:rPr>
              <w:tab/>
              <w:delText>12</w:delText>
            </w:r>
          </w:del>
        </w:p>
        <w:p w14:paraId="1FFAB2E9" w14:textId="6E2061E0" w:rsidR="004F69E8" w:rsidDel="00795829" w:rsidRDefault="004F69E8">
          <w:pPr>
            <w:pStyle w:val="TOC3"/>
            <w:tabs>
              <w:tab w:val="right" w:pos="9062"/>
            </w:tabs>
            <w:rPr>
              <w:del w:id="833" w:author="Công Nguyễn Văn" w:date="2019-09-03T15:34:00Z"/>
              <w:rFonts w:asciiTheme="minorHAnsi" w:hAnsiTheme="minorHAnsi" w:cstheme="minorBidi"/>
              <w:noProof/>
              <w:sz w:val="22"/>
              <w:szCs w:val="22"/>
            </w:rPr>
          </w:pPr>
          <w:del w:id="834" w:author="Công Nguyễn Văn" w:date="2019-09-03T15:34:00Z">
            <w:r w:rsidRPr="00795829" w:rsidDel="00795829">
              <w:rPr>
                <w:noProof/>
                <w:rPrChange w:id="835" w:author="Công Nguyễn Văn" w:date="2019-09-03T15:34:00Z">
                  <w:rPr>
                    <w:rStyle w:val="Hyperlink"/>
                    <w:noProof/>
                  </w:rPr>
                </w:rPrChange>
              </w:rPr>
              <w:delText>2.4.1: Sơ đồ đăng kí tài khoản</w:delText>
            </w:r>
            <w:r w:rsidDel="00795829">
              <w:rPr>
                <w:noProof/>
                <w:webHidden/>
              </w:rPr>
              <w:tab/>
              <w:delText>12</w:delText>
            </w:r>
          </w:del>
        </w:p>
        <w:p w14:paraId="6FAE5588" w14:textId="6B57C715" w:rsidR="004F69E8" w:rsidDel="00795829" w:rsidRDefault="004F69E8">
          <w:pPr>
            <w:pStyle w:val="TOC3"/>
            <w:tabs>
              <w:tab w:val="right" w:pos="9062"/>
            </w:tabs>
            <w:rPr>
              <w:del w:id="836" w:author="Công Nguyễn Văn" w:date="2019-09-03T15:34:00Z"/>
              <w:rFonts w:asciiTheme="minorHAnsi" w:hAnsiTheme="minorHAnsi" w:cstheme="minorBidi"/>
              <w:noProof/>
              <w:sz w:val="22"/>
              <w:szCs w:val="22"/>
            </w:rPr>
          </w:pPr>
          <w:del w:id="837" w:author="Công Nguyễn Văn" w:date="2019-09-03T15:34:00Z">
            <w:r w:rsidRPr="00795829" w:rsidDel="00795829">
              <w:rPr>
                <w:noProof/>
                <w:rPrChange w:id="838" w:author="Công Nguyễn Văn" w:date="2019-09-03T15:34:00Z">
                  <w:rPr>
                    <w:rStyle w:val="Hyperlink"/>
                    <w:noProof/>
                  </w:rPr>
                </w:rPrChange>
              </w:rPr>
              <w:delText>2.4.2: Sơ đồ tạo ngân hàng câu hỏi</w:delText>
            </w:r>
            <w:r w:rsidDel="00795829">
              <w:rPr>
                <w:noProof/>
                <w:webHidden/>
              </w:rPr>
              <w:tab/>
              <w:delText>12</w:delText>
            </w:r>
          </w:del>
        </w:p>
        <w:p w14:paraId="0E1427CA" w14:textId="217D6272" w:rsidR="004F69E8" w:rsidDel="00795829" w:rsidRDefault="004F69E8">
          <w:pPr>
            <w:pStyle w:val="TOC3"/>
            <w:tabs>
              <w:tab w:val="right" w:pos="9062"/>
            </w:tabs>
            <w:rPr>
              <w:del w:id="839" w:author="Công Nguyễn Văn" w:date="2019-09-03T15:34:00Z"/>
              <w:rFonts w:asciiTheme="minorHAnsi" w:hAnsiTheme="minorHAnsi" w:cstheme="minorBidi"/>
              <w:noProof/>
              <w:sz w:val="22"/>
              <w:szCs w:val="22"/>
            </w:rPr>
          </w:pPr>
          <w:del w:id="840" w:author="Công Nguyễn Văn" w:date="2019-09-03T15:34:00Z">
            <w:r w:rsidRPr="00795829" w:rsidDel="00795829">
              <w:rPr>
                <w:noProof/>
                <w:rPrChange w:id="841" w:author="Công Nguyễn Văn" w:date="2019-09-03T15:34:00Z">
                  <w:rPr>
                    <w:rStyle w:val="Hyperlink"/>
                    <w:noProof/>
                  </w:rPr>
                </w:rPrChange>
              </w:rPr>
              <w:delText>2.4.3: Sơ đồ tạo bài thi</w:delText>
            </w:r>
            <w:r w:rsidDel="00795829">
              <w:rPr>
                <w:noProof/>
                <w:webHidden/>
              </w:rPr>
              <w:tab/>
              <w:delText>13</w:delText>
            </w:r>
          </w:del>
        </w:p>
        <w:p w14:paraId="36471AB8" w14:textId="623685F4" w:rsidR="004F69E8" w:rsidDel="00795829" w:rsidRDefault="004F69E8">
          <w:pPr>
            <w:pStyle w:val="TOC3"/>
            <w:tabs>
              <w:tab w:val="right" w:pos="9062"/>
            </w:tabs>
            <w:rPr>
              <w:del w:id="842" w:author="Công Nguyễn Văn" w:date="2019-09-03T15:34:00Z"/>
              <w:rFonts w:asciiTheme="minorHAnsi" w:hAnsiTheme="minorHAnsi" w:cstheme="minorBidi"/>
              <w:noProof/>
              <w:sz w:val="22"/>
              <w:szCs w:val="22"/>
            </w:rPr>
          </w:pPr>
          <w:del w:id="843" w:author="Công Nguyễn Văn" w:date="2019-09-03T15:34:00Z">
            <w:r w:rsidRPr="00795829" w:rsidDel="00795829">
              <w:rPr>
                <w:noProof/>
                <w:rPrChange w:id="844" w:author="Công Nguyễn Văn" w:date="2019-09-03T15:34:00Z">
                  <w:rPr>
                    <w:rStyle w:val="Hyperlink"/>
                    <w:noProof/>
                  </w:rPr>
                </w:rPrChange>
              </w:rPr>
              <w:delText>2.4.4: Sơ đồ thực hiện thi</w:delText>
            </w:r>
            <w:r w:rsidDel="00795829">
              <w:rPr>
                <w:noProof/>
                <w:webHidden/>
              </w:rPr>
              <w:tab/>
              <w:delText>14</w:delText>
            </w:r>
          </w:del>
        </w:p>
        <w:p w14:paraId="60D8D05F" w14:textId="60BDD9F9" w:rsidR="004F69E8" w:rsidDel="00795829" w:rsidRDefault="004F69E8">
          <w:pPr>
            <w:pStyle w:val="TOC3"/>
            <w:tabs>
              <w:tab w:val="right" w:pos="9062"/>
            </w:tabs>
            <w:rPr>
              <w:del w:id="845" w:author="Công Nguyễn Văn" w:date="2019-09-03T15:34:00Z"/>
              <w:rFonts w:asciiTheme="minorHAnsi" w:hAnsiTheme="minorHAnsi" w:cstheme="minorBidi"/>
              <w:noProof/>
              <w:sz w:val="22"/>
              <w:szCs w:val="22"/>
            </w:rPr>
          </w:pPr>
          <w:del w:id="846" w:author="Công Nguyễn Văn" w:date="2019-09-03T15:34:00Z">
            <w:r w:rsidRPr="00795829" w:rsidDel="00795829">
              <w:rPr>
                <w:noProof/>
                <w:rPrChange w:id="847" w:author="Công Nguyễn Văn" w:date="2019-09-03T15:34:00Z">
                  <w:rPr>
                    <w:rStyle w:val="Hyperlink"/>
                    <w:noProof/>
                  </w:rPr>
                </w:rPrChange>
              </w:rPr>
              <w:delText>2.4.5: Sơ đồ phân quyền trong hệ thống</w:delText>
            </w:r>
            <w:r w:rsidDel="00795829">
              <w:rPr>
                <w:noProof/>
                <w:webHidden/>
              </w:rPr>
              <w:tab/>
              <w:delText>15</w:delText>
            </w:r>
          </w:del>
        </w:p>
        <w:p w14:paraId="78BEA9F2" w14:textId="6E601AB8" w:rsidR="004F69E8" w:rsidDel="00795829" w:rsidRDefault="004F69E8">
          <w:pPr>
            <w:pStyle w:val="TOC2"/>
            <w:tabs>
              <w:tab w:val="right" w:pos="9062"/>
            </w:tabs>
            <w:rPr>
              <w:del w:id="848" w:author="Công Nguyễn Văn" w:date="2019-09-03T15:34:00Z"/>
              <w:rFonts w:asciiTheme="minorHAnsi" w:hAnsiTheme="minorHAnsi" w:cstheme="minorBidi"/>
              <w:noProof/>
              <w:sz w:val="22"/>
              <w:szCs w:val="22"/>
            </w:rPr>
          </w:pPr>
          <w:del w:id="849" w:author="Công Nguyễn Văn" w:date="2019-09-03T15:34:00Z">
            <w:r w:rsidRPr="00795829" w:rsidDel="00795829">
              <w:rPr>
                <w:noProof/>
                <w:rPrChange w:id="850" w:author="Công Nguyễn Văn" w:date="2019-09-03T15:34:00Z">
                  <w:rPr>
                    <w:rStyle w:val="Hyperlink"/>
                    <w:noProof/>
                  </w:rPr>
                </w:rPrChange>
              </w:rPr>
              <w:delText>2.5: Người dung tương tác với hệ thống</w:delText>
            </w:r>
            <w:r w:rsidDel="00795829">
              <w:rPr>
                <w:noProof/>
                <w:webHidden/>
              </w:rPr>
              <w:tab/>
              <w:delText>15</w:delText>
            </w:r>
          </w:del>
        </w:p>
        <w:p w14:paraId="458A9629" w14:textId="77EDE8F2" w:rsidR="004F69E8" w:rsidDel="00795829" w:rsidRDefault="004F69E8">
          <w:pPr>
            <w:pStyle w:val="TOC3"/>
            <w:tabs>
              <w:tab w:val="right" w:pos="9062"/>
            </w:tabs>
            <w:rPr>
              <w:del w:id="851" w:author="Công Nguyễn Văn" w:date="2019-09-03T15:34:00Z"/>
              <w:rFonts w:asciiTheme="minorHAnsi" w:hAnsiTheme="minorHAnsi" w:cstheme="minorBidi"/>
              <w:noProof/>
              <w:sz w:val="22"/>
              <w:szCs w:val="22"/>
            </w:rPr>
          </w:pPr>
          <w:del w:id="852" w:author="Công Nguyễn Văn" w:date="2019-09-03T15:34:00Z">
            <w:r w:rsidRPr="00795829" w:rsidDel="00795829">
              <w:rPr>
                <w:noProof/>
                <w:rPrChange w:id="853" w:author="Công Nguyễn Văn" w:date="2019-09-03T15:34:00Z">
                  <w:rPr>
                    <w:rStyle w:val="Hyperlink"/>
                    <w:noProof/>
                  </w:rPr>
                </w:rPrChange>
              </w:rPr>
              <w:delText>2.5.1: User</w:delText>
            </w:r>
            <w:r w:rsidDel="00795829">
              <w:rPr>
                <w:noProof/>
                <w:webHidden/>
              </w:rPr>
              <w:tab/>
              <w:delText>15</w:delText>
            </w:r>
          </w:del>
        </w:p>
        <w:p w14:paraId="70AF7670" w14:textId="7D0E7F86" w:rsidR="004F69E8" w:rsidDel="00795829" w:rsidRDefault="004F69E8">
          <w:pPr>
            <w:pStyle w:val="TOC3"/>
            <w:tabs>
              <w:tab w:val="right" w:pos="9062"/>
            </w:tabs>
            <w:rPr>
              <w:del w:id="854" w:author="Công Nguyễn Văn" w:date="2019-09-03T15:34:00Z"/>
              <w:rFonts w:asciiTheme="minorHAnsi" w:hAnsiTheme="minorHAnsi" w:cstheme="minorBidi"/>
              <w:noProof/>
              <w:sz w:val="22"/>
              <w:szCs w:val="22"/>
            </w:rPr>
          </w:pPr>
          <w:del w:id="855" w:author="Công Nguyễn Văn" w:date="2019-09-03T15:34:00Z">
            <w:r w:rsidRPr="00795829" w:rsidDel="00795829">
              <w:rPr>
                <w:noProof/>
                <w:rPrChange w:id="856" w:author="Công Nguyễn Văn" w:date="2019-09-03T15:34:00Z">
                  <w:rPr>
                    <w:rStyle w:val="Hyperlink"/>
                    <w:noProof/>
                  </w:rPr>
                </w:rPrChange>
              </w:rPr>
              <w:delText>2.5.2: Admin</w:delText>
            </w:r>
            <w:r w:rsidDel="00795829">
              <w:rPr>
                <w:noProof/>
                <w:webHidden/>
              </w:rPr>
              <w:tab/>
              <w:delText>16</w:delText>
            </w:r>
          </w:del>
        </w:p>
        <w:p w14:paraId="165F94D6" w14:textId="303F4260" w:rsidR="004F69E8" w:rsidDel="00795829" w:rsidRDefault="004F69E8">
          <w:pPr>
            <w:pStyle w:val="TOC1"/>
            <w:tabs>
              <w:tab w:val="right" w:pos="9062"/>
            </w:tabs>
            <w:rPr>
              <w:del w:id="857" w:author="Công Nguyễn Văn" w:date="2019-09-03T15:34:00Z"/>
              <w:rFonts w:asciiTheme="minorHAnsi" w:hAnsiTheme="minorHAnsi" w:cstheme="minorBidi"/>
              <w:noProof/>
              <w:sz w:val="22"/>
              <w:szCs w:val="22"/>
            </w:rPr>
          </w:pPr>
          <w:del w:id="858" w:author="Công Nguyễn Văn" w:date="2019-09-03T15:34:00Z">
            <w:r w:rsidRPr="00795829" w:rsidDel="00795829">
              <w:rPr>
                <w:noProof/>
                <w:rPrChange w:id="859" w:author="Công Nguyễn Văn" w:date="2019-09-03T15:34:00Z">
                  <w:rPr>
                    <w:rStyle w:val="Hyperlink"/>
                    <w:noProof/>
                  </w:rPr>
                </w:rPrChange>
              </w:rPr>
              <w:delText>CHƯƠNG 3.Phân tích</w:delText>
            </w:r>
            <w:r w:rsidDel="00795829">
              <w:rPr>
                <w:noProof/>
                <w:webHidden/>
              </w:rPr>
              <w:tab/>
              <w:delText>16</w:delText>
            </w:r>
          </w:del>
        </w:p>
        <w:p w14:paraId="6BDD89D1" w14:textId="05E218BF" w:rsidR="004F69E8" w:rsidDel="00795829" w:rsidRDefault="004F69E8">
          <w:pPr>
            <w:pStyle w:val="TOC2"/>
            <w:tabs>
              <w:tab w:val="right" w:pos="9062"/>
            </w:tabs>
            <w:rPr>
              <w:del w:id="860" w:author="Công Nguyễn Văn" w:date="2019-09-03T15:34:00Z"/>
              <w:rFonts w:asciiTheme="minorHAnsi" w:hAnsiTheme="minorHAnsi" w:cstheme="minorBidi"/>
              <w:noProof/>
              <w:sz w:val="22"/>
              <w:szCs w:val="22"/>
            </w:rPr>
          </w:pPr>
          <w:del w:id="861" w:author="Công Nguyễn Văn" w:date="2019-09-03T15:34:00Z">
            <w:r w:rsidRPr="00795829" w:rsidDel="00795829">
              <w:rPr>
                <w:noProof/>
                <w:rPrChange w:id="862" w:author="Công Nguyễn Văn" w:date="2019-09-03T15:34:00Z">
                  <w:rPr>
                    <w:rStyle w:val="Hyperlink"/>
                    <w:noProof/>
                  </w:rPr>
                </w:rPrChange>
              </w:rPr>
              <w:delText>3.1: Kịch bản sử dụng</w:delText>
            </w:r>
            <w:r w:rsidDel="00795829">
              <w:rPr>
                <w:noProof/>
                <w:webHidden/>
              </w:rPr>
              <w:tab/>
              <w:delText>17</w:delText>
            </w:r>
          </w:del>
        </w:p>
        <w:p w14:paraId="2CFCF9FC" w14:textId="4DDC0FE2" w:rsidR="004F69E8" w:rsidDel="00795829" w:rsidRDefault="004F69E8">
          <w:pPr>
            <w:pStyle w:val="TOC3"/>
            <w:tabs>
              <w:tab w:val="right" w:pos="9062"/>
            </w:tabs>
            <w:rPr>
              <w:del w:id="863" w:author="Công Nguyễn Văn" w:date="2019-09-03T15:34:00Z"/>
              <w:rFonts w:asciiTheme="minorHAnsi" w:hAnsiTheme="minorHAnsi" w:cstheme="minorBidi"/>
              <w:noProof/>
              <w:sz w:val="22"/>
              <w:szCs w:val="22"/>
            </w:rPr>
          </w:pPr>
          <w:del w:id="864" w:author="Công Nguyễn Văn" w:date="2019-09-03T15:34:00Z">
            <w:r w:rsidRPr="00795829" w:rsidDel="00795829">
              <w:rPr>
                <w:noProof/>
                <w:rPrChange w:id="865" w:author="Công Nguyễn Văn" w:date="2019-09-03T15:34:00Z">
                  <w:rPr>
                    <w:rStyle w:val="Hyperlink"/>
                    <w:noProof/>
                  </w:rPr>
                </w:rPrChange>
              </w:rPr>
              <w:delText>UC1:Register</w:delText>
            </w:r>
            <w:r w:rsidDel="00795829">
              <w:rPr>
                <w:noProof/>
                <w:webHidden/>
              </w:rPr>
              <w:tab/>
              <w:delText>17</w:delText>
            </w:r>
          </w:del>
        </w:p>
        <w:p w14:paraId="000EF11F" w14:textId="0E5A294C" w:rsidR="004F69E8" w:rsidDel="00795829" w:rsidRDefault="004F69E8">
          <w:pPr>
            <w:pStyle w:val="TOC3"/>
            <w:tabs>
              <w:tab w:val="right" w:pos="9062"/>
            </w:tabs>
            <w:rPr>
              <w:del w:id="866" w:author="Công Nguyễn Văn" w:date="2019-09-03T15:34:00Z"/>
              <w:rFonts w:asciiTheme="minorHAnsi" w:hAnsiTheme="minorHAnsi" w:cstheme="minorBidi"/>
              <w:noProof/>
              <w:sz w:val="22"/>
              <w:szCs w:val="22"/>
            </w:rPr>
          </w:pPr>
          <w:del w:id="867" w:author="Công Nguyễn Văn" w:date="2019-09-03T15:34:00Z">
            <w:r w:rsidRPr="00795829" w:rsidDel="00795829">
              <w:rPr>
                <w:noProof/>
                <w:rPrChange w:id="868" w:author="Công Nguyễn Văn" w:date="2019-09-03T15:34:00Z">
                  <w:rPr>
                    <w:rStyle w:val="Hyperlink"/>
                    <w:noProof/>
                  </w:rPr>
                </w:rPrChange>
              </w:rPr>
              <w:delText>UC2:Login</w:delText>
            </w:r>
            <w:r w:rsidDel="00795829">
              <w:rPr>
                <w:noProof/>
                <w:webHidden/>
              </w:rPr>
              <w:tab/>
              <w:delText>18</w:delText>
            </w:r>
          </w:del>
        </w:p>
        <w:p w14:paraId="5844EB0E" w14:textId="33EEF412" w:rsidR="004F69E8" w:rsidDel="00795829" w:rsidRDefault="004F69E8">
          <w:pPr>
            <w:pStyle w:val="TOC3"/>
            <w:tabs>
              <w:tab w:val="right" w:pos="9062"/>
            </w:tabs>
            <w:rPr>
              <w:del w:id="869" w:author="Công Nguyễn Văn" w:date="2019-09-03T15:34:00Z"/>
              <w:rFonts w:asciiTheme="minorHAnsi" w:hAnsiTheme="minorHAnsi" w:cstheme="minorBidi"/>
              <w:noProof/>
              <w:sz w:val="22"/>
              <w:szCs w:val="22"/>
            </w:rPr>
          </w:pPr>
          <w:del w:id="870" w:author="Công Nguyễn Văn" w:date="2019-09-03T15:34:00Z">
            <w:r w:rsidRPr="00795829" w:rsidDel="00795829">
              <w:rPr>
                <w:noProof/>
                <w:rPrChange w:id="871" w:author="Công Nguyễn Văn" w:date="2019-09-03T15:34:00Z">
                  <w:rPr>
                    <w:rStyle w:val="Hyperlink"/>
                    <w:noProof/>
                  </w:rPr>
                </w:rPrChange>
              </w:rPr>
              <w:delText>UC3:View Exam List</w:delText>
            </w:r>
            <w:r w:rsidDel="00795829">
              <w:rPr>
                <w:noProof/>
                <w:webHidden/>
              </w:rPr>
              <w:tab/>
              <w:delText>19</w:delText>
            </w:r>
          </w:del>
        </w:p>
        <w:p w14:paraId="66FA6C26" w14:textId="71161780" w:rsidR="004F69E8" w:rsidDel="00795829" w:rsidRDefault="004F69E8">
          <w:pPr>
            <w:pStyle w:val="TOC3"/>
            <w:tabs>
              <w:tab w:val="right" w:pos="9062"/>
            </w:tabs>
            <w:rPr>
              <w:del w:id="872" w:author="Công Nguyễn Văn" w:date="2019-09-03T15:34:00Z"/>
              <w:rFonts w:asciiTheme="minorHAnsi" w:hAnsiTheme="minorHAnsi" w:cstheme="minorBidi"/>
              <w:noProof/>
              <w:sz w:val="22"/>
              <w:szCs w:val="22"/>
            </w:rPr>
          </w:pPr>
          <w:del w:id="873" w:author="Công Nguyễn Văn" w:date="2019-09-03T15:34:00Z">
            <w:r w:rsidRPr="00795829" w:rsidDel="00795829">
              <w:rPr>
                <w:noProof/>
                <w:rPrChange w:id="874" w:author="Công Nguyễn Văn" w:date="2019-09-03T15:34:00Z">
                  <w:rPr>
                    <w:rStyle w:val="Hyperlink"/>
                    <w:noProof/>
                  </w:rPr>
                </w:rPrChange>
              </w:rPr>
              <w:delText>UC4:Test</w:delText>
            </w:r>
            <w:r w:rsidDel="00795829">
              <w:rPr>
                <w:noProof/>
                <w:webHidden/>
              </w:rPr>
              <w:tab/>
              <w:delText>20</w:delText>
            </w:r>
          </w:del>
        </w:p>
        <w:p w14:paraId="3013E325" w14:textId="779075D8" w:rsidR="004F69E8" w:rsidDel="00795829" w:rsidRDefault="004F69E8">
          <w:pPr>
            <w:pStyle w:val="TOC3"/>
            <w:tabs>
              <w:tab w:val="right" w:pos="9062"/>
            </w:tabs>
            <w:rPr>
              <w:del w:id="875" w:author="Công Nguyễn Văn" w:date="2019-09-03T15:34:00Z"/>
              <w:rFonts w:asciiTheme="minorHAnsi" w:hAnsiTheme="minorHAnsi" w:cstheme="minorBidi"/>
              <w:noProof/>
              <w:sz w:val="22"/>
              <w:szCs w:val="22"/>
            </w:rPr>
          </w:pPr>
          <w:del w:id="876" w:author="Công Nguyễn Văn" w:date="2019-09-03T15:34:00Z">
            <w:r w:rsidRPr="00795829" w:rsidDel="00795829">
              <w:rPr>
                <w:noProof/>
                <w:rPrChange w:id="877" w:author="Công Nguyễn Văn" w:date="2019-09-03T15:34:00Z">
                  <w:rPr>
                    <w:rStyle w:val="Hyperlink"/>
                    <w:noProof/>
                  </w:rPr>
                </w:rPrChange>
              </w:rPr>
              <w:delText>UC5:Change Profile</w:delText>
            </w:r>
            <w:r w:rsidDel="00795829">
              <w:rPr>
                <w:noProof/>
                <w:webHidden/>
              </w:rPr>
              <w:tab/>
              <w:delText>21</w:delText>
            </w:r>
          </w:del>
        </w:p>
        <w:p w14:paraId="05FDC728" w14:textId="7C05D27B" w:rsidR="004F69E8" w:rsidDel="00795829" w:rsidRDefault="004F69E8">
          <w:pPr>
            <w:pStyle w:val="TOC3"/>
            <w:tabs>
              <w:tab w:val="right" w:pos="9062"/>
            </w:tabs>
            <w:rPr>
              <w:del w:id="878" w:author="Công Nguyễn Văn" w:date="2019-09-03T15:34:00Z"/>
              <w:rFonts w:asciiTheme="minorHAnsi" w:hAnsiTheme="minorHAnsi" w:cstheme="minorBidi"/>
              <w:noProof/>
              <w:sz w:val="22"/>
              <w:szCs w:val="22"/>
            </w:rPr>
          </w:pPr>
          <w:del w:id="879" w:author="Công Nguyễn Văn" w:date="2019-09-03T15:34:00Z">
            <w:r w:rsidRPr="00795829" w:rsidDel="00795829">
              <w:rPr>
                <w:noProof/>
                <w:rPrChange w:id="880" w:author="Công Nguyễn Văn" w:date="2019-09-03T15:34:00Z">
                  <w:rPr>
                    <w:rStyle w:val="Hyperlink"/>
                    <w:noProof/>
                  </w:rPr>
                </w:rPrChange>
              </w:rPr>
              <w:delText>UC6:View History</w:delText>
            </w:r>
            <w:r w:rsidDel="00795829">
              <w:rPr>
                <w:noProof/>
                <w:webHidden/>
              </w:rPr>
              <w:tab/>
              <w:delText>22</w:delText>
            </w:r>
          </w:del>
        </w:p>
        <w:p w14:paraId="73CDEC4C" w14:textId="0668B1FF" w:rsidR="004F69E8" w:rsidDel="00795829" w:rsidRDefault="004F69E8">
          <w:pPr>
            <w:pStyle w:val="TOC3"/>
            <w:tabs>
              <w:tab w:val="right" w:pos="9062"/>
            </w:tabs>
            <w:rPr>
              <w:del w:id="881" w:author="Công Nguyễn Văn" w:date="2019-09-03T15:34:00Z"/>
              <w:rFonts w:asciiTheme="minorHAnsi" w:hAnsiTheme="minorHAnsi" w:cstheme="minorBidi"/>
              <w:noProof/>
              <w:sz w:val="22"/>
              <w:szCs w:val="22"/>
            </w:rPr>
          </w:pPr>
          <w:del w:id="882" w:author="Công Nguyễn Văn" w:date="2019-09-03T15:34:00Z">
            <w:r w:rsidRPr="00795829" w:rsidDel="00795829">
              <w:rPr>
                <w:noProof/>
                <w:rPrChange w:id="883" w:author="Công Nguyễn Văn" w:date="2019-09-03T15:34:00Z">
                  <w:rPr>
                    <w:rStyle w:val="Hyperlink"/>
                    <w:noProof/>
                  </w:rPr>
                </w:rPrChange>
              </w:rPr>
              <w:delText>UC7:User Management</w:delText>
            </w:r>
            <w:r w:rsidDel="00795829">
              <w:rPr>
                <w:noProof/>
                <w:webHidden/>
              </w:rPr>
              <w:tab/>
              <w:delText>23</w:delText>
            </w:r>
          </w:del>
        </w:p>
        <w:p w14:paraId="3DEF043D" w14:textId="79813A1B" w:rsidR="004F69E8" w:rsidDel="00795829" w:rsidRDefault="004F69E8">
          <w:pPr>
            <w:pStyle w:val="TOC3"/>
            <w:tabs>
              <w:tab w:val="right" w:pos="9062"/>
            </w:tabs>
            <w:rPr>
              <w:del w:id="884" w:author="Công Nguyễn Văn" w:date="2019-09-03T15:34:00Z"/>
              <w:rFonts w:asciiTheme="minorHAnsi" w:hAnsiTheme="minorHAnsi" w:cstheme="minorBidi"/>
              <w:noProof/>
              <w:sz w:val="22"/>
              <w:szCs w:val="22"/>
            </w:rPr>
          </w:pPr>
          <w:del w:id="885" w:author="Công Nguyễn Văn" w:date="2019-09-03T15:34:00Z">
            <w:r w:rsidRPr="00795829" w:rsidDel="00795829">
              <w:rPr>
                <w:noProof/>
                <w:rPrChange w:id="886" w:author="Công Nguyễn Văn" w:date="2019-09-03T15:34:00Z">
                  <w:rPr>
                    <w:rStyle w:val="Hyperlink"/>
                    <w:noProof/>
                  </w:rPr>
                </w:rPrChange>
              </w:rPr>
              <w:delText>UC8:Thêm User</w:delText>
            </w:r>
            <w:r w:rsidDel="00795829">
              <w:rPr>
                <w:noProof/>
                <w:webHidden/>
              </w:rPr>
              <w:tab/>
              <w:delText>24</w:delText>
            </w:r>
          </w:del>
        </w:p>
        <w:p w14:paraId="15826FE7" w14:textId="6D9F2008" w:rsidR="004F69E8" w:rsidDel="00795829" w:rsidRDefault="004F69E8">
          <w:pPr>
            <w:pStyle w:val="TOC3"/>
            <w:tabs>
              <w:tab w:val="right" w:pos="9062"/>
            </w:tabs>
            <w:rPr>
              <w:del w:id="887" w:author="Công Nguyễn Văn" w:date="2019-09-03T15:34:00Z"/>
              <w:rFonts w:asciiTheme="minorHAnsi" w:hAnsiTheme="minorHAnsi" w:cstheme="minorBidi"/>
              <w:noProof/>
              <w:sz w:val="22"/>
              <w:szCs w:val="22"/>
            </w:rPr>
          </w:pPr>
          <w:del w:id="888" w:author="Công Nguyễn Văn" w:date="2019-09-03T15:34:00Z">
            <w:r w:rsidRPr="00795829" w:rsidDel="00795829">
              <w:rPr>
                <w:noProof/>
                <w:rPrChange w:id="889" w:author="Công Nguyễn Văn" w:date="2019-09-03T15:34:00Z">
                  <w:rPr>
                    <w:rStyle w:val="Hyperlink"/>
                    <w:noProof/>
                  </w:rPr>
                </w:rPrChange>
              </w:rPr>
              <w:delText>UC9:Cập nhật User</w:delText>
            </w:r>
            <w:r w:rsidDel="00795829">
              <w:rPr>
                <w:noProof/>
                <w:webHidden/>
              </w:rPr>
              <w:tab/>
              <w:delText>25</w:delText>
            </w:r>
          </w:del>
        </w:p>
        <w:p w14:paraId="480BBF4B" w14:textId="0C9CC76C" w:rsidR="004F69E8" w:rsidDel="00795829" w:rsidRDefault="004F69E8">
          <w:pPr>
            <w:pStyle w:val="TOC3"/>
            <w:tabs>
              <w:tab w:val="right" w:pos="9062"/>
            </w:tabs>
            <w:rPr>
              <w:del w:id="890" w:author="Công Nguyễn Văn" w:date="2019-09-03T15:34:00Z"/>
              <w:rFonts w:asciiTheme="minorHAnsi" w:hAnsiTheme="minorHAnsi" w:cstheme="minorBidi"/>
              <w:noProof/>
              <w:sz w:val="22"/>
              <w:szCs w:val="22"/>
            </w:rPr>
          </w:pPr>
          <w:del w:id="891" w:author="Công Nguyễn Văn" w:date="2019-09-03T15:34:00Z">
            <w:r w:rsidRPr="00795829" w:rsidDel="00795829">
              <w:rPr>
                <w:noProof/>
                <w:rPrChange w:id="892" w:author="Công Nguyễn Văn" w:date="2019-09-03T15:34:00Z">
                  <w:rPr>
                    <w:rStyle w:val="Hyperlink"/>
                    <w:noProof/>
                  </w:rPr>
                </w:rPrChange>
              </w:rPr>
              <w:delText>UC10:Thay đổi trạng thái User</w:delText>
            </w:r>
            <w:r w:rsidDel="00795829">
              <w:rPr>
                <w:noProof/>
                <w:webHidden/>
              </w:rPr>
              <w:tab/>
              <w:delText>26</w:delText>
            </w:r>
          </w:del>
        </w:p>
        <w:p w14:paraId="05B679F0" w14:textId="759B3F17" w:rsidR="004F69E8" w:rsidDel="00795829" w:rsidRDefault="004F69E8">
          <w:pPr>
            <w:pStyle w:val="TOC3"/>
            <w:tabs>
              <w:tab w:val="right" w:pos="9062"/>
            </w:tabs>
            <w:rPr>
              <w:del w:id="893" w:author="Công Nguyễn Văn" w:date="2019-09-03T15:34:00Z"/>
              <w:rFonts w:asciiTheme="minorHAnsi" w:hAnsiTheme="minorHAnsi" w:cstheme="minorBidi"/>
              <w:noProof/>
              <w:sz w:val="22"/>
              <w:szCs w:val="22"/>
            </w:rPr>
          </w:pPr>
          <w:del w:id="894" w:author="Công Nguyễn Văn" w:date="2019-09-03T15:34:00Z">
            <w:r w:rsidRPr="00795829" w:rsidDel="00795829">
              <w:rPr>
                <w:noProof/>
                <w:rPrChange w:id="895" w:author="Công Nguyễn Văn" w:date="2019-09-03T15:34:00Z">
                  <w:rPr>
                    <w:rStyle w:val="Hyperlink"/>
                    <w:noProof/>
                  </w:rPr>
                </w:rPrChange>
              </w:rPr>
              <w:delText>UC11:Question Management</w:delText>
            </w:r>
            <w:r w:rsidDel="00795829">
              <w:rPr>
                <w:noProof/>
                <w:webHidden/>
              </w:rPr>
              <w:tab/>
              <w:delText>27</w:delText>
            </w:r>
          </w:del>
        </w:p>
        <w:p w14:paraId="4470AFEC" w14:textId="5FD052C9" w:rsidR="004F69E8" w:rsidDel="00795829" w:rsidRDefault="004F69E8">
          <w:pPr>
            <w:pStyle w:val="TOC3"/>
            <w:tabs>
              <w:tab w:val="right" w:pos="9062"/>
            </w:tabs>
            <w:rPr>
              <w:del w:id="896" w:author="Công Nguyễn Văn" w:date="2019-09-03T15:34:00Z"/>
              <w:rFonts w:asciiTheme="minorHAnsi" w:hAnsiTheme="minorHAnsi" w:cstheme="minorBidi"/>
              <w:noProof/>
              <w:sz w:val="22"/>
              <w:szCs w:val="22"/>
            </w:rPr>
          </w:pPr>
          <w:del w:id="897" w:author="Công Nguyễn Văn" w:date="2019-09-03T15:34:00Z">
            <w:r w:rsidRPr="00795829" w:rsidDel="00795829">
              <w:rPr>
                <w:noProof/>
                <w:rPrChange w:id="898" w:author="Công Nguyễn Văn" w:date="2019-09-03T15:34:00Z">
                  <w:rPr>
                    <w:rStyle w:val="Hyperlink"/>
                    <w:noProof/>
                  </w:rPr>
                </w:rPrChange>
              </w:rPr>
              <w:delText>UC12:Thêm Question</w:delText>
            </w:r>
            <w:r w:rsidDel="00795829">
              <w:rPr>
                <w:noProof/>
                <w:webHidden/>
              </w:rPr>
              <w:tab/>
              <w:delText>28</w:delText>
            </w:r>
          </w:del>
        </w:p>
        <w:p w14:paraId="3219D25E" w14:textId="5604C58E" w:rsidR="004F69E8" w:rsidDel="00795829" w:rsidRDefault="004F69E8">
          <w:pPr>
            <w:pStyle w:val="TOC3"/>
            <w:tabs>
              <w:tab w:val="right" w:pos="9062"/>
            </w:tabs>
            <w:rPr>
              <w:del w:id="899" w:author="Công Nguyễn Văn" w:date="2019-09-03T15:34:00Z"/>
              <w:rFonts w:asciiTheme="minorHAnsi" w:hAnsiTheme="minorHAnsi" w:cstheme="minorBidi"/>
              <w:noProof/>
              <w:sz w:val="22"/>
              <w:szCs w:val="22"/>
            </w:rPr>
          </w:pPr>
          <w:del w:id="900" w:author="Công Nguyễn Văn" w:date="2019-09-03T15:34:00Z">
            <w:r w:rsidRPr="00795829" w:rsidDel="00795829">
              <w:rPr>
                <w:noProof/>
                <w:rPrChange w:id="901" w:author="Công Nguyễn Văn" w:date="2019-09-03T15:34:00Z">
                  <w:rPr>
                    <w:rStyle w:val="Hyperlink"/>
                    <w:noProof/>
                  </w:rPr>
                </w:rPrChange>
              </w:rPr>
              <w:delText>UC13:Cập nhật Question</w:delText>
            </w:r>
            <w:r w:rsidDel="00795829">
              <w:rPr>
                <w:noProof/>
                <w:webHidden/>
              </w:rPr>
              <w:tab/>
              <w:delText>29</w:delText>
            </w:r>
          </w:del>
        </w:p>
        <w:p w14:paraId="23A82DA0" w14:textId="101BBEF1" w:rsidR="004F69E8" w:rsidDel="00795829" w:rsidRDefault="004F69E8">
          <w:pPr>
            <w:pStyle w:val="TOC3"/>
            <w:tabs>
              <w:tab w:val="right" w:pos="9062"/>
            </w:tabs>
            <w:rPr>
              <w:del w:id="902" w:author="Công Nguyễn Văn" w:date="2019-09-03T15:34:00Z"/>
              <w:rFonts w:asciiTheme="minorHAnsi" w:hAnsiTheme="minorHAnsi" w:cstheme="minorBidi"/>
              <w:noProof/>
              <w:sz w:val="22"/>
              <w:szCs w:val="22"/>
            </w:rPr>
          </w:pPr>
          <w:del w:id="903" w:author="Công Nguyễn Văn" w:date="2019-09-03T15:34:00Z">
            <w:r w:rsidRPr="00795829" w:rsidDel="00795829">
              <w:rPr>
                <w:noProof/>
                <w:rPrChange w:id="904" w:author="Công Nguyễn Văn" w:date="2019-09-03T15:34:00Z">
                  <w:rPr>
                    <w:rStyle w:val="Hyperlink"/>
                    <w:noProof/>
                  </w:rPr>
                </w:rPrChange>
              </w:rPr>
              <w:delText>UC14:Xóa Question</w:delText>
            </w:r>
            <w:r w:rsidDel="00795829">
              <w:rPr>
                <w:noProof/>
                <w:webHidden/>
              </w:rPr>
              <w:tab/>
              <w:delText>30</w:delText>
            </w:r>
          </w:del>
        </w:p>
        <w:p w14:paraId="05EB25ED" w14:textId="1378DBAD" w:rsidR="004F69E8" w:rsidDel="00795829" w:rsidRDefault="004F69E8">
          <w:pPr>
            <w:pStyle w:val="TOC3"/>
            <w:tabs>
              <w:tab w:val="right" w:pos="9062"/>
            </w:tabs>
            <w:rPr>
              <w:del w:id="905" w:author="Công Nguyễn Văn" w:date="2019-09-03T15:34:00Z"/>
              <w:rFonts w:asciiTheme="minorHAnsi" w:hAnsiTheme="minorHAnsi" w:cstheme="minorBidi"/>
              <w:noProof/>
              <w:sz w:val="22"/>
              <w:szCs w:val="22"/>
            </w:rPr>
          </w:pPr>
          <w:del w:id="906" w:author="Công Nguyễn Văn" w:date="2019-09-03T15:34:00Z">
            <w:r w:rsidRPr="00795829" w:rsidDel="00795829">
              <w:rPr>
                <w:noProof/>
                <w:rPrChange w:id="907" w:author="Công Nguyễn Văn" w:date="2019-09-03T15:34:00Z">
                  <w:rPr>
                    <w:rStyle w:val="Hyperlink"/>
                    <w:noProof/>
                  </w:rPr>
                </w:rPrChange>
              </w:rPr>
              <w:delText>UC15:Exam Management</w:delText>
            </w:r>
            <w:r w:rsidDel="00795829">
              <w:rPr>
                <w:noProof/>
                <w:webHidden/>
              </w:rPr>
              <w:tab/>
              <w:delText>31</w:delText>
            </w:r>
          </w:del>
        </w:p>
        <w:p w14:paraId="291A9D90" w14:textId="1E903133" w:rsidR="004F69E8" w:rsidDel="00795829" w:rsidRDefault="004F69E8">
          <w:pPr>
            <w:pStyle w:val="TOC3"/>
            <w:tabs>
              <w:tab w:val="right" w:pos="9062"/>
            </w:tabs>
            <w:rPr>
              <w:del w:id="908" w:author="Công Nguyễn Văn" w:date="2019-09-03T15:34:00Z"/>
              <w:rFonts w:asciiTheme="minorHAnsi" w:hAnsiTheme="minorHAnsi" w:cstheme="minorBidi"/>
              <w:noProof/>
              <w:sz w:val="22"/>
              <w:szCs w:val="22"/>
            </w:rPr>
          </w:pPr>
          <w:del w:id="909" w:author="Công Nguyễn Văn" w:date="2019-09-03T15:34:00Z">
            <w:r w:rsidRPr="00795829" w:rsidDel="00795829">
              <w:rPr>
                <w:noProof/>
                <w:rPrChange w:id="910" w:author="Công Nguyễn Văn" w:date="2019-09-03T15:34:00Z">
                  <w:rPr>
                    <w:rStyle w:val="Hyperlink"/>
                    <w:noProof/>
                  </w:rPr>
                </w:rPrChange>
              </w:rPr>
              <w:delText>UC16:Thêm Exam</w:delText>
            </w:r>
            <w:r w:rsidDel="00795829">
              <w:rPr>
                <w:noProof/>
                <w:webHidden/>
              </w:rPr>
              <w:tab/>
              <w:delText>32</w:delText>
            </w:r>
          </w:del>
        </w:p>
        <w:p w14:paraId="7D1B5415" w14:textId="1CBC3198" w:rsidR="004F69E8" w:rsidDel="00795829" w:rsidRDefault="004F69E8">
          <w:pPr>
            <w:pStyle w:val="TOC3"/>
            <w:tabs>
              <w:tab w:val="right" w:pos="9062"/>
            </w:tabs>
            <w:rPr>
              <w:del w:id="911" w:author="Công Nguyễn Văn" w:date="2019-09-03T15:34:00Z"/>
              <w:rFonts w:asciiTheme="minorHAnsi" w:hAnsiTheme="minorHAnsi" w:cstheme="minorBidi"/>
              <w:noProof/>
              <w:sz w:val="22"/>
              <w:szCs w:val="22"/>
            </w:rPr>
          </w:pPr>
          <w:del w:id="912" w:author="Công Nguyễn Văn" w:date="2019-09-03T15:34:00Z">
            <w:r w:rsidRPr="00795829" w:rsidDel="00795829">
              <w:rPr>
                <w:noProof/>
                <w:rPrChange w:id="913" w:author="Công Nguyễn Văn" w:date="2019-09-03T15:34:00Z">
                  <w:rPr>
                    <w:rStyle w:val="Hyperlink"/>
                    <w:noProof/>
                  </w:rPr>
                </w:rPrChange>
              </w:rPr>
              <w:delText>UC17:Cập nhật Exam</w:delText>
            </w:r>
            <w:r w:rsidDel="00795829">
              <w:rPr>
                <w:noProof/>
                <w:webHidden/>
              </w:rPr>
              <w:tab/>
              <w:delText>34</w:delText>
            </w:r>
          </w:del>
        </w:p>
        <w:p w14:paraId="1C75A15E" w14:textId="7AC7534E" w:rsidR="004F69E8" w:rsidDel="00795829" w:rsidRDefault="004F69E8">
          <w:pPr>
            <w:pStyle w:val="TOC3"/>
            <w:tabs>
              <w:tab w:val="right" w:pos="9062"/>
            </w:tabs>
            <w:rPr>
              <w:del w:id="914" w:author="Công Nguyễn Văn" w:date="2019-09-03T15:34:00Z"/>
              <w:rFonts w:asciiTheme="minorHAnsi" w:hAnsiTheme="minorHAnsi" w:cstheme="minorBidi"/>
              <w:noProof/>
              <w:sz w:val="22"/>
              <w:szCs w:val="22"/>
            </w:rPr>
          </w:pPr>
          <w:del w:id="915" w:author="Công Nguyễn Văn" w:date="2019-09-03T15:34:00Z">
            <w:r w:rsidRPr="00795829" w:rsidDel="00795829">
              <w:rPr>
                <w:noProof/>
                <w:rPrChange w:id="916" w:author="Công Nguyễn Văn" w:date="2019-09-03T15:34:00Z">
                  <w:rPr>
                    <w:rStyle w:val="Hyperlink"/>
                    <w:noProof/>
                  </w:rPr>
                </w:rPrChange>
              </w:rPr>
              <w:delText>UC18:Thay đổi trạng thái Exam</w:delText>
            </w:r>
            <w:r w:rsidDel="00795829">
              <w:rPr>
                <w:noProof/>
                <w:webHidden/>
              </w:rPr>
              <w:tab/>
              <w:delText>35</w:delText>
            </w:r>
          </w:del>
        </w:p>
        <w:p w14:paraId="67BC50D0" w14:textId="4BD3D54A" w:rsidR="004F69E8" w:rsidDel="00795829" w:rsidRDefault="004F69E8">
          <w:pPr>
            <w:pStyle w:val="TOC2"/>
            <w:tabs>
              <w:tab w:val="right" w:pos="9062"/>
            </w:tabs>
            <w:rPr>
              <w:del w:id="917" w:author="Công Nguyễn Văn" w:date="2019-09-03T15:34:00Z"/>
              <w:rFonts w:asciiTheme="minorHAnsi" w:hAnsiTheme="minorHAnsi" w:cstheme="minorBidi"/>
              <w:noProof/>
              <w:sz w:val="22"/>
              <w:szCs w:val="22"/>
            </w:rPr>
          </w:pPr>
          <w:del w:id="918" w:author="Công Nguyễn Văn" w:date="2019-09-03T15:34:00Z">
            <w:r w:rsidRPr="00795829" w:rsidDel="00795829">
              <w:rPr>
                <w:noProof/>
                <w:rPrChange w:id="919" w:author="Công Nguyễn Văn" w:date="2019-09-03T15:34:00Z">
                  <w:rPr>
                    <w:rStyle w:val="Hyperlink"/>
                    <w:noProof/>
                  </w:rPr>
                </w:rPrChange>
              </w:rPr>
              <w:delText>3.2: CRC card</w:delText>
            </w:r>
            <w:r w:rsidDel="00795829">
              <w:rPr>
                <w:noProof/>
                <w:webHidden/>
              </w:rPr>
              <w:tab/>
              <w:delText>36</w:delText>
            </w:r>
          </w:del>
        </w:p>
        <w:p w14:paraId="3E752835" w14:textId="18AA5EC3" w:rsidR="004F69E8" w:rsidDel="00795829" w:rsidRDefault="004F69E8">
          <w:pPr>
            <w:pStyle w:val="TOC3"/>
            <w:tabs>
              <w:tab w:val="right" w:pos="9062"/>
            </w:tabs>
            <w:rPr>
              <w:del w:id="920" w:author="Công Nguyễn Văn" w:date="2019-09-03T15:34:00Z"/>
              <w:rFonts w:asciiTheme="minorHAnsi" w:hAnsiTheme="minorHAnsi" w:cstheme="minorBidi"/>
              <w:noProof/>
              <w:sz w:val="22"/>
              <w:szCs w:val="22"/>
            </w:rPr>
          </w:pPr>
          <w:del w:id="921" w:author="Công Nguyễn Văn" w:date="2019-09-03T15:34:00Z">
            <w:r w:rsidRPr="00795829" w:rsidDel="00795829">
              <w:rPr>
                <w:noProof/>
                <w:rPrChange w:id="922" w:author="Công Nguyễn Văn" w:date="2019-09-03T15:34:00Z">
                  <w:rPr>
                    <w:rStyle w:val="Hyperlink"/>
                    <w:noProof/>
                  </w:rPr>
                </w:rPrChange>
              </w:rPr>
              <w:delText>3.2.1: Tài khoản</w:delText>
            </w:r>
            <w:r w:rsidDel="00795829">
              <w:rPr>
                <w:noProof/>
                <w:webHidden/>
              </w:rPr>
              <w:tab/>
              <w:delText>36</w:delText>
            </w:r>
          </w:del>
        </w:p>
        <w:p w14:paraId="2F9461A1" w14:textId="5B022160" w:rsidR="004F69E8" w:rsidDel="00795829" w:rsidRDefault="004F69E8">
          <w:pPr>
            <w:pStyle w:val="TOC3"/>
            <w:tabs>
              <w:tab w:val="right" w:pos="9062"/>
            </w:tabs>
            <w:rPr>
              <w:del w:id="923" w:author="Công Nguyễn Văn" w:date="2019-09-03T15:34:00Z"/>
              <w:rFonts w:asciiTheme="minorHAnsi" w:hAnsiTheme="minorHAnsi" w:cstheme="minorBidi"/>
              <w:noProof/>
              <w:sz w:val="22"/>
              <w:szCs w:val="22"/>
            </w:rPr>
          </w:pPr>
          <w:del w:id="924" w:author="Công Nguyễn Văn" w:date="2019-09-03T15:34:00Z">
            <w:r w:rsidRPr="00795829" w:rsidDel="00795829">
              <w:rPr>
                <w:noProof/>
                <w:rPrChange w:id="925" w:author="Công Nguyễn Văn" w:date="2019-09-03T15:34:00Z">
                  <w:rPr>
                    <w:rStyle w:val="Hyperlink"/>
                    <w:noProof/>
                  </w:rPr>
                </w:rPrChange>
              </w:rPr>
              <w:delText>3.2.2: Subject</w:delText>
            </w:r>
            <w:r w:rsidDel="00795829">
              <w:rPr>
                <w:noProof/>
                <w:webHidden/>
              </w:rPr>
              <w:tab/>
              <w:delText>36</w:delText>
            </w:r>
          </w:del>
        </w:p>
        <w:p w14:paraId="6A72384D" w14:textId="7BC7451A" w:rsidR="004F69E8" w:rsidDel="00795829" w:rsidRDefault="004F69E8">
          <w:pPr>
            <w:pStyle w:val="TOC3"/>
            <w:tabs>
              <w:tab w:val="right" w:pos="9062"/>
            </w:tabs>
            <w:rPr>
              <w:del w:id="926" w:author="Công Nguyễn Văn" w:date="2019-09-03T15:34:00Z"/>
              <w:rFonts w:asciiTheme="minorHAnsi" w:hAnsiTheme="minorHAnsi" w:cstheme="minorBidi"/>
              <w:noProof/>
              <w:sz w:val="22"/>
              <w:szCs w:val="22"/>
            </w:rPr>
          </w:pPr>
          <w:del w:id="927" w:author="Công Nguyễn Văn" w:date="2019-09-03T15:34:00Z">
            <w:r w:rsidRPr="00795829" w:rsidDel="00795829">
              <w:rPr>
                <w:noProof/>
                <w:rPrChange w:id="928" w:author="Công Nguyễn Văn" w:date="2019-09-03T15:34:00Z">
                  <w:rPr>
                    <w:rStyle w:val="Hyperlink"/>
                    <w:noProof/>
                  </w:rPr>
                </w:rPrChange>
              </w:rPr>
              <w:delText>3.2.3: Domain</w:delText>
            </w:r>
            <w:r w:rsidDel="00795829">
              <w:rPr>
                <w:noProof/>
                <w:webHidden/>
              </w:rPr>
              <w:tab/>
              <w:delText>36</w:delText>
            </w:r>
          </w:del>
        </w:p>
        <w:p w14:paraId="3AE6C182" w14:textId="26B2DF7F" w:rsidR="004F69E8" w:rsidDel="00795829" w:rsidRDefault="004F69E8">
          <w:pPr>
            <w:pStyle w:val="TOC3"/>
            <w:tabs>
              <w:tab w:val="right" w:pos="9062"/>
            </w:tabs>
            <w:rPr>
              <w:del w:id="929" w:author="Công Nguyễn Văn" w:date="2019-09-03T15:34:00Z"/>
              <w:rFonts w:asciiTheme="minorHAnsi" w:hAnsiTheme="minorHAnsi" w:cstheme="minorBidi"/>
              <w:noProof/>
              <w:sz w:val="22"/>
              <w:szCs w:val="22"/>
            </w:rPr>
          </w:pPr>
          <w:del w:id="930" w:author="Công Nguyễn Văn" w:date="2019-09-03T15:34:00Z">
            <w:r w:rsidRPr="00795829" w:rsidDel="00795829">
              <w:rPr>
                <w:noProof/>
                <w:rPrChange w:id="931" w:author="Công Nguyễn Văn" w:date="2019-09-03T15:34:00Z">
                  <w:rPr>
                    <w:rStyle w:val="Hyperlink"/>
                    <w:noProof/>
                  </w:rPr>
                </w:rPrChange>
              </w:rPr>
              <w:delText>3.2.4: Chapter</w:delText>
            </w:r>
            <w:r w:rsidDel="00795829">
              <w:rPr>
                <w:noProof/>
                <w:webHidden/>
              </w:rPr>
              <w:tab/>
              <w:delText>37</w:delText>
            </w:r>
          </w:del>
        </w:p>
        <w:p w14:paraId="419A6268" w14:textId="3734D817" w:rsidR="004F69E8" w:rsidDel="00795829" w:rsidRDefault="004F69E8">
          <w:pPr>
            <w:pStyle w:val="TOC3"/>
            <w:tabs>
              <w:tab w:val="right" w:pos="9062"/>
            </w:tabs>
            <w:rPr>
              <w:del w:id="932" w:author="Công Nguyễn Văn" w:date="2019-09-03T15:34:00Z"/>
              <w:rFonts w:asciiTheme="minorHAnsi" w:hAnsiTheme="minorHAnsi" w:cstheme="minorBidi"/>
              <w:noProof/>
              <w:sz w:val="22"/>
              <w:szCs w:val="22"/>
            </w:rPr>
          </w:pPr>
          <w:del w:id="933" w:author="Công Nguyễn Văn" w:date="2019-09-03T15:34:00Z">
            <w:r w:rsidRPr="00795829" w:rsidDel="00795829">
              <w:rPr>
                <w:noProof/>
                <w:rPrChange w:id="934" w:author="Công Nguyễn Văn" w:date="2019-09-03T15:34:00Z">
                  <w:rPr>
                    <w:rStyle w:val="Hyperlink"/>
                    <w:noProof/>
                  </w:rPr>
                </w:rPrChange>
              </w:rPr>
              <w:delText>3.2.5: Question</w:delText>
            </w:r>
            <w:r w:rsidDel="00795829">
              <w:rPr>
                <w:noProof/>
                <w:webHidden/>
              </w:rPr>
              <w:tab/>
              <w:delText>37</w:delText>
            </w:r>
          </w:del>
        </w:p>
        <w:p w14:paraId="5ABE02E0" w14:textId="0152B2BE" w:rsidR="004F69E8" w:rsidDel="00795829" w:rsidRDefault="004F69E8">
          <w:pPr>
            <w:pStyle w:val="TOC3"/>
            <w:tabs>
              <w:tab w:val="right" w:pos="9062"/>
            </w:tabs>
            <w:rPr>
              <w:del w:id="935" w:author="Công Nguyễn Văn" w:date="2019-09-03T15:34:00Z"/>
              <w:rFonts w:asciiTheme="minorHAnsi" w:hAnsiTheme="minorHAnsi" w:cstheme="minorBidi"/>
              <w:noProof/>
              <w:sz w:val="22"/>
              <w:szCs w:val="22"/>
            </w:rPr>
          </w:pPr>
          <w:del w:id="936" w:author="Công Nguyễn Văn" w:date="2019-09-03T15:34:00Z">
            <w:r w:rsidRPr="00795829" w:rsidDel="00795829">
              <w:rPr>
                <w:noProof/>
                <w:rPrChange w:id="937" w:author="Công Nguyễn Văn" w:date="2019-09-03T15:34:00Z">
                  <w:rPr>
                    <w:rStyle w:val="Hyperlink"/>
                    <w:noProof/>
                  </w:rPr>
                </w:rPrChange>
              </w:rPr>
              <w:delText>3.2.6: Exam</w:delText>
            </w:r>
            <w:r w:rsidDel="00795829">
              <w:rPr>
                <w:noProof/>
                <w:webHidden/>
              </w:rPr>
              <w:tab/>
              <w:delText>38</w:delText>
            </w:r>
          </w:del>
        </w:p>
        <w:p w14:paraId="46813613" w14:textId="5C9FC1F8" w:rsidR="004F69E8" w:rsidDel="00795829" w:rsidRDefault="004F69E8">
          <w:pPr>
            <w:pStyle w:val="TOC2"/>
            <w:tabs>
              <w:tab w:val="right" w:pos="9062"/>
            </w:tabs>
            <w:rPr>
              <w:del w:id="938" w:author="Công Nguyễn Văn" w:date="2019-09-03T15:34:00Z"/>
              <w:rFonts w:asciiTheme="minorHAnsi" w:hAnsiTheme="minorHAnsi" w:cstheme="minorBidi"/>
              <w:noProof/>
              <w:sz w:val="22"/>
              <w:szCs w:val="22"/>
            </w:rPr>
          </w:pPr>
          <w:del w:id="939" w:author="Công Nguyễn Văn" w:date="2019-09-03T15:34:00Z">
            <w:r w:rsidRPr="00795829" w:rsidDel="00795829">
              <w:rPr>
                <w:noProof/>
                <w:rPrChange w:id="940" w:author="Công Nguyễn Văn" w:date="2019-09-03T15:34:00Z">
                  <w:rPr>
                    <w:rStyle w:val="Hyperlink"/>
                    <w:noProof/>
                  </w:rPr>
                </w:rPrChange>
              </w:rPr>
              <w:delText>3.3: Class Diagram</w:delText>
            </w:r>
            <w:r w:rsidDel="00795829">
              <w:rPr>
                <w:noProof/>
                <w:webHidden/>
              </w:rPr>
              <w:tab/>
              <w:delText>39</w:delText>
            </w:r>
          </w:del>
        </w:p>
        <w:p w14:paraId="6604438D" w14:textId="77E1219B" w:rsidR="004F69E8" w:rsidDel="00795829" w:rsidRDefault="004F69E8">
          <w:pPr>
            <w:pStyle w:val="TOC2"/>
            <w:tabs>
              <w:tab w:val="right" w:pos="9062"/>
            </w:tabs>
            <w:rPr>
              <w:del w:id="941" w:author="Công Nguyễn Văn" w:date="2019-09-03T15:34:00Z"/>
              <w:rFonts w:asciiTheme="minorHAnsi" w:hAnsiTheme="minorHAnsi" w:cstheme="minorBidi"/>
              <w:noProof/>
              <w:sz w:val="22"/>
              <w:szCs w:val="22"/>
            </w:rPr>
          </w:pPr>
          <w:del w:id="942" w:author="Công Nguyễn Văn" w:date="2019-09-03T15:34:00Z">
            <w:r w:rsidRPr="00795829" w:rsidDel="00795829">
              <w:rPr>
                <w:noProof/>
                <w:rPrChange w:id="943" w:author="Công Nguyễn Văn" w:date="2019-09-03T15:34:00Z">
                  <w:rPr>
                    <w:rStyle w:val="Hyperlink"/>
                    <w:noProof/>
                  </w:rPr>
                </w:rPrChange>
              </w:rPr>
              <w:delText>3.4: Sơ đồ triển khai hệ thống</w:delText>
            </w:r>
            <w:r w:rsidDel="00795829">
              <w:rPr>
                <w:noProof/>
                <w:webHidden/>
              </w:rPr>
              <w:tab/>
              <w:delText>39</w:delText>
            </w:r>
          </w:del>
        </w:p>
        <w:p w14:paraId="4CA07175" w14:textId="12D32CCD" w:rsidR="004F69E8" w:rsidDel="00795829" w:rsidRDefault="004F69E8">
          <w:pPr>
            <w:pStyle w:val="TOC2"/>
            <w:tabs>
              <w:tab w:val="right" w:pos="9062"/>
            </w:tabs>
            <w:rPr>
              <w:del w:id="944" w:author="Công Nguyễn Văn" w:date="2019-09-03T15:34:00Z"/>
              <w:rFonts w:asciiTheme="minorHAnsi" w:hAnsiTheme="minorHAnsi" w:cstheme="minorBidi"/>
              <w:noProof/>
              <w:sz w:val="22"/>
              <w:szCs w:val="22"/>
            </w:rPr>
          </w:pPr>
          <w:del w:id="945" w:author="Công Nguyễn Văn" w:date="2019-09-03T15:34:00Z">
            <w:r w:rsidRPr="00795829" w:rsidDel="00795829">
              <w:rPr>
                <w:noProof/>
                <w:rPrChange w:id="946" w:author="Công Nguyễn Văn" w:date="2019-09-03T15:34:00Z">
                  <w:rPr>
                    <w:rStyle w:val="Hyperlink"/>
                    <w:noProof/>
                  </w:rPr>
                </w:rPrChange>
              </w:rPr>
              <w:delText>3.5: Sequence Diagram</w:delText>
            </w:r>
            <w:r w:rsidDel="00795829">
              <w:rPr>
                <w:noProof/>
                <w:webHidden/>
              </w:rPr>
              <w:tab/>
              <w:delText>40</w:delText>
            </w:r>
          </w:del>
        </w:p>
        <w:p w14:paraId="422D6B4C" w14:textId="4A6A60C1" w:rsidR="004F69E8" w:rsidDel="00795829" w:rsidRDefault="004F69E8">
          <w:pPr>
            <w:pStyle w:val="TOC3"/>
            <w:tabs>
              <w:tab w:val="right" w:pos="9062"/>
            </w:tabs>
            <w:rPr>
              <w:del w:id="947" w:author="Công Nguyễn Văn" w:date="2019-09-03T15:34:00Z"/>
              <w:rFonts w:asciiTheme="minorHAnsi" w:hAnsiTheme="minorHAnsi" w:cstheme="minorBidi"/>
              <w:noProof/>
              <w:sz w:val="22"/>
              <w:szCs w:val="22"/>
            </w:rPr>
          </w:pPr>
          <w:del w:id="948" w:author="Công Nguyễn Văn" w:date="2019-09-03T15:34:00Z">
            <w:r w:rsidRPr="00795829" w:rsidDel="00795829">
              <w:rPr>
                <w:noProof/>
                <w:rPrChange w:id="949" w:author="Công Nguyễn Văn" w:date="2019-09-03T15:34:00Z">
                  <w:rPr>
                    <w:rStyle w:val="Hyperlink"/>
                    <w:noProof/>
                  </w:rPr>
                </w:rPrChange>
              </w:rPr>
              <w:delText>3.5.1: Đăng kí user</w:delText>
            </w:r>
            <w:r w:rsidDel="00795829">
              <w:rPr>
                <w:noProof/>
                <w:webHidden/>
              </w:rPr>
              <w:tab/>
              <w:delText>40</w:delText>
            </w:r>
          </w:del>
        </w:p>
        <w:p w14:paraId="637A1B9F" w14:textId="6E0EB35D" w:rsidR="004F69E8" w:rsidDel="00795829" w:rsidRDefault="004F69E8">
          <w:pPr>
            <w:pStyle w:val="TOC3"/>
            <w:tabs>
              <w:tab w:val="right" w:pos="9062"/>
            </w:tabs>
            <w:rPr>
              <w:del w:id="950" w:author="Công Nguyễn Văn" w:date="2019-09-03T15:34:00Z"/>
              <w:rFonts w:asciiTheme="minorHAnsi" w:hAnsiTheme="minorHAnsi" w:cstheme="minorBidi"/>
              <w:noProof/>
              <w:sz w:val="22"/>
              <w:szCs w:val="22"/>
            </w:rPr>
          </w:pPr>
          <w:del w:id="951" w:author="Công Nguyễn Văn" w:date="2019-09-03T15:34:00Z">
            <w:r w:rsidRPr="00795829" w:rsidDel="00795829">
              <w:rPr>
                <w:noProof/>
                <w:rPrChange w:id="952" w:author="Công Nguyễn Văn" w:date="2019-09-03T15:34:00Z">
                  <w:rPr>
                    <w:rStyle w:val="Hyperlink"/>
                    <w:noProof/>
                  </w:rPr>
                </w:rPrChange>
              </w:rPr>
              <w:delText>3.5.2: Login</w:delText>
            </w:r>
            <w:r w:rsidDel="00795829">
              <w:rPr>
                <w:noProof/>
                <w:webHidden/>
              </w:rPr>
              <w:tab/>
              <w:delText>41</w:delText>
            </w:r>
          </w:del>
        </w:p>
        <w:p w14:paraId="5E829ADF" w14:textId="4503DC2A" w:rsidR="004F69E8" w:rsidDel="00795829" w:rsidRDefault="004F69E8">
          <w:pPr>
            <w:pStyle w:val="TOC3"/>
            <w:tabs>
              <w:tab w:val="right" w:pos="9062"/>
            </w:tabs>
            <w:rPr>
              <w:del w:id="953" w:author="Công Nguyễn Văn" w:date="2019-09-03T15:34:00Z"/>
              <w:rFonts w:asciiTheme="minorHAnsi" w:hAnsiTheme="minorHAnsi" w:cstheme="minorBidi"/>
              <w:noProof/>
              <w:sz w:val="22"/>
              <w:szCs w:val="22"/>
            </w:rPr>
          </w:pPr>
          <w:del w:id="954" w:author="Công Nguyễn Văn" w:date="2019-09-03T15:34:00Z">
            <w:r w:rsidRPr="00795829" w:rsidDel="00795829">
              <w:rPr>
                <w:noProof/>
                <w:rPrChange w:id="955" w:author="Công Nguyễn Văn" w:date="2019-09-03T15:34:00Z">
                  <w:rPr>
                    <w:rStyle w:val="Hyperlink"/>
                    <w:noProof/>
                  </w:rPr>
                </w:rPrChange>
              </w:rPr>
              <w:delText>3.5.3: Change Profile</w:delText>
            </w:r>
            <w:r w:rsidDel="00795829">
              <w:rPr>
                <w:noProof/>
                <w:webHidden/>
              </w:rPr>
              <w:tab/>
              <w:delText>42</w:delText>
            </w:r>
          </w:del>
        </w:p>
        <w:p w14:paraId="537C3D5E" w14:textId="402207F5" w:rsidR="004F69E8" w:rsidDel="00795829" w:rsidRDefault="004F69E8">
          <w:pPr>
            <w:pStyle w:val="TOC3"/>
            <w:tabs>
              <w:tab w:val="right" w:pos="9062"/>
            </w:tabs>
            <w:rPr>
              <w:del w:id="956" w:author="Công Nguyễn Văn" w:date="2019-09-03T15:34:00Z"/>
              <w:rFonts w:asciiTheme="minorHAnsi" w:hAnsiTheme="minorHAnsi" w:cstheme="minorBidi"/>
              <w:noProof/>
              <w:sz w:val="22"/>
              <w:szCs w:val="22"/>
            </w:rPr>
          </w:pPr>
          <w:del w:id="957" w:author="Công Nguyễn Văn" w:date="2019-09-03T15:34:00Z">
            <w:r w:rsidRPr="00795829" w:rsidDel="00795829">
              <w:rPr>
                <w:noProof/>
                <w:rPrChange w:id="958" w:author="Công Nguyễn Văn" w:date="2019-09-03T15:34:00Z">
                  <w:rPr>
                    <w:rStyle w:val="Hyperlink"/>
                    <w:noProof/>
                  </w:rPr>
                </w:rPrChange>
              </w:rPr>
              <w:delText>3.5.4: Test</w:delText>
            </w:r>
            <w:r w:rsidDel="00795829">
              <w:rPr>
                <w:noProof/>
                <w:webHidden/>
              </w:rPr>
              <w:tab/>
              <w:delText>42</w:delText>
            </w:r>
          </w:del>
        </w:p>
        <w:p w14:paraId="604B2F9D" w14:textId="74980D87" w:rsidR="004F69E8" w:rsidDel="00795829" w:rsidRDefault="004F69E8">
          <w:pPr>
            <w:pStyle w:val="TOC3"/>
            <w:tabs>
              <w:tab w:val="right" w:pos="9062"/>
            </w:tabs>
            <w:rPr>
              <w:del w:id="959" w:author="Công Nguyễn Văn" w:date="2019-09-03T15:34:00Z"/>
              <w:rFonts w:asciiTheme="minorHAnsi" w:hAnsiTheme="minorHAnsi" w:cstheme="minorBidi"/>
              <w:noProof/>
              <w:sz w:val="22"/>
              <w:szCs w:val="22"/>
            </w:rPr>
          </w:pPr>
          <w:del w:id="960" w:author="Công Nguyễn Văn" w:date="2019-09-03T15:34:00Z">
            <w:r w:rsidRPr="00795829" w:rsidDel="00795829">
              <w:rPr>
                <w:noProof/>
                <w:rPrChange w:id="961" w:author="Công Nguyễn Văn" w:date="2019-09-03T15:34:00Z">
                  <w:rPr>
                    <w:rStyle w:val="Hyperlink"/>
                    <w:noProof/>
                  </w:rPr>
                </w:rPrChange>
              </w:rPr>
              <w:delText>3.5.5: Insert or Update Question</w:delText>
            </w:r>
            <w:r w:rsidDel="00795829">
              <w:rPr>
                <w:noProof/>
                <w:webHidden/>
              </w:rPr>
              <w:tab/>
              <w:delText>43</w:delText>
            </w:r>
          </w:del>
        </w:p>
        <w:p w14:paraId="3F6E8C87" w14:textId="084BF7D8" w:rsidR="004F69E8" w:rsidDel="00795829" w:rsidRDefault="004F69E8">
          <w:pPr>
            <w:pStyle w:val="TOC3"/>
            <w:tabs>
              <w:tab w:val="right" w:pos="9062"/>
            </w:tabs>
            <w:rPr>
              <w:del w:id="962" w:author="Công Nguyễn Văn" w:date="2019-09-03T15:34:00Z"/>
              <w:rFonts w:asciiTheme="minorHAnsi" w:hAnsiTheme="minorHAnsi" w:cstheme="minorBidi"/>
              <w:noProof/>
              <w:sz w:val="22"/>
              <w:szCs w:val="22"/>
            </w:rPr>
          </w:pPr>
          <w:del w:id="963" w:author="Công Nguyễn Văn" w:date="2019-09-03T15:34:00Z">
            <w:r w:rsidRPr="00795829" w:rsidDel="00795829">
              <w:rPr>
                <w:noProof/>
                <w:rPrChange w:id="964" w:author="Công Nguyễn Văn" w:date="2019-09-03T15:34:00Z">
                  <w:rPr>
                    <w:rStyle w:val="Hyperlink"/>
                    <w:noProof/>
                  </w:rPr>
                </w:rPrChange>
              </w:rPr>
              <w:delText>3.5.6: Delete Question</w:delText>
            </w:r>
            <w:r w:rsidDel="00795829">
              <w:rPr>
                <w:noProof/>
                <w:webHidden/>
              </w:rPr>
              <w:tab/>
              <w:delText>44</w:delText>
            </w:r>
          </w:del>
        </w:p>
        <w:p w14:paraId="0F11DF80" w14:textId="656FE06D" w:rsidR="004F69E8" w:rsidDel="00795829" w:rsidRDefault="004F69E8">
          <w:pPr>
            <w:pStyle w:val="TOC3"/>
            <w:tabs>
              <w:tab w:val="right" w:pos="9062"/>
            </w:tabs>
            <w:rPr>
              <w:del w:id="965" w:author="Công Nguyễn Văn" w:date="2019-09-03T15:34:00Z"/>
              <w:rFonts w:asciiTheme="minorHAnsi" w:hAnsiTheme="minorHAnsi" w:cstheme="minorBidi"/>
              <w:noProof/>
              <w:sz w:val="22"/>
              <w:szCs w:val="22"/>
            </w:rPr>
          </w:pPr>
          <w:del w:id="966" w:author="Công Nguyễn Văn" w:date="2019-09-03T15:34:00Z">
            <w:r w:rsidRPr="00795829" w:rsidDel="00795829">
              <w:rPr>
                <w:noProof/>
                <w:rPrChange w:id="967" w:author="Công Nguyễn Văn" w:date="2019-09-03T15:34:00Z">
                  <w:rPr>
                    <w:rStyle w:val="Hyperlink"/>
                    <w:noProof/>
                  </w:rPr>
                </w:rPrChange>
              </w:rPr>
              <w:delText>3.5.7: Insert or Update Exam</w:delText>
            </w:r>
            <w:r w:rsidDel="00795829">
              <w:rPr>
                <w:noProof/>
                <w:webHidden/>
              </w:rPr>
              <w:tab/>
              <w:delText>44</w:delText>
            </w:r>
          </w:del>
        </w:p>
        <w:p w14:paraId="3BB7FDC7" w14:textId="10018FF7" w:rsidR="004F69E8" w:rsidDel="00795829" w:rsidRDefault="004F69E8">
          <w:pPr>
            <w:pStyle w:val="TOC3"/>
            <w:tabs>
              <w:tab w:val="right" w:pos="9062"/>
            </w:tabs>
            <w:rPr>
              <w:del w:id="968" w:author="Công Nguyễn Văn" w:date="2019-09-03T15:34:00Z"/>
              <w:rFonts w:asciiTheme="minorHAnsi" w:hAnsiTheme="minorHAnsi" w:cstheme="minorBidi"/>
              <w:noProof/>
              <w:sz w:val="22"/>
              <w:szCs w:val="22"/>
            </w:rPr>
          </w:pPr>
          <w:del w:id="969" w:author="Công Nguyễn Văn" w:date="2019-09-03T15:34:00Z">
            <w:r w:rsidRPr="00795829" w:rsidDel="00795829">
              <w:rPr>
                <w:noProof/>
                <w:rPrChange w:id="970" w:author="Công Nguyễn Văn" w:date="2019-09-03T15:34:00Z">
                  <w:rPr>
                    <w:rStyle w:val="Hyperlink"/>
                    <w:noProof/>
                  </w:rPr>
                </w:rPrChange>
              </w:rPr>
              <w:delText>3.5.8: Change status exam</w:delText>
            </w:r>
            <w:r w:rsidDel="00795829">
              <w:rPr>
                <w:noProof/>
                <w:webHidden/>
              </w:rPr>
              <w:tab/>
              <w:delText>45</w:delText>
            </w:r>
          </w:del>
        </w:p>
        <w:p w14:paraId="1C8F91B0" w14:textId="26FCAC75" w:rsidR="004F69E8" w:rsidDel="00795829" w:rsidRDefault="004F69E8">
          <w:pPr>
            <w:pStyle w:val="TOC2"/>
            <w:tabs>
              <w:tab w:val="right" w:pos="9062"/>
            </w:tabs>
            <w:rPr>
              <w:del w:id="971" w:author="Công Nguyễn Văn" w:date="2019-09-03T15:34:00Z"/>
              <w:rFonts w:asciiTheme="minorHAnsi" w:hAnsiTheme="minorHAnsi" w:cstheme="minorBidi"/>
              <w:noProof/>
              <w:sz w:val="22"/>
              <w:szCs w:val="22"/>
            </w:rPr>
          </w:pPr>
          <w:del w:id="972" w:author="Công Nguyễn Văn" w:date="2019-09-03T15:34:00Z">
            <w:r w:rsidRPr="00795829" w:rsidDel="00795829">
              <w:rPr>
                <w:noProof/>
                <w:rPrChange w:id="973" w:author="Công Nguyễn Văn" w:date="2019-09-03T15:34:00Z">
                  <w:rPr>
                    <w:rStyle w:val="Hyperlink"/>
                    <w:noProof/>
                  </w:rPr>
                </w:rPrChange>
              </w:rPr>
              <w:delText>3.6: Thiết kế cơ sở dữ liệu</w:delText>
            </w:r>
            <w:r w:rsidDel="00795829">
              <w:rPr>
                <w:noProof/>
                <w:webHidden/>
              </w:rPr>
              <w:tab/>
              <w:delText>45</w:delText>
            </w:r>
          </w:del>
        </w:p>
        <w:p w14:paraId="4AD4D0F9" w14:textId="4670C10C" w:rsidR="004F69E8" w:rsidDel="00795829" w:rsidRDefault="004F69E8">
          <w:pPr>
            <w:pStyle w:val="TOC3"/>
            <w:tabs>
              <w:tab w:val="right" w:pos="9062"/>
            </w:tabs>
            <w:rPr>
              <w:del w:id="974" w:author="Công Nguyễn Văn" w:date="2019-09-03T15:34:00Z"/>
              <w:rFonts w:asciiTheme="minorHAnsi" w:hAnsiTheme="minorHAnsi" w:cstheme="minorBidi"/>
              <w:noProof/>
              <w:sz w:val="22"/>
              <w:szCs w:val="22"/>
            </w:rPr>
          </w:pPr>
          <w:del w:id="975" w:author="Công Nguyễn Văn" w:date="2019-09-03T15:34:00Z">
            <w:r w:rsidRPr="00795829" w:rsidDel="00795829">
              <w:rPr>
                <w:noProof/>
                <w:rPrChange w:id="976" w:author="Công Nguyễn Văn" w:date="2019-09-03T15:34:00Z">
                  <w:rPr>
                    <w:rStyle w:val="Hyperlink"/>
                    <w:noProof/>
                  </w:rPr>
                </w:rPrChange>
              </w:rPr>
              <w:delText>3.6.1: Bảng dữ liệu User</w:delText>
            </w:r>
            <w:r w:rsidDel="00795829">
              <w:rPr>
                <w:noProof/>
                <w:webHidden/>
              </w:rPr>
              <w:tab/>
              <w:delText>46</w:delText>
            </w:r>
          </w:del>
        </w:p>
        <w:p w14:paraId="6161B799" w14:textId="6EAABA34" w:rsidR="004F69E8" w:rsidDel="00795829" w:rsidRDefault="004F69E8">
          <w:pPr>
            <w:pStyle w:val="TOC3"/>
            <w:tabs>
              <w:tab w:val="right" w:pos="9062"/>
            </w:tabs>
            <w:rPr>
              <w:del w:id="977" w:author="Công Nguyễn Văn" w:date="2019-09-03T15:34:00Z"/>
              <w:rFonts w:asciiTheme="minorHAnsi" w:hAnsiTheme="minorHAnsi" w:cstheme="minorBidi"/>
              <w:noProof/>
              <w:sz w:val="22"/>
              <w:szCs w:val="22"/>
            </w:rPr>
          </w:pPr>
          <w:del w:id="978" w:author="Công Nguyễn Văn" w:date="2019-09-03T15:34:00Z">
            <w:r w:rsidRPr="00795829" w:rsidDel="00795829">
              <w:rPr>
                <w:noProof/>
                <w:rPrChange w:id="979" w:author="Công Nguyễn Văn" w:date="2019-09-03T15:34:00Z">
                  <w:rPr>
                    <w:rStyle w:val="Hyperlink"/>
                    <w:noProof/>
                  </w:rPr>
                </w:rPrChange>
              </w:rPr>
              <w:delText>3.6.2: Bảng dữ liệu Group</w:delText>
            </w:r>
            <w:r w:rsidDel="00795829">
              <w:rPr>
                <w:noProof/>
                <w:webHidden/>
              </w:rPr>
              <w:tab/>
              <w:delText>46</w:delText>
            </w:r>
          </w:del>
        </w:p>
        <w:p w14:paraId="7CCD4BEF" w14:textId="26B65CB8" w:rsidR="004F69E8" w:rsidDel="00795829" w:rsidRDefault="004F69E8">
          <w:pPr>
            <w:pStyle w:val="TOC3"/>
            <w:tabs>
              <w:tab w:val="right" w:pos="9062"/>
            </w:tabs>
            <w:rPr>
              <w:del w:id="980" w:author="Công Nguyễn Văn" w:date="2019-09-03T15:34:00Z"/>
              <w:rFonts w:asciiTheme="minorHAnsi" w:hAnsiTheme="minorHAnsi" w:cstheme="minorBidi"/>
              <w:noProof/>
              <w:sz w:val="22"/>
              <w:szCs w:val="22"/>
            </w:rPr>
          </w:pPr>
          <w:del w:id="981" w:author="Công Nguyễn Văn" w:date="2019-09-03T15:34:00Z">
            <w:r w:rsidRPr="00795829" w:rsidDel="00795829">
              <w:rPr>
                <w:noProof/>
                <w:rPrChange w:id="982" w:author="Công Nguyễn Văn" w:date="2019-09-03T15:34:00Z">
                  <w:rPr>
                    <w:rStyle w:val="Hyperlink"/>
                    <w:noProof/>
                  </w:rPr>
                </w:rPrChange>
              </w:rPr>
              <w:delText>3.6.3: Bảng dữ liệu Role</w:delText>
            </w:r>
            <w:r w:rsidDel="00795829">
              <w:rPr>
                <w:noProof/>
                <w:webHidden/>
              </w:rPr>
              <w:tab/>
              <w:delText>46</w:delText>
            </w:r>
          </w:del>
        </w:p>
        <w:p w14:paraId="6AE70A7B" w14:textId="3D0FD430" w:rsidR="004F69E8" w:rsidDel="00795829" w:rsidRDefault="004F69E8">
          <w:pPr>
            <w:pStyle w:val="TOC3"/>
            <w:tabs>
              <w:tab w:val="right" w:pos="9062"/>
            </w:tabs>
            <w:rPr>
              <w:del w:id="983" w:author="Công Nguyễn Văn" w:date="2019-09-03T15:34:00Z"/>
              <w:rFonts w:asciiTheme="minorHAnsi" w:hAnsiTheme="minorHAnsi" w:cstheme="minorBidi"/>
              <w:noProof/>
              <w:sz w:val="22"/>
              <w:szCs w:val="22"/>
            </w:rPr>
          </w:pPr>
          <w:del w:id="984" w:author="Công Nguyễn Văn" w:date="2019-09-03T15:34:00Z">
            <w:r w:rsidRPr="00795829" w:rsidDel="00795829">
              <w:rPr>
                <w:noProof/>
                <w:rPrChange w:id="985" w:author="Công Nguyễn Văn" w:date="2019-09-03T15:34:00Z">
                  <w:rPr>
                    <w:rStyle w:val="Hyperlink"/>
                    <w:noProof/>
                  </w:rPr>
                </w:rPrChange>
              </w:rPr>
              <w:delText>3.6.4: Bảng dữ liệu Menu</w:delText>
            </w:r>
            <w:r w:rsidDel="00795829">
              <w:rPr>
                <w:noProof/>
                <w:webHidden/>
              </w:rPr>
              <w:tab/>
              <w:delText>47</w:delText>
            </w:r>
          </w:del>
        </w:p>
        <w:p w14:paraId="3C89F7DC" w14:textId="234C0B02" w:rsidR="004F69E8" w:rsidDel="00795829" w:rsidRDefault="004F69E8">
          <w:pPr>
            <w:pStyle w:val="TOC3"/>
            <w:tabs>
              <w:tab w:val="right" w:pos="9062"/>
            </w:tabs>
            <w:rPr>
              <w:del w:id="986" w:author="Công Nguyễn Văn" w:date="2019-09-03T15:34:00Z"/>
              <w:rFonts w:asciiTheme="minorHAnsi" w:hAnsiTheme="minorHAnsi" w:cstheme="minorBidi"/>
              <w:noProof/>
              <w:sz w:val="22"/>
              <w:szCs w:val="22"/>
            </w:rPr>
          </w:pPr>
          <w:del w:id="987" w:author="Công Nguyễn Văn" w:date="2019-09-03T15:34:00Z">
            <w:r w:rsidRPr="00795829" w:rsidDel="00795829">
              <w:rPr>
                <w:noProof/>
                <w:rPrChange w:id="988" w:author="Công Nguyễn Văn" w:date="2019-09-03T15:34:00Z">
                  <w:rPr>
                    <w:rStyle w:val="Hyperlink"/>
                    <w:noProof/>
                  </w:rPr>
                </w:rPrChange>
              </w:rPr>
              <w:delText>3.6.4: Bảng dữ liệu Permission</w:delText>
            </w:r>
            <w:r w:rsidDel="00795829">
              <w:rPr>
                <w:noProof/>
                <w:webHidden/>
              </w:rPr>
              <w:tab/>
              <w:delText>47</w:delText>
            </w:r>
          </w:del>
        </w:p>
        <w:p w14:paraId="13F69169" w14:textId="374F0FD6" w:rsidR="004F69E8" w:rsidDel="00795829" w:rsidRDefault="004F69E8">
          <w:pPr>
            <w:pStyle w:val="TOC3"/>
            <w:tabs>
              <w:tab w:val="right" w:pos="9062"/>
            </w:tabs>
            <w:rPr>
              <w:del w:id="989" w:author="Công Nguyễn Văn" w:date="2019-09-03T15:34:00Z"/>
              <w:rFonts w:asciiTheme="minorHAnsi" w:hAnsiTheme="minorHAnsi" w:cstheme="minorBidi"/>
              <w:noProof/>
              <w:sz w:val="22"/>
              <w:szCs w:val="22"/>
            </w:rPr>
          </w:pPr>
          <w:del w:id="990" w:author="Công Nguyễn Văn" w:date="2019-09-03T15:34:00Z">
            <w:r w:rsidRPr="00795829" w:rsidDel="00795829">
              <w:rPr>
                <w:noProof/>
                <w:rPrChange w:id="991" w:author="Công Nguyễn Văn" w:date="2019-09-03T15:34:00Z">
                  <w:rPr>
                    <w:rStyle w:val="Hyperlink"/>
                    <w:noProof/>
                  </w:rPr>
                </w:rPrChange>
              </w:rPr>
              <w:delText>3.6.5: Bảng dữ liệu Subject</w:delText>
            </w:r>
            <w:r w:rsidDel="00795829">
              <w:rPr>
                <w:noProof/>
                <w:webHidden/>
              </w:rPr>
              <w:tab/>
              <w:delText>48</w:delText>
            </w:r>
          </w:del>
        </w:p>
        <w:p w14:paraId="75351E7E" w14:textId="6F1F62D9" w:rsidR="004F69E8" w:rsidDel="00795829" w:rsidRDefault="004F69E8">
          <w:pPr>
            <w:pStyle w:val="TOC3"/>
            <w:tabs>
              <w:tab w:val="right" w:pos="9062"/>
            </w:tabs>
            <w:rPr>
              <w:del w:id="992" w:author="Công Nguyễn Văn" w:date="2019-09-03T15:34:00Z"/>
              <w:rFonts w:asciiTheme="minorHAnsi" w:hAnsiTheme="minorHAnsi" w:cstheme="minorBidi"/>
              <w:noProof/>
              <w:sz w:val="22"/>
              <w:szCs w:val="22"/>
            </w:rPr>
          </w:pPr>
          <w:del w:id="993" w:author="Công Nguyễn Văn" w:date="2019-09-03T15:34:00Z">
            <w:r w:rsidRPr="00795829" w:rsidDel="00795829">
              <w:rPr>
                <w:noProof/>
                <w:rPrChange w:id="994" w:author="Công Nguyễn Văn" w:date="2019-09-03T15:34:00Z">
                  <w:rPr>
                    <w:rStyle w:val="Hyperlink"/>
                    <w:noProof/>
                  </w:rPr>
                </w:rPrChange>
              </w:rPr>
              <w:delText>3.6.6: Bảng dữ liệu chapter</w:delText>
            </w:r>
            <w:r w:rsidDel="00795829">
              <w:rPr>
                <w:noProof/>
                <w:webHidden/>
              </w:rPr>
              <w:tab/>
              <w:delText>48</w:delText>
            </w:r>
          </w:del>
        </w:p>
        <w:p w14:paraId="11DFAE34" w14:textId="2220246E" w:rsidR="004F69E8" w:rsidDel="00795829" w:rsidRDefault="004F69E8">
          <w:pPr>
            <w:pStyle w:val="TOC3"/>
            <w:tabs>
              <w:tab w:val="right" w:pos="9062"/>
            </w:tabs>
            <w:rPr>
              <w:del w:id="995" w:author="Công Nguyễn Văn" w:date="2019-09-03T15:34:00Z"/>
              <w:rFonts w:asciiTheme="minorHAnsi" w:hAnsiTheme="minorHAnsi" w:cstheme="minorBidi"/>
              <w:noProof/>
              <w:sz w:val="22"/>
              <w:szCs w:val="22"/>
            </w:rPr>
          </w:pPr>
          <w:del w:id="996" w:author="Công Nguyễn Văn" w:date="2019-09-03T15:34:00Z">
            <w:r w:rsidRPr="00795829" w:rsidDel="00795829">
              <w:rPr>
                <w:noProof/>
                <w:rPrChange w:id="997" w:author="Công Nguyễn Văn" w:date="2019-09-03T15:34:00Z">
                  <w:rPr>
                    <w:rStyle w:val="Hyperlink"/>
                    <w:noProof/>
                  </w:rPr>
                </w:rPrChange>
              </w:rPr>
              <w:delText>3.6.7: Bảng dữ liệu domain</w:delText>
            </w:r>
            <w:r w:rsidDel="00795829">
              <w:rPr>
                <w:noProof/>
                <w:webHidden/>
              </w:rPr>
              <w:tab/>
              <w:delText>48</w:delText>
            </w:r>
          </w:del>
        </w:p>
        <w:p w14:paraId="4D2AC00E" w14:textId="462264B4" w:rsidR="004F69E8" w:rsidDel="00795829" w:rsidRDefault="004F69E8">
          <w:pPr>
            <w:pStyle w:val="TOC3"/>
            <w:tabs>
              <w:tab w:val="right" w:pos="9062"/>
            </w:tabs>
            <w:rPr>
              <w:del w:id="998" w:author="Công Nguyễn Văn" w:date="2019-09-03T15:34:00Z"/>
              <w:rFonts w:asciiTheme="minorHAnsi" w:hAnsiTheme="minorHAnsi" w:cstheme="minorBidi"/>
              <w:noProof/>
              <w:sz w:val="22"/>
              <w:szCs w:val="22"/>
            </w:rPr>
          </w:pPr>
          <w:del w:id="999" w:author="Công Nguyễn Văn" w:date="2019-09-03T15:34:00Z">
            <w:r w:rsidRPr="00795829" w:rsidDel="00795829">
              <w:rPr>
                <w:noProof/>
                <w:rPrChange w:id="1000" w:author="Công Nguyễn Văn" w:date="2019-09-03T15:34:00Z">
                  <w:rPr>
                    <w:rStyle w:val="Hyperlink"/>
                    <w:noProof/>
                  </w:rPr>
                </w:rPrChange>
              </w:rPr>
              <w:delText>3.6.8: Bảng dữ liệu question</w:delText>
            </w:r>
            <w:r w:rsidDel="00795829">
              <w:rPr>
                <w:noProof/>
                <w:webHidden/>
              </w:rPr>
              <w:tab/>
              <w:delText>49</w:delText>
            </w:r>
          </w:del>
        </w:p>
        <w:p w14:paraId="7C16B7A4" w14:textId="307E37F1" w:rsidR="004F69E8" w:rsidDel="00795829" w:rsidRDefault="004F69E8">
          <w:pPr>
            <w:pStyle w:val="TOC3"/>
            <w:tabs>
              <w:tab w:val="right" w:pos="9062"/>
            </w:tabs>
            <w:rPr>
              <w:del w:id="1001" w:author="Công Nguyễn Văn" w:date="2019-09-03T15:34:00Z"/>
              <w:rFonts w:asciiTheme="minorHAnsi" w:hAnsiTheme="minorHAnsi" w:cstheme="minorBidi"/>
              <w:noProof/>
              <w:sz w:val="22"/>
              <w:szCs w:val="22"/>
            </w:rPr>
          </w:pPr>
          <w:del w:id="1002" w:author="Công Nguyễn Văn" w:date="2019-09-03T15:34:00Z">
            <w:r w:rsidRPr="00795829" w:rsidDel="00795829">
              <w:rPr>
                <w:noProof/>
                <w:rPrChange w:id="1003" w:author="Công Nguyễn Văn" w:date="2019-09-03T15:34:00Z">
                  <w:rPr>
                    <w:rStyle w:val="Hyperlink"/>
                    <w:noProof/>
                  </w:rPr>
                </w:rPrChange>
              </w:rPr>
              <w:delText>3.6.9: Bảng dữ liệu exam</w:delText>
            </w:r>
            <w:r w:rsidDel="00795829">
              <w:rPr>
                <w:noProof/>
                <w:webHidden/>
              </w:rPr>
              <w:tab/>
              <w:delText>49</w:delText>
            </w:r>
          </w:del>
        </w:p>
        <w:p w14:paraId="0E9017A0" w14:textId="7534D743" w:rsidR="004F69E8" w:rsidDel="00795829" w:rsidRDefault="004F69E8">
          <w:pPr>
            <w:pStyle w:val="TOC3"/>
            <w:tabs>
              <w:tab w:val="right" w:pos="9062"/>
            </w:tabs>
            <w:rPr>
              <w:del w:id="1004" w:author="Công Nguyễn Văn" w:date="2019-09-03T15:34:00Z"/>
              <w:rFonts w:asciiTheme="minorHAnsi" w:hAnsiTheme="minorHAnsi" w:cstheme="minorBidi"/>
              <w:noProof/>
              <w:sz w:val="22"/>
              <w:szCs w:val="22"/>
            </w:rPr>
          </w:pPr>
          <w:del w:id="1005" w:author="Công Nguyễn Văn" w:date="2019-09-03T15:34:00Z">
            <w:r w:rsidRPr="00795829" w:rsidDel="00795829">
              <w:rPr>
                <w:noProof/>
                <w:rPrChange w:id="1006" w:author="Công Nguyễn Văn" w:date="2019-09-03T15:34:00Z">
                  <w:rPr>
                    <w:rStyle w:val="Hyperlink"/>
                    <w:noProof/>
                  </w:rPr>
                </w:rPrChange>
              </w:rPr>
              <w:delText>3.6.10: Bảng dữ liệu exam_result</w:delText>
            </w:r>
            <w:r w:rsidDel="00795829">
              <w:rPr>
                <w:noProof/>
                <w:webHidden/>
              </w:rPr>
              <w:tab/>
              <w:delText>50</w:delText>
            </w:r>
          </w:del>
        </w:p>
        <w:p w14:paraId="48E71124" w14:textId="073326D2" w:rsidR="004F69E8" w:rsidDel="00795829" w:rsidRDefault="004F69E8">
          <w:pPr>
            <w:pStyle w:val="TOC3"/>
            <w:tabs>
              <w:tab w:val="right" w:pos="9062"/>
            </w:tabs>
            <w:rPr>
              <w:del w:id="1007" w:author="Công Nguyễn Văn" w:date="2019-09-03T15:34:00Z"/>
              <w:rFonts w:asciiTheme="minorHAnsi" w:hAnsiTheme="minorHAnsi" w:cstheme="minorBidi"/>
              <w:noProof/>
              <w:sz w:val="22"/>
              <w:szCs w:val="22"/>
            </w:rPr>
          </w:pPr>
          <w:del w:id="1008" w:author="Công Nguyễn Văn" w:date="2019-09-03T15:34:00Z">
            <w:r w:rsidRPr="00795829" w:rsidDel="00795829">
              <w:rPr>
                <w:noProof/>
                <w:rPrChange w:id="1009" w:author="Công Nguyễn Văn" w:date="2019-09-03T15:34:00Z">
                  <w:rPr>
                    <w:rStyle w:val="Hyperlink"/>
                    <w:noProof/>
                  </w:rPr>
                </w:rPrChange>
              </w:rPr>
              <w:delText>3.6.11: Bảng dữ liệu answer_option</w:delText>
            </w:r>
            <w:r w:rsidDel="00795829">
              <w:rPr>
                <w:noProof/>
                <w:webHidden/>
              </w:rPr>
              <w:tab/>
              <w:delText>51</w:delText>
            </w:r>
          </w:del>
        </w:p>
        <w:p w14:paraId="63897EDF" w14:textId="5064F4F8" w:rsidR="004F69E8" w:rsidDel="00795829" w:rsidRDefault="004F69E8">
          <w:pPr>
            <w:pStyle w:val="TOC3"/>
            <w:tabs>
              <w:tab w:val="right" w:pos="9062"/>
            </w:tabs>
            <w:rPr>
              <w:del w:id="1010" w:author="Công Nguyễn Văn" w:date="2019-09-03T15:34:00Z"/>
              <w:rFonts w:asciiTheme="minorHAnsi" w:hAnsiTheme="minorHAnsi" w:cstheme="minorBidi"/>
              <w:noProof/>
              <w:sz w:val="22"/>
              <w:szCs w:val="22"/>
            </w:rPr>
          </w:pPr>
          <w:del w:id="1011" w:author="Công Nguyễn Văn" w:date="2019-09-03T15:34:00Z">
            <w:r w:rsidRPr="00795829" w:rsidDel="00795829">
              <w:rPr>
                <w:noProof/>
                <w:rPrChange w:id="1012" w:author="Công Nguyễn Văn" w:date="2019-09-03T15:34:00Z">
                  <w:rPr>
                    <w:rStyle w:val="Hyperlink"/>
                    <w:noProof/>
                  </w:rPr>
                </w:rPrChange>
              </w:rPr>
              <w:delText>3.6.12: Bảng dữ liệu exam_answer</w:delText>
            </w:r>
            <w:r w:rsidDel="00795829">
              <w:rPr>
                <w:noProof/>
                <w:webHidden/>
              </w:rPr>
              <w:tab/>
              <w:delText>52</w:delText>
            </w:r>
          </w:del>
        </w:p>
        <w:p w14:paraId="2CD52753" w14:textId="4C16AE27" w:rsidR="004F69E8" w:rsidDel="00795829" w:rsidRDefault="004F69E8">
          <w:pPr>
            <w:pStyle w:val="TOC3"/>
            <w:tabs>
              <w:tab w:val="right" w:pos="9062"/>
            </w:tabs>
            <w:rPr>
              <w:del w:id="1013" w:author="Công Nguyễn Văn" w:date="2019-09-03T15:34:00Z"/>
              <w:rFonts w:asciiTheme="minorHAnsi" w:hAnsiTheme="minorHAnsi" w:cstheme="minorBidi"/>
              <w:noProof/>
              <w:sz w:val="22"/>
              <w:szCs w:val="22"/>
            </w:rPr>
          </w:pPr>
          <w:del w:id="1014" w:author="Công Nguyễn Văn" w:date="2019-09-03T15:34:00Z">
            <w:r w:rsidRPr="00795829" w:rsidDel="00795829">
              <w:rPr>
                <w:noProof/>
                <w:rPrChange w:id="1015" w:author="Công Nguyễn Văn" w:date="2019-09-03T15:34:00Z">
                  <w:rPr>
                    <w:rStyle w:val="Hyperlink"/>
                    <w:noProof/>
                  </w:rPr>
                </w:rPrChange>
              </w:rPr>
              <w:delText>3.6.13: Bảng dữ liệu exam_setting</w:delText>
            </w:r>
            <w:r w:rsidDel="00795829">
              <w:rPr>
                <w:noProof/>
                <w:webHidden/>
              </w:rPr>
              <w:tab/>
              <w:delText>52</w:delText>
            </w:r>
          </w:del>
        </w:p>
        <w:p w14:paraId="08526DBA" w14:textId="1D23E2C4" w:rsidR="004F69E8" w:rsidDel="00795829" w:rsidRDefault="004F69E8">
          <w:pPr>
            <w:pStyle w:val="TOC3"/>
            <w:tabs>
              <w:tab w:val="right" w:pos="9062"/>
            </w:tabs>
            <w:rPr>
              <w:del w:id="1016" w:author="Công Nguyễn Văn" w:date="2019-09-03T15:34:00Z"/>
              <w:rFonts w:asciiTheme="minorHAnsi" w:hAnsiTheme="minorHAnsi" w:cstheme="minorBidi"/>
              <w:noProof/>
              <w:sz w:val="22"/>
              <w:szCs w:val="22"/>
            </w:rPr>
          </w:pPr>
          <w:del w:id="1017" w:author="Công Nguyễn Văn" w:date="2019-09-03T15:34:00Z">
            <w:r w:rsidRPr="00795829" w:rsidDel="00795829">
              <w:rPr>
                <w:noProof/>
                <w:rPrChange w:id="1018" w:author="Công Nguyễn Văn" w:date="2019-09-03T15:34:00Z">
                  <w:rPr>
                    <w:rStyle w:val="Hyperlink"/>
                    <w:noProof/>
                  </w:rPr>
                </w:rPrChange>
              </w:rPr>
              <w:delText>3.6.14: Bảng dữ liệu chapter_exam</w:delText>
            </w:r>
            <w:r w:rsidDel="00795829">
              <w:rPr>
                <w:noProof/>
                <w:webHidden/>
              </w:rPr>
              <w:tab/>
              <w:delText>52</w:delText>
            </w:r>
          </w:del>
        </w:p>
        <w:p w14:paraId="5D48327D" w14:textId="04BF2F75" w:rsidR="004F69E8" w:rsidDel="00795829" w:rsidRDefault="004F69E8">
          <w:pPr>
            <w:pStyle w:val="TOC3"/>
            <w:tabs>
              <w:tab w:val="right" w:pos="9062"/>
            </w:tabs>
            <w:rPr>
              <w:del w:id="1019" w:author="Công Nguyễn Văn" w:date="2019-09-03T15:34:00Z"/>
              <w:rFonts w:asciiTheme="minorHAnsi" w:hAnsiTheme="minorHAnsi" w:cstheme="minorBidi"/>
              <w:noProof/>
              <w:sz w:val="22"/>
              <w:szCs w:val="22"/>
            </w:rPr>
          </w:pPr>
          <w:del w:id="1020" w:author="Công Nguyễn Văn" w:date="2019-09-03T15:34:00Z">
            <w:r w:rsidRPr="00795829" w:rsidDel="00795829">
              <w:rPr>
                <w:noProof/>
                <w:rPrChange w:id="1021" w:author="Công Nguyễn Văn" w:date="2019-09-03T15:34:00Z">
                  <w:rPr>
                    <w:rStyle w:val="Hyperlink"/>
                    <w:noProof/>
                  </w:rPr>
                </w:rPrChange>
              </w:rPr>
              <w:delText>3.6.15: Bảng dữ liệu domain_exam</w:delText>
            </w:r>
            <w:r w:rsidDel="00795829">
              <w:rPr>
                <w:noProof/>
                <w:webHidden/>
              </w:rPr>
              <w:tab/>
              <w:delText>53</w:delText>
            </w:r>
          </w:del>
        </w:p>
        <w:p w14:paraId="35C5CEE9" w14:textId="358C3C19" w:rsidR="004F69E8" w:rsidDel="00795829" w:rsidRDefault="004F69E8">
          <w:pPr>
            <w:pStyle w:val="TOC1"/>
            <w:tabs>
              <w:tab w:val="right" w:pos="9062"/>
            </w:tabs>
            <w:rPr>
              <w:del w:id="1022" w:author="Công Nguyễn Văn" w:date="2019-09-03T15:34:00Z"/>
              <w:rFonts w:asciiTheme="minorHAnsi" w:hAnsiTheme="minorHAnsi" w:cstheme="minorBidi"/>
              <w:noProof/>
              <w:sz w:val="22"/>
              <w:szCs w:val="22"/>
            </w:rPr>
          </w:pPr>
          <w:del w:id="1023" w:author="Công Nguyễn Văn" w:date="2019-09-03T15:34:00Z">
            <w:r w:rsidRPr="00795829" w:rsidDel="00795829">
              <w:rPr>
                <w:noProof/>
                <w:rPrChange w:id="1024" w:author="Công Nguyễn Văn" w:date="2019-09-03T15:34:00Z">
                  <w:rPr>
                    <w:rStyle w:val="Hyperlink"/>
                    <w:noProof/>
                  </w:rPr>
                </w:rPrChange>
              </w:rPr>
              <w:delText>4. Thiết kế giao diện và cài đặt hệ thống</w:delText>
            </w:r>
            <w:r w:rsidDel="00795829">
              <w:rPr>
                <w:noProof/>
                <w:webHidden/>
              </w:rPr>
              <w:tab/>
              <w:delText>54</w:delText>
            </w:r>
          </w:del>
        </w:p>
        <w:p w14:paraId="009F90E6" w14:textId="5FEA6572" w:rsidR="004F69E8" w:rsidDel="00795829" w:rsidRDefault="004F69E8">
          <w:pPr>
            <w:pStyle w:val="TOC2"/>
            <w:tabs>
              <w:tab w:val="right" w:pos="9062"/>
            </w:tabs>
            <w:rPr>
              <w:del w:id="1025" w:author="Công Nguyễn Văn" w:date="2019-09-03T15:34:00Z"/>
              <w:rFonts w:asciiTheme="minorHAnsi" w:hAnsiTheme="minorHAnsi" w:cstheme="minorBidi"/>
              <w:noProof/>
              <w:sz w:val="22"/>
              <w:szCs w:val="22"/>
            </w:rPr>
          </w:pPr>
          <w:del w:id="1026" w:author="Công Nguyễn Văn" w:date="2019-09-03T15:34:00Z">
            <w:r w:rsidRPr="00795829" w:rsidDel="00795829">
              <w:rPr>
                <w:noProof/>
                <w:rPrChange w:id="1027" w:author="Công Nguyễn Văn" w:date="2019-09-03T15:34:00Z">
                  <w:rPr>
                    <w:rStyle w:val="Hyperlink"/>
                    <w:noProof/>
                  </w:rPr>
                </w:rPrChange>
              </w:rPr>
              <w:delText>4.1: Thiết kế giao diện</w:delText>
            </w:r>
            <w:r w:rsidDel="00795829">
              <w:rPr>
                <w:noProof/>
                <w:webHidden/>
              </w:rPr>
              <w:tab/>
              <w:delText>54</w:delText>
            </w:r>
          </w:del>
        </w:p>
        <w:p w14:paraId="04866947" w14:textId="3E42A280" w:rsidR="004F69E8" w:rsidDel="00795829" w:rsidRDefault="004F69E8">
          <w:pPr>
            <w:pStyle w:val="TOC3"/>
            <w:tabs>
              <w:tab w:val="right" w:pos="9062"/>
            </w:tabs>
            <w:rPr>
              <w:del w:id="1028" w:author="Công Nguyễn Văn" w:date="2019-09-03T15:34:00Z"/>
              <w:rFonts w:asciiTheme="minorHAnsi" w:hAnsiTheme="minorHAnsi" w:cstheme="minorBidi"/>
              <w:noProof/>
              <w:sz w:val="22"/>
              <w:szCs w:val="22"/>
            </w:rPr>
          </w:pPr>
          <w:del w:id="1029" w:author="Công Nguyễn Văn" w:date="2019-09-03T15:34:00Z">
            <w:r w:rsidRPr="00795829" w:rsidDel="00795829">
              <w:rPr>
                <w:noProof/>
                <w:rPrChange w:id="1030" w:author="Công Nguyễn Văn" w:date="2019-09-03T15:34:00Z">
                  <w:rPr>
                    <w:rStyle w:val="Hyperlink"/>
                    <w:noProof/>
                  </w:rPr>
                </w:rPrChange>
              </w:rPr>
              <w:delText>4.1.1 Đăng nhập</w:delText>
            </w:r>
            <w:r w:rsidDel="00795829">
              <w:rPr>
                <w:noProof/>
                <w:webHidden/>
              </w:rPr>
              <w:tab/>
              <w:delText>54</w:delText>
            </w:r>
          </w:del>
        </w:p>
        <w:p w14:paraId="3381723B" w14:textId="1D60EB68" w:rsidR="004F69E8" w:rsidDel="00795829" w:rsidRDefault="004F69E8">
          <w:pPr>
            <w:pStyle w:val="TOC3"/>
            <w:tabs>
              <w:tab w:val="right" w:pos="9062"/>
            </w:tabs>
            <w:rPr>
              <w:del w:id="1031" w:author="Công Nguyễn Văn" w:date="2019-09-03T15:34:00Z"/>
              <w:rFonts w:asciiTheme="minorHAnsi" w:hAnsiTheme="minorHAnsi" w:cstheme="minorBidi"/>
              <w:noProof/>
              <w:sz w:val="22"/>
              <w:szCs w:val="22"/>
            </w:rPr>
          </w:pPr>
          <w:del w:id="1032" w:author="Công Nguyễn Văn" w:date="2019-09-03T15:34:00Z">
            <w:r w:rsidRPr="00795829" w:rsidDel="00795829">
              <w:rPr>
                <w:noProof/>
                <w:rPrChange w:id="1033" w:author="Công Nguyễn Văn" w:date="2019-09-03T15:34:00Z">
                  <w:rPr>
                    <w:rStyle w:val="Hyperlink"/>
                    <w:noProof/>
                  </w:rPr>
                </w:rPrChange>
              </w:rPr>
              <w:delText>4.1.2 Đăng kí</w:delText>
            </w:r>
            <w:r w:rsidDel="00795829">
              <w:rPr>
                <w:noProof/>
                <w:webHidden/>
              </w:rPr>
              <w:tab/>
              <w:delText>55</w:delText>
            </w:r>
          </w:del>
        </w:p>
        <w:p w14:paraId="08081192" w14:textId="2A33C5A1" w:rsidR="004F69E8" w:rsidDel="00795829" w:rsidRDefault="004F69E8">
          <w:pPr>
            <w:pStyle w:val="TOC3"/>
            <w:tabs>
              <w:tab w:val="right" w:pos="9062"/>
            </w:tabs>
            <w:rPr>
              <w:del w:id="1034" w:author="Công Nguyễn Văn" w:date="2019-09-03T15:34:00Z"/>
              <w:rFonts w:asciiTheme="minorHAnsi" w:hAnsiTheme="minorHAnsi" w:cstheme="minorBidi"/>
              <w:noProof/>
              <w:sz w:val="22"/>
              <w:szCs w:val="22"/>
            </w:rPr>
          </w:pPr>
          <w:del w:id="1035" w:author="Công Nguyễn Văn" w:date="2019-09-03T15:34:00Z">
            <w:r w:rsidRPr="00795829" w:rsidDel="00795829">
              <w:rPr>
                <w:noProof/>
                <w:rPrChange w:id="1036" w:author="Công Nguyễn Văn" w:date="2019-09-03T15:34:00Z">
                  <w:rPr>
                    <w:rStyle w:val="Hyperlink"/>
                    <w:noProof/>
                  </w:rPr>
                </w:rPrChange>
              </w:rPr>
              <w:delText>4.1.3 Xem thông tin sinh viên</w:delText>
            </w:r>
            <w:r w:rsidDel="00795829">
              <w:rPr>
                <w:noProof/>
                <w:webHidden/>
              </w:rPr>
              <w:tab/>
              <w:delText>55</w:delText>
            </w:r>
          </w:del>
        </w:p>
        <w:p w14:paraId="3896B0D8" w14:textId="1F318AF4" w:rsidR="004F69E8" w:rsidDel="00795829" w:rsidRDefault="004F69E8">
          <w:pPr>
            <w:pStyle w:val="TOC3"/>
            <w:tabs>
              <w:tab w:val="right" w:pos="9062"/>
            </w:tabs>
            <w:rPr>
              <w:del w:id="1037" w:author="Công Nguyễn Văn" w:date="2019-09-03T15:34:00Z"/>
              <w:rFonts w:asciiTheme="minorHAnsi" w:hAnsiTheme="minorHAnsi" w:cstheme="minorBidi"/>
              <w:noProof/>
              <w:sz w:val="22"/>
              <w:szCs w:val="22"/>
            </w:rPr>
          </w:pPr>
          <w:del w:id="1038" w:author="Công Nguyễn Văn" w:date="2019-09-03T15:34:00Z">
            <w:r w:rsidRPr="00795829" w:rsidDel="00795829">
              <w:rPr>
                <w:noProof/>
                <w:rPrChange w:id="1039" w:author="Công Nguyễn Văn" w:date="2019-09-03T15:34:00Z">
                  <w:rPr>
                    <w:rStyle w:val="Hyperlink"/>
                    <w:noProof/>
                  </w:rPr>
                </w:rPrChange>
              </w:rPr>
              <w:delText>4.1.4 Xem danh sách bài thi</w:delText>
            </w:r>
            <w:r w:rsidDel="00795829">
              <w:rPr>
                <w:noProof/>
                <w:webHidden/>
              </w:rPr>
              <w:tab/>
              <w:delText>56</w:delText>
            </w:r>
          </w:del>
        </w:p>
        <w:p w14:paraId="080B2367" w14:textId="4AAC87D5" w:rsidR="004F69E8" w:rsidDel="00795829" w:rsidRDefault="004F69E8">
          <w:pPr>
            <w:pStyle w:val="TOC3"/>
            <w:tabs>
              <w:tab w:val="right" w:pos="9062"/>
            </w:tabs>
            <w:rPr>
              <w:del w:id="1040" w:author="Công Nguyễn Văn" w:date="2019-09-03T15:34:00Z"/>
              <w:rFonts w:asciiTheme="minorHAnsi" w:hAnsiTheme="minorHAnsi" w:cstheme="minorBidi"/>
              <w:noProof/>
              <w:sz w:val="22"/>
              <w:szCs w:val="22"/>
            </w:rPr>
          </w:pPr>
          <w:del w:id="1041" w:author="Công Nguyễn Văn" w:date="2019-09-03T15:34:00Z">
            <w:r w:rsidRPr="00795829" w:rsidDel="00795829">
              <w:rPr>
                <w:noProof/>
                <w:rPrChange w:id="1042" w:author="Công Nguyễn Văn" w:date="2019-09-03T15:34:00Z">
                  <w:rPr>
                    <w:rStyle w:val="Hyperlink"/>
                    <w:noProof/>
                  </w:rPr>
                </w:rPrChange>
              </w:rPr>
              <w:delText>4.1.5 Quản lý user</w:delText>
            </w:r>
            <w:r w:rsidDel="00795829">
              <w:rPr>
                <w:noProof/>
                <w:webHidden/>
              </w:rPr>
              <w:tab/>
              <w:delText>56</w:delText>
            </w:r>
          </w:del>
        </w:p>
        <w:p w14:paraId="2E59E8CE" w14:textId="57E3E45F" w:rsidR="004F69E8" w:rsidDel="00795829" w:rsidRDefault="004F69E8">
          <w:pPr>
            <w:pStyle w:val="TOC3"/>
            <w:tabs>
              <w:tab w:val="right" w:pos="9062"/>
            </w:tabs>
            <w:rPr>
              <w:del w:id="1043" w:author="Công Nguyễn Văn" w:date="2019-09-03T15:34:00Z"/>
              <w:rFonts w:asciiTheme="minorHAnsi" w:hAnsiTheme="minorHAnsi" w:cstheme="minorBidi"/>
              <w:noProof/>
              <w:sz w:val="22"/>
              <w:szCs w:val="22"/>
            </w:rPr>
          </w:pPr>
          <w:del w:id="1044" w:author="Công Nguyễn Văn" w:date="2019-09-03T15:34:00Z">
            <w:r w:rsidRPr="00795829" w:rsidDel="00795829">
              <w:rPr>
                <w:noProof/>
                <w:rPrChange w:id="1045" w:author="Công Nguyễn Văn" w:date="2019-09-03T15:34:00Z">
                  <w:rPr>
                    <w:rStyle w:val="Hyperlink"/>
                    <w:noProof/>
                  </w:rPr>
                </w:rPrChange>
              </w:rPr>
              <w:delText>4.1.6 Quản lý question</w:delText>
            </w:r>
            <w:r w:rsidDel="00795829">
              <w:rPr>
                <w:noProof/>
                <w:webHidden/>
              </w:rPr>
              <w:tab/>
              <w:delText>57</w:delText>
            </w:r>
          </w:del>
        </w:p>
        <w:p w14:paraId="4A44FE21" w14:textId="5CBD033A" w:rsidR="004F69E8" w:rsidDel="00795829" w:rsidRDefault="004F69E8">
          <w:pPr>
            <w:pStyle w:val="TOC3"/>
            <w:tabs>
              <w:tab w:val="right" w:pos="9062"/>
            </w:tabs>
            <w:rPr>
              <w:del w:id="1046" w:author="Công Nguyễn Văn" w:date="2019-09-03T15:34:00Z"/>
              <w:rFonts w:asciiTheme="minorHAnsi" w:hAnsiTheme="minorHAnsi" w:cstheme="minorBidi"/>
              <w:noProof/>
              <w:sz w:val="22"/>
              <w:szCs w:val="22"/>
            </w:rPr>
          </w:pPr>
          <w:del w:id="1047" w:author="Công Nguyễn Văn" w:date="2019-09-03T15:34:00Z">
            <w:r w:rsidRPr="00795829" w:rsidDel="00795829">
              <w:rPr>
                <w:noProof/>
                <w:rPrChange w:id="1048" w:author="Công Nguyễn Văn" w:date="2019-09-03T15:34:00Z">
                  <w:rPr>
                    <w:rStyle w:val="Hyperlink"/>
                    <w:noProof/>
                  </w:rPr>
                </w:rPrChange>
              </w:rPr>
              <w:delText>4.1.7 Quản lý exam</w:delText>
            </w:r>
            <w:r w:rsidDel="00795829">
              <w:rPr>
                <w:noProof/>
                <w:webHidden/>
              </w:rPr>
              <w:tab/>
              <w:delText>58</w:delText>
            </w:r>
          </w:del>
        </w:p>
        <w:p w14:paraId="53D602EA" w14:textId="5A31A56E" w:rsidR="004F69E8" w:rsidDel="00795829" w:rsidRDefault="004F69E8">
          <w:pPr>
            <w:pStyle w:val="TOC3"/>
            <w:tabs>
              <w:tab w:val="right" w:pos="9062"/>
            </w:tabs>
            <w:rPr>
              <w:del w:id="1049" w:author="Công Nguyễn Văn" w:date="2019-09-03T15:34:00Z"/>
              <w:rFonts w:asciiTheme="minorHAnsi" w:hAnsiTheme="minorHAnsi" w:cstheme="minorBidi"/>
              <w:noProof/>
              <w:sz w:val="22"/>
              <w:szCs w:val="22"/>
            </w:rPr>
          </w:pPr>
          <w:del w:id="1050" w:author="Công Nguyễn Văn" w:date="2019-09-03T15:34:00Z">
            <w:r w:rsidRPr="00795829" w:rsidDel="00795829">
              <w:rPr>
                <w:noProof/>
                <w:rPrChange w:id="1051" w:author="Công Nguyễn Văn" w:date="2019-09-03T15:34:00Z">
                  <w:rPr>
                    <w:rStyle w:val="Hyperlink"/>
                    <w:noProof/>
                  </w:rPr>
                </w:rPrChange>
              </w:rPr>
              <w:delText>4.1.8 Thi</w:delText>
            </w:r>
            <w:r w:rsidDel="00795829">
              <w:rPr>
                <w:noProof/>
                <w:webHidden/>
              </w:rPr>
              <w:tab/>
              <w:delText>60</w:delText>
            </w:r>
          </w:del>
        </w:p>
        <w:p w14:paraId="543ABD6C" w14:textId="3DA4533D" w:rsidR="004F69E8" w:rsidDel="00795829" w:rsidRDefault="004F69E8">
          <w:pPr>
            <w:pStyle w:val="TOC3"/>
            <w:tabs>
              <w:tab w:val="right" w:pos="9062"/>
            </w:tabs>
            <w:rPr>
              <w:del w:id="1052" w:author="Công Nguyễn Văn" w:date="2019-09-03T15:34:00Z"/>
              <w:rFonts w:asciiTheme="minorHAnsi" w:hAnsiTheme="minorHAnsi" w:cstheme="minorBidi"/>
              <w:noProof/>
              <w:sz w:val="22"/>
              <w:szCs w:val="22"/>
            </w:rPr>
          </w:pPr>
          <w:del w:id="1053" w:author="Công Nguyễn Văn" w:date="2019-09-03T15:34:00Z">
            <w:r w:rsidRPr="00795829" w:rsidDel="00795829">
              <w:rPr>
                <w:noProof/>
                <w:rPrChange w:id="1054" w:author="Công Nguyễn Văn" w:date="2019-09-03T15:34:00Z">
                  <w:rPr>
                    <w:rStyle w:val="Hyperlink"/>
                    <w:noProof/>
                  </w:rPr>
                </w:rPrChange>
              </w:rPr>
              <w:delText>4.1.9 Xem kết quả</w:delText>
            </w:r>
            <w:r w:rsidDel="00795829">
              <w:rPr>
                <w:noProof/>
                <w:webHidden/>
              </w:rPr>
              <w:tab/>
              <w:delText>61</w:delText>
            </w:r>
          </w:del>
        </w:p>
        <w:p w14:paraId="6C81C015" w14:textId="641A22AD" w:rsidR="004F69E8" w:rsidDel="00795829" w:rsidRDefault="004F69E8">
          <w:pPr>
            <w:pStyle w:val="TOC3"/>
            <w:tabs>
              <w:tab w:val="right" w:pos="9062"/>
            </w:tabs>
            <w:rPr>
              <w:del w:id="1055" w:author="Công Nguyễn Văn" w:date="2019-09-03T15:34:00Z"/>
              <w:rFonts w:asciiTheme="minorHAnsi" w:hAnsiTheme="minorHAnsi" w:cstheme="minorBidi"/>
              <w:noProof/>
              <w:sz w:val="22"/>
              <w:szCs w:val="22"/>
            </w:rPr>
          </w:pPr>
          <w:del w:id="1056" w:author="Công Nguyễn Văn" w:date="2019-09-03T15:34:00Z">
            <w:r w:rsidRPr="00795829" w:rsidDel="00795829">
              <w:rPr>
                <w:noProof/>
                <w:rPrChange w:id="1057" w:author="Công Nguyễn Văn" w:date="2019-09-03T15:34:00Z">
                  <w:rPr>
                    <w:rStyle w:val="Hyperlink"/>
                    <w:noProof/>
                  </w:rPr>
                </w:rPrChange>
              </w:rPr>
              <w:delText>4.1.10 Xem lại bài thi</w:delText>
            </w:r>
            <w:r w:rsidDel="00795829">
              <w:rPr>
                <w:noProof/>
                <w:webHidden/>
              </w:rPr>
              <w:tab/>
              <w:delText>62</w:delText>
            </w:r>
          </w:del>
        </w:p>
        <w:p w14:paraId="48B2DC64" w14:textId="59B126AE" w:rsidR="004F69E8" w:rsidDel="00795829" w:rsidRDefault="004F69E8">
          <w:pPr>
            <w:pStyle w:val="TOC2"/>
            <w:tabs>
              <w:tab w:val="right" w:pos="9062"/>
            </w:tabs>
            <w:rPr>
              <w:del w:id="1058" w:author="Công Nguyễn Văn" w:date="2019-09-03T15:34:00Z"/>
              <w:rFonts w:asciiTheme="minorHAnsi" w:hAnsiTheme="minorHAnsi" w:cstheme="minorBidi"/>
              <w:noProof/>
              <w:sz w:val="22"/>
              <w:szCs w:val="22"/>
            </w:rPr>
          </w:pPr>
          <w:del w:id="1059" w:author="Công Nguyễn Văn" w:date="2019-09-03T15:34:00Z">
            <w:r w:rsidRPr="00795829" w:rsidDel="00795829">
              <w:rPr>
                <w:noProof/>
                <w:rPrChange w:id="1060" w:author="Công Nguyễn Văn" w:date="2019-09-03T15:34:00Z">
                  <w:rPr>
                    <w:rStyle w:val="Hyperlink"/>
                    <w:noProof/>
                  </w:rPr>
                </w:rPrChange>
              </w:rPr>
              <w:delText>4.2 Cài đặt</w:delText>
            </w:r>
            <w:r w:rsidDel="00795829">
              <w:rPr>
                <w:noProof/>
                <w:webHidden/>
              </w:rPr>
              <w:tab/>
              <w:delText>63</w:delText>
            </w:r>
          </w:del>
        </w:p>
        <w:p w14:paraId="10BDBE6D" w14:textId="7C25C743" w:rsidR="004F69E8" w:rsidDel="00795829" w:rsidRDefault="004F69E8">
          <w:pPr>
            <w:pStyle w:val="TOC1"/>
            <w:tabs>
              <w:tab w:val="right" w:pos="9062"/>
            </w:tabs>
            <w:rPr>
              <w:del w:id="1061" w:author="Công Nguyễn Văn" w:date="2019-09-03T15:34:00Z"/>
              <w:rFonts w:asciiTheme="minorHAnsi" w:hAnsiTheme="minorHAnsi" w:cstheme="minorBidi"/>
              <w:noProof/>
              <w:sz w:val="22"/>
              <w:szCs w:val="22"/>
            </w:rPr>
          </w:pPr>
          <w:del w:id="1062" w:author="Công Nguyễn Văn" w:date="2019-09-03T15:34:00Z">
            <w:r w:rsidRPr="00795829" w:rsidDel="00795829">
              <w:rPr>
                <w:noProof/>
                <w:rPrChange w:id="1063" w:author="Công Nguyễn Văn" w:date="2019-09-03T15:34:00Z">
                  <w:rPr>
                    <w:rStyle w:val="Hyperlink"/>
                    <w:noProof/>
                  </w:rPr>
                </w:rPrChange>
              </w:rPr>
              <w:delText>5: Kết Luận:Tài liệu tham khảo</w:delText>
            </w:r>
            <w:r w:rsidDel="00795829">
              <w:rPr>
                <w:noProof/>
                <w:webHidden/>
              </w:rPr>
              <w:tab/>
              <w:delText>63</w:delText>
            </w:r>
          </w:del>
        </w:p>
        <w:p w14:paraId="280A8B1A" w14:textId="204B95F7" w:rsidR="003C592B" w:rsidRDefault="003449FE">
          <w:r>
            <w:fldChar w:fldCharType="end"/>
          </w:r>
        </w:p>
      </w:sdtContent>
    </w:sdt>
    <w:p w14:paraId="280A8B1B" w14:textId="77777777" w:rsidR="003C592B" w:rsidRDefault="003449FE">
      <w:pPr>
        <w:rPr>
          <w:b/>
        </w:rPr>
      </w:pPr>
      <w:r>
        <w:rPr>
          <w:b/>
        </w:rPr>
        <w:lastRenderedPageBreak/>
        <w:br/>
      </w:r>
    </w:p>
    <w:p w14:paraId="280A8B1C" w14:textId="77777777" w:rsidR="003C592B" w:rsidRDefault="003449FE">
      <w:pPr>
        <w:rPr>
          <w:b/>
        </w:rPr>
      </w:pPr>
      <w:r>
        <w:br w:type="page"/>
      </w:r>
    </w:p>
    <w:tbl>
      <w:tblPr>
        <w:tblStyle w:val="a0"/>
        <w:tblW w:w="8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6359"/>
      </w:tblGrid>
      <w:tr w:rsidR="003C592B" w14:paraId="280A8B1F" w14:textId="77777777">
        <w:trPr>
          <w:trHeight w:val="480"/>
        </w:trPr>
        <w:tc>
          <w:tcPr>
            <w:tcW w:w="2376" w:type="dxa"/>
            <w:shd w:val="clear" w:color="auto" w:fill="D9D9D9"/>
            <w:vAlign w:val="center"/>
          </w:tcPr>
          <w:p w14:paraId="280A8B1D" w14:textId="77777777" w:rsidR="003C592B" w:rsidRDefault="003449FE">
            <w:pPr>
              <w:rPr>
                <w:b/>
              </w:rPr>
            </w:pPr>
            <w:proofErr w:type="spellStart"/>
            <w:r>
              <w:rPr>
                <w:b/>
              </w:rPr>
              <w:lastRenderedPageBreak/>
              <w:t>Thuật</w:t>
            </w:r>
            <w:proofErr w:type="spellEnd"/>
            <w:r>
              <w:rPr>
                <w:b/>
              </w:rPr>
              <w:t xml:space="preserve"> </w:t>
            </w:r>
            <w:proofErr w:type="spellStart"/>
            <w:r>
              <w:rPr>
                <w:b/>
              </w:rPr>
              <w:t>ngữ</w:t>
            </w:r>
            <w:proofErr w:type="spellEnd"/>
          </w:p>
        </w:tc>
        <w:tc>
          <w:tcPr>
            <w:tcW w:w="6359" w:type="dxa"/>
            <w:shd w:val="clear" w:color="auto" w:fill="D9D9D9"/>
            <w:vAlign w:val="center"/>
          </w:tcPr>
          <w:p w14:paraId="280A8B1E" w14:textId="77777777" w:rsidR="003C592B" w:rsidRDefault="003449FE">
            <w:pPr>
              <w:rPr>
                <w:b/>
              </w:rPr>
            </w:pPr>
            <w:r>
              <w:rPr>
                <w:b/>
              </w:rPr>
              <w:t xml:space="preserve">Ý </w:t>
            </w:r>
            <w:proofErr w:type="spellStart"/>
            <w:r>
              <w:rPr>
                <w:b/>
              </w:rPr>
              <w:t>nghĩa</w:t>
            </w:r>
            <w:proofErr w:type="spellEnd"/>
          </w:p>
        </w:tc>
      </w:tr>
      <w:tr w:rsidR="003C592B" w14:paraId="280A8B22" w14:textId="77777777">
        <w:trPr>
          <w:trHeight w:val="480"/>
        </w:trPr>
        <w:tc>
          <w:tcPr>
            <w:tcW w:w="2376" w:type="dxa"/>
            <w:vAlign w:val="center"/>
          </w:tcPr>
          <w:p w14:paraId="280A8B20" w14:textId="77777777" w:rsidR="003C592B" w:rsidRDefault="003449FE">
            <w:r>
              <w:t>CTĐT</w:t>
            </w:r>
          </w:p>
        </w:tc>
        <w:tc>
          <w:tcPr>
            <w:tcW w:w="6359" w:type="dxa"/>
            <w:vAlign w:val="center"/>
          </w:tcPr>
          <w:p w14:paraId="280A8B21" w14:textId="77777777" w:rsidR="003C592B" w:rsidRDefault="003449FE">
            <w:proofErr w:type="spellStart"/>
            <w:r>
              <w:t>Chương</w:t>
            </w:r>
            <w:proofErr w:type="spellEnd"/>
            <w:r>
              <w:t xml:space="preserve"> </w:t>
            </w:r>
            <w:proofErr w:type="spellStart"/>
            <w:r>
              <w:t>trình</w:t>
            </w:r>
            <w:proofErr w:type="spellEnd"/>
            <w:r>
              <w:t xml:space="preserve"> </w:t>
            </w:r>
            <w:proofErr w:type="spellStart"/>
            <w:r>
              <w:t>đào</w:t>
            </w:r>
            <w:proofErr w:type="spellEnd"/>
            <w:r>
              <w:t xml:space="preserve"> </w:t>
            </w:r>
            <w:proofErr w:type="spellStart"/>
            <w:r>
              <w:t>tạo</w:t>
            </w:r>
            <w:proofErr w:type="spellEnd"/>
          </w:p>
        </w:tc>
      </w:tr>
      <w:tr w:rsidR="003C592B" w14:paraId="280A8B25" w14:textId="77777777">
        <w:trPr>
          <w:trHeight w:val="480"/>
        </w:trPr>
        <w:tc>
          <w:tcPr>
            <w:tcW w:w="2376" w:type="dxa"/>
            <w:vAlign w:val="center"/>
          </w:tcPr>
          <w:p w14:paraId="280A8B23" w14:textId="77777777" w:rsidR="003C592B" w:rsidRDefault="003449FE">
            <w:r>
              <w:t>Admin</w:t>
            </w:r>
          </w:p>
        </w:tc>
        <w:tc>
          <w:tcPr>
            <w:tcW w:w="6359" w:type="dxa"/>
            <w:vAlign w:val="center"/>
          </w:tcPr>
          <w:p w14:paraId="280A8B24" w14:textId="77777777" w:rsidR="003C592B" w:rsidRDefault="003449F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p>
        </w:tc>
      </w:tr>
      <w:tr w:rsidR="003C592B" w14:paraId="280A8B28" w14:textId="77777777">
        <w:trPr>
          <w:trHeight w:val="480"/>
        </w:trPr>
        <w:tc>
          <w:tcPr>
            <w:tcW w:w="2376" w:type="dxa"/>
            <w:vAlign w:val="center"/>
          </w:tcPr>
          <w:p w14:paraId="280A8B26" w14:textId="77777777" w:rsidR="003C592B" w:rsidRDefault="003449FE">
            <w:r>
              <w:t>User</w:t>
            </w:r>
          </w:p>
        </w:tc>
        <w:tc>
          <w:tcPr>
            <w:tcW w:w="6359" w:type="dxa"/>
            <w:vAlign w:val="center"/>
          </w:tcPr>
          <w:p w14:paraId="280A8B27" w14:textId="77777777" w:rsidR="003C592B" w:rsidRDefault="003449FE">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p>
        </w:tc>
      </w:tr>
      <w:tr w:rsidR="003C592B" w14:paraId="280A8B2B" w14:textId="77777777">
        <w:trPr>
          <w:trHeight w:val="480"/>
        </w:trPr>
        <w:tc>
          <w:tcPr>
            <w:tcW w:w="2376" w:type="dxa"/>
            <w:vAlign w:val="center"/>
          </w:tcPr>
          <w:p w14:paraId="280A8B29" w14:textId="77777777" w:rsidR="003C592B" w:rsidRDefault="003449FE">
            <w:r>
              <w:t>Content Leader</w:t>
            </w:r>
          </w:p>
        </w:tc>
        <w:tc>
          <w:tcPr>
            <w:tcW w:w="6359" w:type="dxa"/>
            <w:vAlign w:val="center"/>
          </w:tcPr>
          <w:p w14:paraId="280A8B2A" w14:textId="77777777" w:rsidR="003C592B" w:rsidRDefault="003449FE">
            <w:proofErr w:type="spellStart"/>
            <w:r>
              <w:t>Người</w:t>
            </w:r>
            <w:proofErr w:type="spellEnd"/>
            <w:r>
              <w:t xml:space="preserve"> </w:t>
            </w:r>
            <w:proofErr w:type="spellStart"/>
            <w:r>
              <w:t>quản</w:t>
            </w:r>
            <w:proofErr w:type="spellEnd"/>
            <w:r>
              <w:t xml:space="preserve"> </w:t>
            </w:r>
            <w:proofErr w:type="spellStart"/>
            <w:r>
              <w:t>lí</w:t>
            </w:r>
            <w:proofErr w:type="spellEnd"/>
            <w:r>
              <w:t xml:space="preserve"> </w:t>
            </w:r>
            <w:proofErr w:type="spellStart"/>
            <w:r>
              <w:t>nội</w:t>
            </w:r>
            <w:proofErr w:type="spellEnd"/>
            <w:r>
              <w:t xml:space="preserve"> dung</w:t>
            </w:r>
          </w:p>
        </w:tc>
      </w:tr>
      <w:tr w:rsidR="003C592B" w14:paraId="280A8B2E" w14:textId="77777777">
        <w:trPr>
          <w:trHeight w:val="480"/>
        </w:trPr>
        <w:tc>
          <w:tcPr>
            <w:tcW w:w="2376" w:type="dxa"/>
            <w:vAlign w:val="center"/>
          </w:tcPr>
          <w:p w14:paraId="280A8B2C" w14:textId="77777777" w:rsidR="003C592B" w:rsidRDefault="003449FE">
            <w:r>
              <w:t>Content Member</w:t>
            </w:r>
          </w:p>
        </w:tc>
        <w:tc>
          <w:tcPr>
            <w:tcW w:w="6359" w:type="dxa"/>
            <w:vAlign w:val="center"/>
          </w:tcPr>
          <w:p w14:paraId="280A8B2D" w14:textId="77777777" w:rsidR="003C592B" w:rsidRDefault="003449FE">
            <w:proofErr w:type="spellStart"/>
            <w:r>
              <w:t>Thành</w:t>
            </w:r>
            <w:proofErr w:type="spellEnd"/>
            <w:r>
              <w:t xml:space="preserve"> </w:t>
            </w:r>
            <w:proofErr w:type="spellStart"/>
            <w:r>
              <w:t>viên</w:t>
            </w:r>
            <w:proofErr w:type="spellEnd"/>
            <w:r>
              <w:t xml:space="preserve"> </w:t>
            </w:r>
            <w:proofErr w:type="spellStart"/>
            <w:r>
              <w:t>nội</w:t>
            </w:r>
            <w:proofErr w:type="spellEnd"/>
            <w:r>
              <w:t xml:space="preserve"> dung</w:t>
            </w:r>
          </w:p>
        </w:tc>
      </w:tr>
      <w:tr w:rsidR="003C592B" w14:paraId="280A8B31" w14:textId="77777777">
        <w:trPr>
          <w:trHeight w:val="480"/>
        </w:trPr>
        <w:tc>
          <w:tcPr>
            <w:tcW w:w="2376" w:type="dxa"/>
            <w:vAlign w:val="center"/>
          </w:tcPr>
          <w:p w14:paraId="280A8B2F" w14:textId="77777777" w:rsidR="003C592B" w:rsidRDefault="003449FE">
            <w:r>
              <w:t>CSDL</w:t>
            </w:r>
          </w:p>
        </w:tc>
        <w:tc>
          <w:tcPr>
            <w:tcW w:w="6359" w:type="dxa"/>
            <w:vAlign w:val="center"/>
          </w:tcPr>
          <w:p w14:paraId="280A8B30" w14:textId="77777777" w:rsidR="003C592B" w:rsidRDefault="003449FE">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r>
    </w:tbl>
    <w:p w14:paraId="280A8B32" w14:textId="77777777" w:rsidR="003C592B" w:rsidRDefault="003449FE">
      <w:pPr>
        <w:rPr>
          <w:sz w:val="38"/>
          <w:szCs w:val="38"/>
        </w:rPr>
      </w:pPr>
      <w:bookmarkStart w:id="1064" w:name="_1fob9te" w:colFirst="0" w:colLast="0"/>
      <w:bookmarkEnd w:id="1064"/>
      <w:proofErr w:type="spellStart"/>
      <w:r>
        <w:rPr>
          <w:sz w:val="38"/>
          <w:szCs w:val="38"/>
        </w:rPr>
        <w:t>Danh</w:t>
      </w:r>
      <w:proofErr w:type="spellEnd"/>
      <w:r>
        <w:rPr>
          <w:sz w:val="38"/>
          <w:szCs w:val="38"/>
        </w:rPr>
        <w:t xml:space="preserve"> </w:t>
      </w:r>
      <w:proofErr w:type="spellStart"/>
      <w:r>
        <w:rPr>
          <w:sz w:val="38"/>
          <w:szCs w:val="38"/>
        </w:rPr>
        <w:t>mục</w:t>
      </w:r>
      <w:proofErr w:type="spellEnd"/>
      <w:r>
        <w:rPr>
          <w:sz w:val="38"/>
          <w:szCs w:val="38"/>
        </w:rPr>
        <w:t xml:space="preserve"> </w:t>
      </w:r>
      <w:proofErr w:type="spellStart"/>
      <w:r>
        <w:rPr>
          <w:sz w:val="38"/>
          <w:szCs w:val="38"/>
        </w:rPr>
        <w:t>từ</w:t>
      </w:r>
      <w:proofErr w:type="spellEnd"/>
      <w:r>
        <w:rPr>
          <w:sz w:val="38"/>
          <w:szCs w:val="38"/>
        </w:rPr>
        <w:t xml:space="preserve"> </w:t>
      </w:r>
      <w:proofErr w:type="spellStart"/>
      <w:r>
        <w:rPr>
          <w:sz w:val="38"/>
          <w:szCs w:val="38"/>
        </w:rPr>
        <w:t>viết</w:t>
      </w:r>
      <w:proofErr w:type="spellEnd"/>
      <w:r>
        <w:rPr>
          <w:sz w:val="38"/>
          <w:szCs w:val="38"/>
        </w:rPr>
        <w:t xml:space="preserve"> </w:t>
      </w:r>
      <w:proofErr w:type="spellStart"/>
      <w:r>
        <w:rPr>
          <w:sz w:val="38"/>
          <w:szCs w:val="38"/>
        </w:rPr>
        <w:t>tắt</w:t>
      </w:r>
      <w:proofErr w:type="spellEnd"/>
      <w:r>
        <w:br w:type="page"/>
      </w:r>
    </w:p>
    <w:p w14:paraId="280A8B33" w14:textId="77777777" w:rsidR="003C592B" w:rsidRDefault="003449FE">
      <w:pPr>
        <w:rPr>
          <w:sz w:val="38"/>
          <w:szCs w:val="38"/>
        </w:rPr>
      </w:pPr>
      <w:bookmarkStart w:id="1065" w:name="_3znysh7" w:colFirst="0" w:colLast="0"/>
      <w:bookmarkEnd w:id="1065"/>
      <w:proofErr w:type="spellStart"/>
      <w:r>
        <w:rPr>
          <w:sz w:val="38"/>
          <w:szCs w:val="38"/>
        </w:rPr>
        <w:lastRenderedPageBreak/>
        <w:t>Danh</w:t>
      </w:r>
      <w:proofErr w:type="spellEnd"/>
      <w:r>
        <w:rPr>
          <w:sz w:val="38"/>
          <w:szCs w:val="38"/>
        </w:rPr>
        <w:t xml:space="preserve"> </w:t>
      </w:r>
      <w:proofErr w:type="spellStart"/>
      <w:r>
        <w:rPr>
          <w:sz w:val="38"/>
          <w:szCs w:val="38"/>
        </w:rPr>
        <w:t>mục</w:t>
      </w:r>
      <w:proofErr w:type="spellEnd"/>
      <w:r>
        <w:rPr>
          <w:sz w:val="38"/>
          <w:szCs w:val="38"/>
        </w:rPr>
        <w:t xml:space="preserve"> </w:t>
      </w:r>
      <w:proofErr w:type="spellStart"/>
      <w:r>
        <w:rPr>
          <w:sz w:val="38"/>
          <w:szCs w:val="38"/>
        </w:rPr>
        <w:t>hình</w:t>
      </w:r>
      <w:proofErr w:type="spellEnd"/>
      <w:r>
        <w:rPr>
          <w:sz w:val="38"/>
          <w:szCs w:val="38"/>
        </w:rPr>
        <w:t xml:space="preserve"> </w:t>
      </w:r>
      <w:proofErr w:type="spellStart"/>
      <w:r>
        <w:rPr>
          <w:sz w:val="38"/>
          <w:szCs w:val="38"/>
        </w:rPr>
        <w:t>ảnh</w:t>
      </w:r>
      <w:proofErr w:type="spellEnd"/>
    </w:p>
    <w:p w14:paraId="280A8B34" w14:textId="77777777" w:rsidR="003C592B" w:rsidRDefault="003C592B">
      <w:pPr>
        <w:rPr>
          <w:sz w:val="2"/>
          <w:szCs w:val="2"/>
        </w:rPr>
      </w:pPr>
    </w:p>
    <w:bookmarkStart w:id="1066" w:name="_2et92p0" w:colFirst="0" w:colLast="0" w:displacedByCustomXml="next"/>
    <w:bookmarkEnd w:id="1066" w:displacedByCustomXml="next"/>
    <w:sdt>
      <w:sdtPr>
        <w:id w:val="-981545853"/>
        <w:docPartObj>
          <w:docPartGallery w:val="Table of Contents"/>
          <w:docPartUnique/>
        </w:docPartObj>
      </w:sdtPr>
      <w:sdtContent>
        <w:p w14:paraId="280A8B35" w14:textId="1E96BC02" w:rsidR="003C592B" w:rsidRDefault="003449FE">
          <w:r>
            <w:fldChar w:fldCharType="begin"/>
          </w:r>
          <w:r>
            <w:instrText xml:space="preserve"> TOC \h \u \z </w:instrText>
          </w:r>
          <w:r>
            <w:fldChar w:fldCharType="separate"/>
          </w:r>
          <w:hyperlink w:anchor="_2s8eyo1">
            <w:r>
              <w:rPr>
                <w:i/>
              </w:rPr>
              <w:t xml:space="preserve">Hình 1: </w:t>
            </w:r>
            <w:r w:rsidR="000A3BD1">
              <w:rPr>
                <w:i/>
              </w:rPr>
              <w:t>Sơ</w:t>
            </w:r>
          </w:hyperlink>
          <w:r w:rsidR="000A3BD1">
            <w:rPr>
              <w:i/>
            </w:rPr>
            <w:t xml:space="preserve"> </w:t>
          </w:r>
          <w:proofErr w:type="spellStart"/>
          <w:r w:rsidR="000A3BD1">
            <w:rPr>
              <w:i/>
            </w:rPr>
            <w:t>đồ</w:t>
          </w:r>
          <w:proofErr w:type="spellEnd"/>
          <w:r w:rsidR="000A3BD1">
            <w:rPr>
              <w:i/>
            </w:rPr>
            <w:t xml:space="preserve"> </w:t>
          </w:r>
          <w:proofErr w:type="spellStart"/>
          <w:r w:rsidR="000A3BD1">
            <w:rPr>
              <w:i/>
            </w:rPr>
            <w:t>tạo</w:t>
          </w:r>
          <w:proofErr w:type="spellEnd"/>
          <w:r w:rsidR="000A3BD1">
            <w:rPr>
              <w:i/>
            </w:rPr>
            <w:t xml:space="preserve"> </w:t>
          </w:r>
          <w:proofErr w:type="spellStart"/>
          <w:r w:rsidR="000A3BD1">
            <w:rPr>
              <w:i/>
            </w:rPr>
            <w:t>câu</w:t>
          </w:r>
          <w:proofErr w:type="spellEnd"/>
          <w:r w:rsidR="000A3BD1">
            <w:rPr>
              <w:i/>
            </w:rPr>
            <w:t xml:space="preserve"> </w:t>
          </w:r>
          <w:proofErr w:type="spellStart"/>
          <w:r w:rsidR="000A3BD1">
            <w:rPr>
              <w:i/>
            </w:rPr>
            <w:t>hỏi</w:t>
          </w:r>
          <w:proofErr w:type="spellEnd"/>
          <w:r w:rsidR="000A3BD1">
            <w:rPr>
              <w:i/>
            </w:rPr>
            <w:t xml:space="preserve">        </w:t>
          </w:r>
          <w:r w:rsidR="000A3BD1">
            <w:t>8</w:t>
          </w:r>
        </w:p>
        <w:p w14:paraId="280A8B36" w14:textId="7ACD9498" w:rsidR="003C592B" w:rsidRDefault="00BF1A0D">
          <w:hyperlink w:anchor="_17dp8vu">
            <w:r w:rsidR="003449FE">
              <w:rPr>
                <w:i/>
              </w:rPr>
              <w:t xml:space="preserve">Hình 2: Sơ đồ </w:t>
            </w:r>
            <w:r w:rsidR="000A3BD1">
              <w:rPr>
                <w:i/>
              </w:rPr>
              <w:t>tạo</w:t>
            </w:r>
          </w:hyperlink>
          <w:r w:rsidR="000A3BD1">
            <w:rPr>
              <w:i/>
            </w:rPr>
            <w:t xml:space="preserve"> </w:t>
          </w:r>
          <w:proofErr w:type="spellStart"/>
          <w:r w:rsidR="000A3BD1">
            <w:rPr>
              <w:i/>
            </w:rPr>
            <w:t>bài</w:t>
          </w:r>
          <w:proofErr w:type="spellEnd"/>
          <w:r w:rsidR="000A3BD1">
            <w:rPr>
              <w:i/>
            </w:rPr>
            <w:t xml:space="preserve"> </w:t>
          </w:r>
          <w:proofErr w:type="spellStart"/>
          <w:r w:rsidR="000A3BD1">
            <w:rPr>
              <w:i/>
            </w:rPr>
            <w:t>thi</w:t>
          </w:r>
          <w:proofErr w:type="spellEnd"/>
          <w:r w:rsidR="000A3BD1">
            <w:t xml:space="preserve">          13</w:t>
          </w:r>
        </w:p>
        <w:p w14:paraId="280A8B37" w14:textId="4FA8C845" w:rsidR="003C592B" w:rsidRDefault="00BF1A0D">
          <w:hyperlink w:anchor="_4cmhg48">
            <w:r w:rsidR="003449FE">
              <w:rPr>
                <w:i/>
              </w:rPr>
              <w:t xml:space="preserve">Hình 3: Sơ đồ </w:t>
            </w:r>
            <w:r w:rsidR="000A3BD1">
              <w:rPr>
                <w:i/>
              </w:rPr>
              <w:t>thực</w:t>
            </w:r>
          </w:hyperlink>
          <w:r w:rsidR="000A3BD1">
            <w:rPr>
              <w:i/>
            </w:rPr>
            <w:t xml:space="preserve"> </w:t>
          </w:r>
          <w:proofErr w:type="spellStart"/>
          <w:r w:rsidR="000A3BD1">
            <w:rPr>
              <w:i/>
            </w:rPr>
            <w:t>hiện</w:t>
          </w:r>
          <w:proofErr w:type="spellEnd"/>
          <w:r w:rsidR="000A3BD1">
            <w:rPr>
              <w:i/>
            </w:rPr>
            <w:t xml:space="preserve"> </w:t>
          </w:r>
          <w:proofErr w:type="spellStart"/>
          <w:r w:rsidR="000A3BD1">
            <w:rPr>
              <w:i/>
            </w:rPr>
            <w:t>thi</w:t>
          </w:r>
          <w:proofErr w:type="spellEnd"/>
          <w:r>
            <w:fldChar w:fldCharType="begin"/>
          </w:r>
          <w:r>
            <w:instrText xml:space="preserve"> HYPERLINK \l "_4cmhg48" \h </w:instrText>
          </w:r>
          <w:r>
            <w:fldChar w:fldCharType="separate"/>
          </w:r>
          <w:r w:rsidR="003449FE">
            <w:tab/>
            <w:t>14</w:t>
          </w:r>
          <w:r>
            <w:fldChar w:fldCharType="end"/>
          </w:r>
        </w:p>
        <w:p w14:paraId="280A8B38" w14:textId="334C2869" w:rsidR="003C592B" w:rsidRDefault="00BF1A0D">
          <w:hyperlink w:anchor="_2rrrqc1">
            <w:r w:rsidR="003449FE">
              <w:rPr>
                <w:i/>
              </w:rPr>
              <w:t xml:space="preserve">Hình 4: Sơ đồ use case </w:t>
            </w:r>
            <w:r w:rsidR="000A3BD1">
              <w:rPr>
                <w:i/>
              </w:rPr>
              <w:t>diagram</w:t>
            </w:r>
          </w:hyperlink>
          <w:r w:rsidR="000A3BD1">
            <w:t xml:space="preserve"> 18</w:t>
          </w:r>
        </w:p>
        <w:p w14:paraId="280A8B39" w14:textId="28C16C5B" w:rsidR="003C592B" w:rsidRDefault="00BF1A0D">
          <w:hyperlink w:anchor="_25b2l0r">
            <w:r w:rsidR="003449FE">
              <w:rPr>
                <w:i/>
              </w:rPr>
              <w:t>Hình 5: Biểu đồ trình tự</w:t>
            </w:r>
            <w:r w:rsidR="00597E05">
              <w:rPr>
                <w:i/>
              </w:rPr>
              <w:t xml:space="preserve"> cho use case</w:t>
            </w:r>
            <w:r w:rsidR="003449FE">
              <w:rPr>
                <w:i/>
              </w:rPr>
              <w:t xml:space="preserve"> Register</w:t>
            </w:r>
          </w:hyperlink>
          <w:hyperlink w:anchor="_25b2l0r">
            <w:r w:rsidR="003449FE">
              <w:tab/>
              <w:t>32</w:t>
            </w:r>
          </w:hyperlink>
        </w:p>
        <w:p w14:paraId="280A8B3A" w14:textId="5524AA6B" w:rsidR="003C592B" w:rsidRDefault="00BF1A0D">
          <w:hyperlink w:anchor="_1jlao46">
            <w:r w:rsidR="003449FE">
              <w:rPr>
                <w:i/>
              </w:rPr>
              <w:t>Hình 6: Biểu đồ trình tự</w:t>
            </w:r>
            <w:r w:rsidR="00597E05">
              <w:rPr>
                <w:i/>
              </w:rPr>
              <w:t xml:space="preserve"> cho use case</w:t>
            </w:r>
            <w:r w:rsidR="003449FE">
              <w:rPr>
                <w:i/>
              </w:rPr>
              <w:t xml:space="preserve"> Login</w:t>
            </w:r>
          </w:hyperlink>
          <w:hyperlink w:anchor="_1jlao46">
            <w:r w:rsidR="003449FE">
              <w:tab/>
              <w:t>33</w:t>
            </w:r>
          </w:hyperlink>
        </w:p>
        <w:p w14:paraId="280A8B3B" w14:textId="71F2EF33" w:rsidR="003C592B" w:rsidRDefault="00BF1A0D">
          <w:hyperlink w:anchor="_2iq8gzs">
            <w:r w:rsidR="003449FE">
              <w:rPr>
                <w:i/>
              </w:rPr>
              <w:t>Hình 7: Biểu đồ trình tự</w:t>
            </w:r>
            <w:r w:rsidR="00597E05">
              <w:rPr>
                <w:i/>
              </w:rPr>
              <w:t xml:space="preserve"> cho use case</w:t>
            </w:r>
            <w:r w:rsidR="003449FE">
              <w:rPr>
                <w:i/>
              </w:rPr>
              <w:t xml:space="preserve"> Change Profile</w:t>
            </w:r>
          </w:hyperlink>
          <w:hyperlink w:anchor="_2iq8gzs">
            <w:r w:rsidR="003449FE">
              <w:tab/>
              <w:t>34</w:t>
            </w:r>
          </w:hyperlink>
        </w:p>
        <w:p w14:paraId="280A8B3C" w14:textId="0F32D5AC" w:rsidR="003C592B" w:rsidRDefault="00BF1A0D">
          <w:hyperlink w:anchor="_3hv69ve">
            <w:r w:rsidR="003449FE">
              <w:rPr>
                <w:i/>
              </w:rPr>
              <w:t>Hình 8: Biểu đồ trình tự</w:t>
            </w:r>
            <w:r w:rsidR="00597E05">
              <w:rPr>
                <w:i/>
              </w:rPr>
              <w:t xml:space="preserve"> cho use case</w:t>
            </w:r>
            <w:r w:rsidR="003449FE">
              <w:rPr>
                <w:i/>
              </w:rPr>
              <w:t xml:space="preserve"> Test</w:t>
            </w:r>
          </w:hyperlink>
          <w:hyperlink w:anchor="_3hv69ve">
            <w:r w:rsidR="003449FE">
              <w:tab/>
              <w:t>34</w:t>
            </w:r>
          </w:hyperlink>
        </w:p>
        <w:p w14:paraId="280A8B3D" w14:textId="0600547E" w:rsidR="003C592B" w:rsidRDefault="00BF1A0D">
          <w:hyperlink w:anchor="_4h042r0">
            <w:r w:rsidR="003449FE">
              <w:rPr>
                <w:i/>
              </w:rPr>
              <w:t>Hình 9: Biểu đồ trình tự</w:t>
            </w:r>
            <w:r w:rsidR="00597E05">
              <w:rPr>
                <w:i/>
              </w:rPr>
              <w:t xml:space="preserve"> cho use case</w:t>
            </w:r>
            <w:r w:rsidR="003449FE">
              <w:rPr>
                <w:i/>
              </w:rPr>
              <w:t xml:space="preserve"> insert question hoặc update question</w:t>
            </w:r>
          </w:hyperlink>
          <w:hyperlink w:anchor="_4h042r0">
            <w:r w:rsidR="003449FE">
              <w:tab/>
              <w:t>35</w:t>
            </w:r>
          </w:hyperlink>
        </w:p>
        <w:p w14:paraId="280A8B3E" w14:textId="1FCCA1CD" w:rsidR="003C592B" w:rsidRDefault="00BF1A0D">
          <w:hyperlink w:anchor="_1baon6m">
            <w:r w:rsidR="003449FE">
              <w:rPr>
                <w:i/>
              </w:rPr>
              <w:t>Hình 10: Biểu đồ trình tự</w:t>
            </w:r>
            <w:r w:rsidR="00597E05">
              <w:rPr>
                <w:i/>
              </w:rPr>
              <w:t xml:space="preserve"> cho use case</w:t>
            </w:r>
            <w:r w:rsidR="003449FE">
              <w:rPr>
                <w:i/>
              </w:rPr>
              <w:t xml:space="preserve"> delete question</w:t>
            </w:r>
          </w:hyperlink>
          <w:hyperlink w:anchor="_1baon6m">
            <w:r w:rsidR="003449FE">
              <w:tab/>
              <w:t>35</w:t>
            </w:r>
          </w:hyperlink>
        </w:p>
        <w:p w14:paraId="280A8B3F" w14:textId="15D59D0E" w:rsidR="003C592B" w:rsidRDefault="00BF1A0D">
          <w:hyperlink w:anchor="_2afmg28">
            <w:r w:rsidR="003449FE">
              <w:rPr>
                <w:i/>
              </w:rPr>
              <w:t>Hình 11: Biểu đồ trình tự</w:t>
            </w:r>
            <w:r w:rsidR="00597E05">
              <w:rPr>
                <w:i/>
              </w:rPr>
              <w:t xml:space="preserve"> cho use case</w:t>
            </w:r>
            <w:r w:rsidR="003449FE">
              <w:rPr>
                <w:i/>
              </w:rPr>
              <w:t xml:space="preserve"> insert exam hoặc update exam</w:t>
            </w:r>
          </w:hyperlink>
          <w:hyperlink w:anchor="_2afmg28">
            <w:r w:rsidR="003449FE">
              <w:tab/>
              <w:t>36</w:t>
            </w:r>
          </w:hyperlink>
        </w:p>
        <w:p w14:paraId="280A8B41" w14:textId="371FB109" w:rsidR="003C592B" w:rsidRDefault="00BF1A0D">
          <w:hyperlink w:anchor="_39kk8xu">
            <w:r w:rsidR="003449FE">
              <w:rPr>
                <w:i/>
              </w:rPr>
              <w:t>Hình 12: Biểu đồ trình tự</w:t>
            </w:r>
            <w:r w:rsidR="00597E05">
              <w:rPr>
                <w:i/>
              </w:rPr>
              <w:t xml:space="preserve"> cho use case</w:t>
            </w:r>
            <w:r w:rsidR="003449FE">
              <w:rPr>
                <w:i/>
              </w:rPr>
              <w:t xml:space="preserve"> change status exam</w:t>
            </w:r>
          </w:hyperlink>
          <w:hyperlink w:anchor="_39kk8xu">
            <w:r w:rsidR="003449FE">
              <w:tab/>
              <w:t>37</w:t>
            </w:r>
          </w:hyperlink>
          <w:hyperlink w:anchor="_1opuj5n"/>
        </w:p>
        <w:p w14:paraId="280A8B56" w14:textId="125015F5" w:rsidR="003C592B" w:rsidRDefault="003449FE">
          <w:r>
            <w:fldChar w:fldCharType="end"/>
          </w:r>
        </w:p>
      </w:sdtContent>
    </w:sdt>
    <w:p w14:paraId="280A8B57" w14:textId="77777777" w:rsidR="003C592B" w:rsidRDefault="003449FE">
      <w:pPr>
        <w:rPr>
          <w:sz w:val="38"/>
          <w:szCs w:val="38"/>
        </w:rPr>
      </w:pPr>
      <w:proofErr w:type="spellStart"/>
      <w:r>
        <w:rPr>
          <w:sz w:val="38"/>
          <w:szCs w:val="38"/>
        </w:rPr>
        <w:t>Danh</w:t>
      </w:r>
      <w:proofErr w:type="spellEnd"/>
      <w:r>
        <w:rPr>
          <w:sz w:val="38"/>
          <w:szCs w:val="38"/>
        </w:rPr>
        <w:t xml:space="preserve"> </w:t>
      </w:r>
      <w:proofErr w:type="spellStart"/>
      <w:r>
        <w:rPr>
          <w:sz w:val="38"/>
          <w:szCs w:val="38"/>
        </w:rPr>
        <w:t>mục</w:t>
      </w:r>
      <w:proofErr w:type="spellEnd"/>
      <w:r>
        <w:rPr>
          <w:sz w:val="38"/>
          <w:szCs w:val="38"/>
        </w:rPr>
        <w:t xml:space="preserve"> </w:t>
      </w:r>
      <w:proofErr w:type="spellStart"/>
      <w:r>
        <w:rPr>
          <w:sz w:val="38"/>
          <w:szCs w:val="38"/>
        </w:rPr>
        <w:t>bảng</w:t>
      </w:r>
      <w:proofErr w:type="spellEnd"/>
    </w:p>
    <w:p w14:paraId="280A8B58" w14:textId="77777777" w:rsidR="003C592B" w:rsidRDefault="003C592B"/>
    <w:sdt>
      <w:sdtPr>
        <w:id w:val="404271193"/>
        <w:docPartObj>
          <w:docPartGallery w:val="Table of Contents"/>
          <w:docPartUnique/>
        </w:docPartObj>
      </w:sdtPr>
      <w:sdtContent>
        <w:p w14:paraId="280A8B5D" w14:textId="5F62994B" w:rsidR="003C592B" w:rsidRDefault="003449FE" w:rsidP="00983C1A">
          <w:r>
            <w:fldChar w:fldCharType="begin"/>
          </w:r>
          <w:r>
            <w:instrText xml:space="preserve"> TOC \h \u \z </w:instrText>
          </w:r>
          <w:r>
            <w:fldChar w:fldCharType="separate"/>
          </w:r>
        </w:p>
        <w:p w14:paraId="280A8B89" w14:textId="2BE389B6" w:rsidR="003C592B" w:rsidRDefault="003449FE">
          <w:pPr>
            <w:rPr>
              <w:sz w:val="22"/>
              <w:szCs w:val="22"/>
            </w:rPr>
          </w:pPr>
          <w:r>
            <w:fldChar w:fldCharType="end"/>
          </w:r>
        </w:p>
      </w:sdtContent>
    </w:sdt>
    <w:p w14:paraId="280A8B8A" w14:textId="77777777" w:rsidR="003C592B" w:rsidRDefault="003449FE">
      <w:r>
        <w:tab/>
      </w:r>
      <w:r>
        <w:tab/>
      </w:r>
    </w:p>
    <w:p w14:paraId="280A8B8B" w14:textId="77777777" w:rsidR="003C592B" w:rsidRDefault="003449FE">
      <w:r>
        <w:tab/>
      </w:r>
    </w:p>
    <w:p w14:paraId="280A8B8C" w14:textId="77777777" w:rsidR="003C592B" w:rsidRDefault="003C592B">
      <w:pPr>
        <w:rPr>
          <w:b/>
        </w:rPr>
      </w:pPr>
      <w:bookmarkStart w:id="1067" w:name="_tyjcwt" w:colFirst="0" w:colLast="0"/>
      <w:bookmarkEnd w:id="1067"/>
    </w:p>
    <w:p w14:paraId="280A8B8D" w14:textId="77777777" w:rsidR="003C592B" w:rsidRDefault="003449FE">
      <w:pPr>
        <w:rPr>
          <w:rFonts w:ascii="Cambria" w:eastAsia="Cambria" w:hAnsi="Cambria" w:cs="Cambria"/>
          <w:sz w:val="56"/>
          <w:szCs w:val="56"/>
        </w:rPr>
      </w:pPr>
      <w:r>
        <w:br w:type="page"/>
      </w:r>
    </w:p>
    <w:p w14:paraId="2B0F84DE" w14:textId="0840069A" w:rsidR="005859D8" w:rsidRDefault="005859D8" w:rsidP="005859D8">
      <w:pPr>
        <w:pStyle w:val="Heading1"/>
        <w:jc w:val="center"/>
      </w:pPr>
      <w:del w:id="1068" w:author="Nguyen Thanh Binh" w:date="2019-09-03T10:38:00Z">
        <w:r w:rsidDel="006659FA">
          <w:lastRenderedPageBreak/>
          <w:delText>CHƯƠNG 1</w:delText>
        </w:r>
        <w:r w:rsidR="00B8152D" w:rsidDel="006659FA">
          <w:delText xml:space="preserve"> </w:delText>
        </w:r>
      </w:del>
      <w:bookmarkStart w:id="1069" w:name="_Toc18584463"/>
      <w:proofErr w:type="spellStart"/>
      <w:r>
        <w:t>Đặt</w:t>
      </w:r>
      <w:proofErr w:type="spellEnd"/>
      <w:r>
        <w:t xml:space="preserve"> </w:t>
      </w:r>
      <w:proofErr w:type="spellStart"/>
      <w:r>
        <w:t>vấn</w:t>
      </w:r>
      <w:proofErr w:type="spellEnd"/>
      <w:r>
        <w:t xml:space="preserve"> </w:t>
      </w:r>
      <w:proofErr w:type="spellStart"/>
      <w:r>
        <w:t>đề</w:t>
      </w:r>
      <w:bookmarkEnd w:id="1069"/>
      <w:proofErr w:type="spellEnd"/>
    </w:p>
    <w:p w14:paraId="280A8B90" w14:textId="02ECCDE7" w:rsidR="003C592B" w:rsidRPr="0066737C" w:rsidRDefault="003449FE" w:rsidP="00B8152D">
      <w:pPr>
        <w:jc w:val="both"/>
        <w:rPr>
          <w:sz w:val="26"/>
          <w:szCs w:val="26"/>
        </w:rPr>
      </w:pPr>
      <w:proofErr w:type="spellStart"/>
      <w:r w:rsidRPr="0066737C">
        <w:rPr>
          <w:sz w:val="26"/>
          <w:szCs w:val="26"/>
        </w:rPr>
        <w:t>Trong</w:t>
      </w:r>
      <w:proofErr w:type="spellEnd"/>
      <w:r w:rsidRPr="0066737C">
        <w:rPr>
          <w:sz w:val="26"/>
          <w:szCs w:val="26"/>
        </w:rPr>
        <w:t xml:space="preserve"> </w:t>
      </w:r>
      <w:proofErr w:type="spellStart"/>
      <w:r w:rsidRPr="0066737C">
        <w:rPr>
          <w:sz w:val="26"/>
          <w:szCs w:val="26"/>
        </w:rPr>
        <w:t>những</w:t>
      </w:r>
      <w:proofErr w:type="spellEnd"/>
      <w:r w:rsidRPr="0066737C">
        <w:rPr>
          <w:sz w:val="26"/>
          <w:szCs w:val="26"/>
        </w:rPr>
        <w:t xml:space="preserve"> </w:t>
      </w:r>
      <w:proofErr w:type="spellStart"/>
      <w:r w:rsidRPr="0066737C">
        <w:rPr>
          <w:sz w:val="26"/>
          <w:szCs w:val="26"/>
        </w:rPr>
        <w:t>năm</w:t>
      </w:r>
      <w:proofErr w:type="spellEnd"/>
      <w:r w:rsidRPr="0066737C">
        <w:rPr>
          <w:sz w:val="26"/>
          <w:szCs w:val="26"/>
        </w:rPr>
        <w:t xml:space="preserve"> </w:t>
      </w:r>
      <w:proofErr w:type="spellStart"/>
      <w:r w:rsidRPr="0066737C">
        <w:rPr>
          <w:sz w:val="26"/>
          <w:szCs w:val="26"/>
        </w:rPr>
        <w:t>cuối</w:t>
      </w:r>
      <w:proofErr w:type="spellEnd"/>
      <w:r w:rsidRPr="0066737C">
        <w:rPr>
          <w:sz w:val="26"/>
          <w:szCs w:val="26"/>
        </w:rPr>
        <w:t xml:space="preserve"> </w:t>
      </w:r>
      <w:proofErr w:type="spellStart"/>
      <w:r w:rsidRPr="0066737C">
        <w:rPr>
          <w:sz w:val="26"/>
          <w:szCs w:val="26"/>
        </w:rPr>
        <w:t>thế</w:t>
      </w:r>
      <w:proofErr w:type="spellEnd"/>
      <w:r w:rsidRPr="0066737C">
        <w:rPr>
          <w:sz w:val="26"/>
          <w:szCs w:val="26"/>
        </w:rPr>
        <w:t xml:space="preserve"> </w:t>
      </w:r>
      <w:proofErr w:type="spellStart"/>
      <w:r w:rsidRPr="0066737C">
        <w:rPr>
          <w:sz w:val="26"/>
          <w:szCs w:val="26"/>
        </w:rPr>
        <w:t>kỷ</w:t>
      </w:r>
      <w:proofErr w:type="spellEnd"/>
      <w:r w:rsidRPr="0066737C">
        <w:rPr>
          <w:sz w:val="26"/>
          <w:szCs w:val="26"/>
        </w:rPr>
        <w:t xml:space="preserve"> 20, </w:t>
      </w:r>
      <w:proofErr w:type="spellStart"/>
      <w:r w:rsidRPr="0066737C">
        <w:rPr>
          <w:sz w:val="26"/>
          <w:szCs w:val="26"/>
        </w:rPr>
        <w:t>đầu</w:t>
      </w:r>
      <w:proofErr w:type="spellEnd"/>
      <w:r w:rsidRPr="0066737C">
        <w:rPr>
          <w:sz w:val="26"/>
          <w:szCs w:val="26"/>
        </w:rPr>
        <w:t xml:space="preserve"> </w:t>
      </w:r>
      <w:proofErr w:type="spellStart"/>
      <w:r w:rsidRPr="0066737C">
        <w:rPr>
          <w:sz w:val="26"/>
          <w:szCs w:val="26"/>
        </w:rPr>
        <w:t>thế</w:t>
      </w:r>
      <w:proofErr w:type="spellEnd"/>
      <w:r w:rsidRPr="0066737C">
        <w:rPr>
          <w:sz w:val="26"/>
          <w:szCs w:val="26"/>
        </w:rPr>
        <w:t xml:space="preserve"> </w:t>
      </w:r>
      <w:proofErr w:type="spellStart"/>
      <w:r w:rsidRPr="0066737C">
        <w:rPr>
          <w:sz w:val="26"/>
          <w:szCs w:val="26"/>
        </w:rPr>
        <w:t>kỷ</w:t>
      </w:r>
      <w:proofErr w:type="spellEnd"/>
      <w:r w:rsidRPr="0066737C">
        <w:rPr>
          <w:sz w:val="26"/>
          <w:szCs w:val="26"/>
        </w:rPr>
        <w:t xml:space="preserve"> 21, </w:t>
      </w:r>
      <w:proofErr w:type="spellStart"/>
      <w:r w:rsidRPr="0066737C">
        <w:rPr>
          <w:sz w:val="26"/>
          <w:szCs w:val="26"/>
        </w:rPr>
        <w:t>thế</w:t>
      </w:r>
      <w:proofErr w:type="spellEnd"/>
      <w:r w:rsidRPr="0066737C">
        <w:rPr>
          <w:sz w:val="26"/>
          <w:szCs w:val="26"/>
        </w:rPr>
        <w:t xml:space="preserve"> </w:t>
      </w:r>
      <w:proofErr w:type="spellStart"/>
      <w:r w:rsidRPr="0066737C">
        <w:rPr>
          <w:sz w:val="26"/>
          <w:szCs w:val="26"/>
        </w:rPr>
        <w:t>giới</w:t>
      </w:r>
      <w:proofErr w:type="spellEnd"/>
      <w:r w:rsidRPr="0066737C">
        <w:rPr>
          <w:sz w:val="26"/>
          <w:szCs w:val="26"/>
        </w:rPr>
        <w:t xml:space="preserve"> </w:t>
      </w:r>
      <w:proofErr w:type="spellStart"/>
      <w:r w:rsidRPr="0066737C">
        <w:rPr>
          <w:sz w:val="26"/>
          <w:szCs w:val="26"/>
        </w:rPr>
        <w:t>đã</w:t>
      </w:r>
      <w:proofErr w:type="spellEnd"/>
      <w:r w:rsidRPr="0066737C">
        <w:rPr>
          <w:sz w:val="26"/>
          <w:szCs w:val="26"/>
        </w:rPr>
        <w:t xml:space="preserve"> </w:t>
      </w:r>
      <w:proofErr w:type="spellStart"/>
      <w:r w:rsidRPr="0066737C">
        <w:rPr>
          <w:sz w:val="26"/>
          <w:szCs w:val="26"/>
        </w:rPr>
        <w:t>chứng</w:t>
      </w:r>
      <w:proofErr w:type="spellEnd"/>
      <w:r w:rsidRPr="0066737C">
        <w:rPr>
          <w:sz w:val="26"/>
          <w:szCs w:val="26"/>
        </w:rPr>
        <w:t xml:space="preserve"> </w:t>
      </w:r>
      <w:proofErr w:type="spellStart"/>
      <w:r w:rsidRPr="0066737C">
        <w:rPr>
          <w:sz w:val="26"/>
          <w:szCs w:val="26"/>
        </w:rPr>
        <w:t>kiến</w:t>
      </w:r>
      <w:proofErr w:type="spellEnd"/>
      <w:r w:rsidRPr="0066737C">
        <w:rPr>
          <w:sz w:val="26"/>
          <w:szCs w:val="26"/>
        </w:rPr>
        <w:t xml:space="preserve"> </w:t>
      </w:r>
      <w:proofErr w:type="spellStart"/>
      <w:r w:rsidRPr="0066737C">
        <w:rPr>
          <w:sz w:val="26"/>
          <w:szCs w:val="26"/>
        </w:rPr>
        <w:t>sự</w:t>
      </w:r>
      <w:proofErr w:type="spellEnd"/>
      <w:r w:rsidRPr="0066737C">
        <w:rPr>
          <w:sz w:val="26"/>
          <w:szCs w:val="26"/>
        </w:rPr>
        <w:t xml:space="preserve"> </w:t>
      </w:r>
      <w:proofErr w:type="spellStart"/>
      <w:r w:rsidRPr="0066737C">
        <w:rPr>
          <w:sz w:val="26"/>
          <w:szCs w:val="26"/>
        </w:rPr>
        <w:t>phát</w:t>
      </w:r>
      <w:proofErr w:type="spellEnd"/>
      <w:r w:rsidRPr="0066737C">
        <w:rPr>
          <w:sz w:val="26"/>
          <w:szCs w:val="26"/>
        </w:rPr>
        <w:t xml:space="preserve"> </w:t>
      </w:r>
      <w:proofErr w:type="spellStart"/>
      <w:r w:rsidRPr="0066737C">
        <w:rPr>
          <w:sz w:val="26"/>
          <w:szCs w:val="26"/>
        </w:rPr>
        <w:t>triển</w:t>
      </w:r>
      <w:proofErr w:type="spellEnd"/>
      <w:r w:rsidRPr="0066737C">
        <w:rPr>
          <w:sz w:val="26"/>
          <w:szCs w:val="26"/>
        </w:rPr>
        <w:t xml:space="preserve"> </w:t>
      </w:r>
      <w:proofErr w:type="spellStart"/>
      <w:r w:rsidRPr="0066737C">
        <w:rPr>
          <w:sz w:val="26"/>
          <w:szCs w:val="26"/>
        </w:rPr>
        <w:t>mạnh</w:t>
      </w:r>
      <w:proofErr w:type="spellEnd"/>
      <w:r w:rsidRPr="0066737C">
        <w:rPr>
          <w:sz w:val="26"/>
          <w:szCs w:val="26"/>
        </w:rPr>
        <w:t xml:space="preserve"> </w:t>
      </w:r>
      <w:proofErr w:type="spellStart"/>
      <w:r w:rsidRPr="0066737C">
        <w:rPr>
          <w:sz w:val="26"/>
          <w:szCs w:val="26"/>
        </w:rPr>
        <w:t>mẽ</w:t>
      </w:r>
      <w:proofErr w:type="spellEnd"/>
      <w:r w:rsidRPr="0066737C">
        <w:rPr>
          <w:sz w:val="26"/>
          <w:szCs w:val="26"/>
        </w:rPr>
        <w:t xml:space="preserve"> </w:t>
      </w:r>
      <w:proofErr w:type="spellStart"/>
      <w:r w:rsidRPr="0066737C">
        <w:rPr>
          <w:sz w:val="26"/>
          <w:szCs w:val="26"/>
        </w:rPr>
        <w:t>chưa</w:t>
      </w:r>
      <w:proofErr w:type="spellEnd"/>
      <w:r w:rsidRPr="0066737C">
        <w:rPr>
          <w:sz w:val="26"/>
          <w:szCs w:val="26"/>
        </w:rPr>
        <w:t xml:space="preserve"> </w:t>
      </w:r>
      <w:proofErr w:type="spellStart"/>
      <w:r w:rsidRPr="0066737C">
        <w:rPr>
          <w:sz w:val="26"/>
          <w:szCs w:val="26"/>
        </w:rPr>
        <w:t>từng</w:t>
      </w:r>
      <w:proofErr w:type="spellEnd"/>
      <w:r w:rsidRPr="0066737C">
        <w:rPr>
          <w:sz w:val="26"/>
          <w:szCs w:val="26"/>
        </w:rPr>
        <w:t xml:space="preserve"> </w:t>
      </w:r>
      <w:proofErr w:type="spellStart"/>
      <w:r w:rsidRPr="0066737C">
        <w:rPr>
          <w:sz w:val="26"/>
          <w:szCs w:val="26"/>
        </w:rPr>
        <w:t>có</w:t>
      </w:r>
      <w:proofErr w:type="spellEnd"/>
      <w:r w:rsidRPr="0066737C">
        <w:rPr>
          <w:sz w:val="26"/>
          <w:szCs w:val="26"/>
        </w:rPr>
        <w:t xml:space="preserve"> </w:t>
      </w:r>
      <w:proofErr w:type="spellStart"/>
      <w:r w:rsidRPr="0066737C">
        <w:rPr>
          <w:sz w:val="26"/>
          <w:szCs w:val="26"/>
        </w:rPr>
        <w:t>của</w:t>
      </w:r>
      <w:proofErr w:type="spellEnd"/>
      <w:r w:rsidRPr="0066737C">
        <w:rPr>
          <w:sz w:val="26"/>
          <w:szCs w:val="26"/>
        </w:rPr>
        <w:t xml:space="preserve"> khoa </w:t>
      </w:r>
      <w:proofErr w:type="spellStart"/>
      <w:r w:rsidRPr="0066737C">
        <w:rPr>
          <w:sz w:val="26"/>
          <w:szCs w:val="26"/>
        </w:rPr>
        <w:t>học</w:t>
      </w:r>
      <w:proofErr w:type="spellEnd"/>
      <w:r w:rsidRPr="0066737C">
        <w:rPr>
          <w:sz w:val="26"/>
          <w:szCs w:val="26"/>
        </w:rPr>
        <w:t xml:space="preserve"> </w:t>
      </w:r>
      <w:proofErr w:type="spellStart"/>
      <w:r w:rsidRPr="0066737C">
        <w:rPr>
          <w:sz w:val="26"/>
          <w:szCs w:val="26"/>
        </w:rPr>
        <w:t>kỹ</w:t>
      </w:r>
      <w:proofErr w:type="spellEnd"/>
      <w:r w:rsidRPr="0066737C">
        <w:rPr>
          <w:sz w:val="26"/>
          <w:szCs w:val="26"/>
        </w:rPr>
        <w:t xml:space="preserve"> </w:t>
      </w:r>
      <w:proofErr w:type="spellStart"/>
      <w:r w:rsidRPr="0066737C">
        <w:rPr>
          <w:sz w:val="26"/>
          <w:szCs w:val="26"/>
        </w:rPr>
        <w:t>thuật</w:t>
      </w:r>
      <w:proofErr w:type="spellEnd"/>
      <w:r w:rsidRPr="0066737C">
        <w:rPr>
          <w:sz w:val="26"/>
          <w:szCs w:val="26"/>
        </w:rPr>
        <w:t xml:space="preserve"> </w:t>
      </w:r>
      <w:proofErr w:type="spellStart"/>
      <w:r w:rsidRPr="0066737C">
        <w:rPr>
          <w:sz w:val="26"/>
          <w:szCs w:val="26"/>
        </w:rPr>
        <w:t>đặc</w:t>
      </w:r>
      <w:proofErr w:type="spellEnd"/>
      <w:r w:rsidRPr="0066737C">
        <w:rPr>
          <w:sz w:val="26"/>
          <w:szCs w:val="26"/>
        </w:rPr>
        <w:t xml:space="preserve"> </w:t>
      </w:r>
      <w:proofErr w:type="spellStart"/>
      <w:r w:rsidRPr="0066737C">
        <w:rPr>
          <w:sz w:val="26"/>
          <w:szCs w:val="26"/>
        </w:rPr>
        <w:t>biệt</w:t>
      </w:r>
      <w:proofErr w:type="spellEnd"/>
      <w:r w:rsidRPr="0066737C">
        <w:rPr>
          <w:sz w:val="26"/>
          <w:szCs w:val="26"/>
        </w:rPr>
        <w:t xml:space="preserve"> </w:t>
      </w:r>
      <w:proofErr w:type="spellStart"/>
      <w:r w:rsidRPr="0066737C">
        <w:rPr>
          <w:sz w:val="26"/>
          <w:szCs w:val="26"/>
        </w:rPr>
        <w:t>là</w:t>
      </w:r>
      <w:proofErr w:type="spellEnd"/>
      <w:r w:rsidRPr="0066737C">
        <w:rPr>
          <w:sz w:val="26"/>
          <w:szCs w:val="26"/>
        </w:rPr>
        <w:t xml:space="preserve"> </w:t>
      </w:r>
      <w:proofErr w:type="spellStart"/>
      <w:r w:rsidRPr="0066737C">
        <w:rPr>
          <w:sz w:val="26"/>
          <w:szCs w:val="26"/>
        </w:rPr>
        <w:t>trong</w:t>
      </w:r>
      <w:proofErr w:type="spellEnd"/>
      <w:r w:rsidRPr="0066737C">
        <w:rPr>
          <w:sz w:val="26"/>
          <w:szCs w:val="26"/>
        </w:rPr>
        <w:t xml:space="preserve"> </w:t>
      </w:r>
      <w:proofErr w:type="spellStart"/>
      <w:r w:rsidRPr="0066737C">
        <w:rPr>
          <w:sz w:val="26"/>
          <w:szCs w:val="26"/>
        </w:rPr>
        <w:t>lĩnh</w:t>
      </w:r>
      <w:proofErr w:type="spellEnd"/>
      <w:r w:rsidRPr="0066737C">
        <w:rPr>
          <w:sz w:val="26"/>
          <w:szCs w:val="26"/>
        </w:rPr>
        <w:t xml:space="preserve"> </w:t>
      </w:r>
      <w:proofErr w:type="spellStart"/>
      <w:r w:rsidRPr="0066737C">
        <w:rPr>
          <w:sz w:val="26"/>
          <w:szCs w:val="26"/>
        </w:rPr>
        <w:t>vực</w:t>
      </w:r>
      <w:proofErr w:type="spellEnd"/>
      <w:r w:rsidRPr="0066737C">
        <w:rPr>
          <w:sz w:val="26"/>
          <w:szCs w:val="26"/>
        </w:rPr>
        <w:t xml:space="preserve"> </w:t>
      </w:r>
      <w:proofErr w:type="spellStart"/>
      <w:r w:rsidRPr="0066737C">
        <w:rPr>
          <w:sz w:val="26"/>
          <w:szCs w:val="26"/>
        </w:rPr>
        <w:t>máy</w:t>
      </w:r>
      <w:proofErr w:type="spellEnd"/>
      <w:r w:rsidRPr="0066737C">
        <w:rPr>
          <w:sz w:val="26"/>
          <w:szCs w:val="26"/>
        </w:rPr>
        <w:t xml:space="preserve"> </w:t>
      </w:r>
      <w:proofErr w:type="spellStart"/>
      <w:r w:rsidRPr="0066737C">
        <w:rPr>
          <w:sz w:val="26"/>
          <w:szCs w:val="26"/>
        </w:rPr>
        <w:t>tính</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truyền</w:t>
      </w:r>
      <w:proofErr w:type="spellEnd"/>
      <w:r w:rsidRPr="0066737C">
        <w:rPr>
          <w:sz w:val="26"/>
          <w:szCs w:val="26"/>
        </w:rPr>
        <w:t xml:space="preserve"> </w:t>
      </w:r>
      <w:proofErr w:type="spellStart"/>
      <w:r w:rsidRPr="0066737C">
        <w:rPr>
          <w:sz w:val="26"/>
          <w:szCs w:val="26"/>
        </w:rPr>
        <w:t>thông</w:t>
      </w:r>
      <w:proofErr w:type="spellEnd"/>
      <w:r w:rsidRPr="0066737C">
        <w:rPr>
          <w:sz w:val="26"/>
          <w:szCs w:val="26"/>
        </w:rPr>
        <w:t xml:space="preserve"> </w:t>
      </w:r>
      <w:proofErr w:type="spellStart"/>
      <w:r w:rsidRPr="0066737C">
        <w:rPr>
          <w:sz w:val="26"/>
          <w:szCs w:val="26"/>
        </w:rPr>
        <w:t>với</w:t>
      </w:r>
      <w:proofErr w:type="spellEnd"/>
      <w:r w:rsidRPr="0066737C">
        <w:rPr>
          <w:sz w:val="26"/>
          <w:szCs w:val="26"/>
        </w:rPr>
        <w:t xml:space="preserve"> </w:t>
      </w:r>
      <w:proofErr w:type="spellStart"/>
      <w:r w:rsidRPr="0066737C">
        <w:rPr>
          <w:sz w:val="26"/>
          <w:szCs w:val="26"/>
        </w:rPr>
        <w:t>việc</w:t>
      </w:r>
      <w:proofErr w:type="spellEnd"/>
      <w:r w:rsidRPr="0066737C">
        <w:rPr>
          <w:sz w:val="26"/>
          <w:szCs w:val="26"/>
        </w:rPr>
        <w:t xml:space="preserve"> </w:t>
      </w:r>
      <w:proofErr w:type="spellStart"/>
      <w:r w:rsidRPr="0066737C">
        <w:rPr>
          <w:sz w:val="26"/>
          <w:szCs w:val="26"/>
        </w:rPr>
        <w:t>phổ</w:t>
      </w:r>
      <w:proofErr w:type="spellEnd"/>
      <w:r w:rsidRPr="0066737C">
        <w:rPr>
          <w:sz w:val="26"/>
          <w:szCs w:val="26"/>
        </w:rPr>
        <w:t xml:space="preserve"> </w:t>
      </w:r>
      <w:proofErr w:type="spellStart"/>
      <w:r w:rsidRPr="0066737C">
        <w:rPr>
          <w:sz w:val="26"/>
          <w:szCs w:val="26"/>
        </w:rPr>
        <w:t>biến</w:t>
      </w:r>
      <w:proofErr w:type="spellEnd"/>
      <w:r w:rsidRPr="0066737C">
        <w:rPr>
          <w:sz w:val="26"/>
          <w:szCs w:val="26"/>
        </w:rPr>
        <w:t xml:space="preserve"> </w:t>
      </w:r>
      <w:proofErr w:type="spellStart"/>
      <w:r w:rsidRPr="0066737C">
        <w:rPr>
          <w:sz w:val="26"/>
          <w:szCs w:val="26"/>
        </w:rPr>
        <w:t>của</w:t>
      </w:r>
      <w:proofErr w:type="spellEnd"/>
      <w:r w:rsidRPr="0066737C">
        <w:rPr>
          <w:sz w:val="26"/>
          <w:szCs w:val="26"/>
        </w:rPr>
        <w:t xml:space="preserve"> </w:t>
      </w:r>
      <w:proofErr w:type="spellStart"/>
      <w:r w:rsidRPr="0066737C">
        <w:rPr>
          <w:sz w:val="26"/>
          <w:szCs w:val="26"/>
        </w:rPr>
        <w:t>máy</w:t>
      </w:r>
      <w:proofErr w:type="spellEnd"/>
      <w:r w:rsidRPr="0066737C">
        <w:rPr>
          <w:sz w:val="26"/>
          <w:szCs w:val="26"/>
        </w:rPr>
        <w:t xml:space="preserve"> </w:t>
      </w:r>
      <w:proofErr w:type="spellStart"/>
      <w:r w:rsidRPr="0066737C">
        <w:rPr>
          <w:sz w:val="26"/>
          <w:szCs w:val="26"/>
        </w:rPr>
        <w:t>tính</w:t>
      </w:r>
      <w:proofErr w:type="spellEnd"/>
      <w:r w:rsidRPr="0066737C">
        <w:rPr>
          <w:sz w:val="26"/>
          <w:szCs w:val="26"/>
        </w:rPr>
        <w:t xml:space="preserve"> </w:t>
      </w:r>
      <w:proofErr w:type="spellStart"/>
      <w:r w:rsidRPr="0066737C">
        <w:rPr>
          <w:sz w:val="26"/>
          <w:szCs w:val="26"/>
        </w:rPr>
        <w:t>cá</w:t>
      </w:r>
      <w:proofErr w:type="spellEnd"/>
      <w:r w:rsidRPr="0066737C">
        <w:rPr>
          <w:sz w:val="26"/>
          <w:szCs w:val="26"/>
        </w:rPr>
        <w:t xml:space="preserve"> </w:t>
      </w:r>
      <w:proofErr w:type="spellStart"/>
      <w:r w:rsidRPr="0066737C">
        <w:rPr>
          <w:sz w:val="26"/>
          <w:szCs w:val="26"/>
        </w:rPr>
        <w:t>nhân</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sự</w:t>
      </w:r>
      <w:proofErr w:type="spellEnd"/>
      <w:r w:rsidRPr="0066737C">
        <w:rPr>
          <w:sz w:val="26"/>
          <w:szCs w:val="26"/>
        </w:rPr>
        <w:t xml:space="preserve"> </w:t>
      </w:r>
      <w:proofErr w:type="spellStart"/>
      <w:r w:rsidRPr="0066737C">
        <w:rPr>
          <w:sz w:val="26"/>
          <w:szCs w:val="26"/>
        </w:rPr>
        <w:t>xuất</w:t>
      </w:r>
      <w:proofErr w:type="spellEnd"/>
      <w:r w:rsidRPr="0066737C">
        <w:rPr>
          <w:sz w:val="26"/>
          <w:szCs w:val="26"/>
        </w:rPr>
        <w:t xml:space="preserve"> </w:t>
      </w:r>
      <w:proofErr w:type="spellStart"/>
      <w:r w:rsidRPr="0066737C">
        <w:rPr>
          <w:sz w:val="26"/>
          <w:szCs w:val="26"/>
        </w:rPr>
        <w:t>hiện</w:t>
      </w:r>
      <w:proofErr w:type="spellEnd"/>
      <w:r w:rsidRPr="0066737C">
        <w:rPr>
          <w:sz w:val="26"/>
          <w:szCs w:val="26"/>
        </w:rPr>
        <w:t xml:space="preserve"> </w:t>
      </w:r>
      <w:proofErr w:type="spellStart"/>
      <w:r w:rsidRPr="0066737C">
        <w:rPr>
          <w:sz w:val="26"/>
          <w:szCs w:val="26"/>
        </w:rPr>
        <w:t>của</w:t>
      </w:r>
      <w:proofErr w:type="spellEnd"/>
      <w:r w:rsidRPr="0066737C">
        <w:rPr>
          <w:sz w:val="26"/>
          <w:szCs w:val="26"/>
        </w:rPr>
        <w:t xml:space="preserve"> </w:t>
      </w:r>
      <w:proofErr w:type="spellStart"/>
      <w:r w:rsidRPr="0066737C">
        <w:rPr>
          <w:sz w:val="26"/>
          <w:szCs w:val="26"/>
        </w:rPr>
        <w:t>mạng</w:t>
      </w:r>
      <w:proofErr w:type="spellEnd"/>
      <w:r w:rsidRPr="0066737C">
        <w:rPr>
          <w:sz w:val="26"/>
          <w:szCs w:val="26"/>
        </w:rPr>
        <w:t xml:space="preserve"> </w:t>
      </w:r>
      <w:proofErr w:type="spellStart"/>
      <w:r w:rsidRPr="0066737C">
        <w:rPr>
          <w:sz w:val="26"/>
          <w:szCs w:val="26"/>
        </w:rPr>
        <w:t>máy</w:t>
      </w:r>
      <w:proofErr w:type="spellEnd"/>
      <w:r w:rsidRPr="0066737C">
        <w:rPr>
          <w:sz w:val="26"/>
          <w:szCs w:val="26"/>
        </w:rPr>
        <w:t xml:space="preserve"> </w:t>
      </w:r>
      <w:proofErr w:type="spellStart"/>
      <w:r w:rsidRPr="0066737C">
        <w:rPr>
          <w:sz w:val="26"/>
          <w:szCs w:val="26"/>
        </w:rPr>
        <w:t>tính</w:t>
      </w:r>
      <w:proofErr w:type="spellEnd"/>
      <w:r w:rsidRPr="0066737C">
        <w:rPr>
          <w:sz w:val="26"/>
          <w:szCs w:val="26"/>
        </w:rPr>
        <w:t xml:space="preserve"> </w:t>
      </w:r>
      <w:proofErr w:type="spellStart"/>
      <w:r w:rsidRPr="0066737C">
        <w:rPr>
          <w:sz w:val="26"/>
          <w:szCs w:val="26"/>
        </w:rPr>
        <w:t>toàn</w:t>
      </w:r>
      <w:proofErr w:type="spellEnd"/>
      <w:r w:rsidRPr="0066737C">
        <w:rPr>
          <w:sz w:val="26"/>
          <w:szCs w:val="26"/>
        </w:rPr>
        <w:t xml:space="preserve"> </w:t>
      </w:r>
      <w:proofErr w:type="spellStart"/>
      <w:r w:rsidRPr="0066737C">
        <w:rPr>
          <w:sz w:val="26"/>
          <w:szCs w:val="26"/>
        </w:rPr>
        <w:t>cầu</w:t>
      </w:r>
      <w:proofErr w:type="spellEnd"/>
      <w:r w:rsidRPr="0066737C">
        <w:rPr>
          <w:sz w:val="26"/>
          <w:szCs w:val="26"/>
        </w:rPr>
        <w:t xml:space="preserve"> Internet, </w:t>
      </w:r>
      <w:proofErr w:type="spellStart"/>
      <w:r w:rsidRPr="0066737C">
        <w:rPr>
          <w:sz w:val="26"/>
          <w:szCs w:val="26"/>
        </w:rPr>
        <w:t>đã</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đang</w:t>
      </w:r>
      <w:proofErr w:type="spellEnd"/>
      <w:r w:rsidRPr="0066737C">
        <w:rPr>
          <w:sz w:val="26"/>
          <w:szCs w:val="26"/>
        </w:rPr>
        <w:t xml:space="preserve"> </w:t>
      </w:r>
      <w:proofErr w:type="spellStart"/>
      <w:r w:rsidRPr="0066737C">
        <w:rPr>
          <w:sz w:val="26"/>
          <w:szCs w:val="26"/>
        </w:rPr>
        <w:t>mang</w:t>
      </w:r>
      <w:proofErr w:type="spellEnd"/>
      <w:r w:rsidRPr="0066737C">
        <w:rPr>
          <w:sz w:val="26"/>
          <w:szCs w:val="26"/>
        </w:rPr>
        <w:t xml:space="preserve"> </w:t>
      </w:r>
      <w:proofErr w:type="spellStart"/>
      <w:r w:rsidRPr="0066737C">
        <w:rPr>
          <w:sz w:val="26"/>
          <w:szCs w:val="26"/>
        </w:rPr>
        <w:t>lại</w:t>
      </w:r>
      <w:proofErr w:type="spellEnd"/>
      <w:r w:rsidRPr="0066737C">
        <w:rPr>
          <w:sz w:val="26"/>
          <w:szCs w:val="26"/>
        </w:rPr>
        <w:t xml:space="preserve"> </w:t>
      </w:r>
      <w:proofErr w:type="spellStart"/>
      <w:r w:rsidRPr="0066737C">
        <w:rPr>
          <w:sz w:val="26"/>
          <w:szCs w:val="26"/>
        </w:rPr>
        <w:t>cho</w:t>
      </w:r>
      <w:proofErr w:type="spellEnd"/>
      <w:r w:rsidRPr="0066737C">
        <w:rPr>
          <w:sz w:val="26"/>
          <w:szCs w:val="26"/>
        </w:rPr>
        <w:t xml:space="preserve"> con </w:t>
      </w:r>
      <w:proofErr w:type="spellStart"/>
      <w:r w:rsidRPr="0066737C">
        <w:rPr>
          <w:sz w:val="26"/>
          <w:szCs w:val="26"/>
        </w:rPr>
        <w:t>người</w:t>
      </w:r>
      <w:proofErr w:type="spellEnd"/>
      <w:r w:rsidRPr="0066737C">
        <w:rPr>
          <w:sz w:val="26"/>
          <w:szCs w:val="26"/>
        </w:rPr>
        <w:t xml:space="preserve"> </w:t>
      </w:r>
      <w:proofErr w:type="spellStart"/>
      <w:r w:rsidRPr="0066737C">
        <w:rPr>
          <w:sz w:val="26"/>
          <w:szCs w:val="26"/>
        </w:rPr>
        <w:t>những</w:t>
      </w:r>
      <w:proofErr w:type="spellEnd"/>
      <w:r w:rsidRPr="0066737C">
        <w:rPr>
          <w:sz w:val="26"/>
          <w:szCs w:val="26"/>
        </w:rPr>
        <w:t xml:space="preserve"> </w:t>
      </w:r>
      <w:proofErr w:type="spellStart"/>
      <w:r w:rsidRPr="0066737C">
        <w:rPr>
          <w:sz w:val="26"/>
          <w:szCs w:val="26"/>
        </w:rPr>
        <w:t>điều</w:t>
      </w:r>
      <w:proofErr w:type="spellEnd"/>
      <w:r w:rsidRPr="0066737C">
        <w:rPr>
          <w:sz w:val="26"/>
          <w:szCs w:val="26"/>
        </w:rPr>
        <w:t xml:space="preserve"> </w:t>
      </w:r>
      <w:proofErr w:type="spellStart"/>
      <w:r w:rsidRPr="0066737C">
        <w:rPr>
          <w:sz w:val="26"/>
          <w:szCs w:val="26"/>
        </w:rPr>
        <w:t>kiện</w:t>
      </w:r>
      <w:proofErr w:type="spellEnd"/>
      <w:r w:rsidRPr="0066737C">
        <w:rPr>
          <w:sz w:val="26"/>
          <w:szCs w:val="26"/>
        </w:rPr>
        <w:t xml:space="preserve"> </w:t>
      </w:r>
      <w:proofErr w:type="spellStart"/>
      <w:r w:rsidRPr="0066737C">
        <w:rPr>
          <w:sz w:val="26"/>
          <w:szCs w:val="26"/>
        </w:rPr>
        <w:t>tham</w:t>
      </w:r>
      <w:proofErr w:type="spellEnd"/>
      <w:r w:rsidRPr="0066737C">
        <w:rPr>
          <w:sz w:val="26"/>
          <w:szCs w:val="26"/>
        </w:rPr>
        <w:t xml:space="preserve"> </w:t>
      </w:r>
      <w:proofErr w:type="spellStart"/>
      <w:r w:rsidRPr="0066737C">
        <w:rPr>
          <w:sz w:val="26"/>
          <w:szCs w:val="26"/>
        </w:rPr>
        <w:t>gia</w:t>
      </w:r>
      <w:proofErr w:type="spellEnd"/>
      <w:r w:rsidRPr="0066737C">
        <w:rPr>
          <w:sz w:val="26"/>
          <w:szCs w:val="26"/>
        </w:rPr>
        <w:t xml:space="preserve"> </w:t>
      </w:r>
      <w:proofErr w:type="spellStart"/>
      <w:r w:rsidRPr="0066737C">
        <w:rPr>
          <w:sz w:val="26"/>
          <w:szCs w:val="26"/>
        </w:rPr>
        <w:t>vào</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xã</w:t>
      </w:r>
      <w:proofErr w:type="spellEnd"/>
      <w:r w:rsidRPr="0066737C">
        <w:rPr>
          <w:sz w:val="26"/>
          <w:szCs w:val="26"/>
        </w:rPr>
        <w:t xml:space="preserve"> </w:t>
      </w:r>
      <w:proofErr w:type="spellStart"/>
      <w:r w:rsidRPr="0066737C">
        <w:rPr>
          <w:sz w:val="26"/>
          <w:szCs w:val="26"/>
        </w:rPr>
        <w:t>hội</w:t>
      </w:r>
      <w:proofErr w:type="spellEnd"/>
      <w:r w:rsidRPr="0066737C">
        <w:rPr>
          <w:sz w:val="26"/>
          <w:szCs w:val="26"/>
        </w:rPr>
        <w:t xml:space="preserve"> </w:t>
      </w:r>
      <w:proofErr w:type="spellStart"/>
      <w:r w:rsidRPr="0066737C">
        <w:rPr>
          <w:sz w:val="26"/>
          <w:szCs w:val="26"/>
        </w:rPr>
        <w:t>mới</w:t>
      </w:r>
      <w:proofErr w:type="spellEnd"/>
      <w:r w:rsidRPr="0066737C">
        <w:rPr>
          <w:sz w:val="26"/>
          <w:szCs w:val="26"/>
        </w:rPr>
        <w:t xml:space="preserve"> </w:t>
      </w:r>
      <w:proofErr w:type="spellStart"/>
      <w:r w:rsidRPr="0066737C">
        <w:rPr>
          <w:sz w:val="26"/>
          <w:szCs w:val="26"/>
        </w:rPr>
        <w:t>đa</w:t>
      </w:r>
      <w:proofErr w:type="spellEnd"/>
      <w:r w:rsidRPr="0066737C">
        <w:rPr>
          <w:sz w:val="26"/>
          <w:szCs w:val="26"/>
        </w:rPr>
        <w:t xml:space="preserve"> </w:t>
      </w:r>
      <w:proofErr w:type="spellStart"/>
      <w:r w:rsidRPr="0066737C">
        <w:rPr>
          <w:sz w:val="26"/>
          <w:szCs w:val="26"/>
        </w:rPr>
        <w:t>dạng</w:t>
      </w:r>
      <w:proofErr w:type="spellEnd"/>
      <w:r w:rsidRPr="0066737C">
        <w:rPr>
          <w:sz w:val="26"/>
          <w:szCs w:val="26"/>
        </w:rPr>
        <w:t xml:space="preserve"> </w:t>
      </w:r>
      <w:proofErr w:type="spellStart"/>
      <w:r w:rsidRPr="0066737C">
        <w:rPr>
          <w:sz w:val="26"/>
          <w:szCs w:val="26"/>
        </w:rPr>
        <w:t>về</w:t>
      </w:r>
      <w:proofErr w:type="spellEnd"/>
      <w:r w:rsidRPr="0066737C">
        <w:rPr>
          <w:sz w:val="26"/>
          <w:szCs w:val="26"/>
        </w:rPr>
        <w:t xml:space="preserve"> </w:t>
      </w:r>
      <w:proofErr w:type="spellStart"/>
      <w:r w:rsidRPr="0066737C">
        <w:rPr>
          <w:sz w:val="26"/>
          <w:szCs w:val="26"/>
        </w:rPr>
        <w:t>thông</w:t>
      </w:r>
      <w:proofErr w:type="spellEnd"/>
      <w:r w:rsidRPr="0066737C">
        <w:rPr>
          <w:sz w:val="26"/>
          <w:szCs w:val="26"/>
        </w:rPr>
        <w:t xml:space="preserve"> tin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không</w:t>
      </w:r>
      <w:proofErr w:type="spellEnd"/>
      <w:r w:rsidRPr="0066737C">
        <w:rPr>
          <w:sz w:val="26"/>
          <w:szCs w:val="26"/>
        </w:rPr>
        <w:t xml:space="preserve"> </w:t>
      </w:r>
      <w:proofErr w:type="spellStart"/>
      <w:r w:rsidRPr="0066737C">
        <w:rPr>
          <w:sz w:val="26"/>
          <w:szCs w:val="26"/>
        </w:rPr>
        <w:t>gian</w:t>
      </w:r>
      <w:proofErr w:type="spellEnd"/>
      <w:r w:rsidRPr="0066737C">
        <w:rPr>
          <w:sz w:val="26"/>
          <w:szCs w:val="26"/>
        </w:rPr>
        <w:t xml:space="preserve"> </w:t>
      </w:r>
      <w:proofErr w:type="spellStart"/>
      <w:r w:rsidRPr="0066737C">
        <w:rPr>
          <w:sz w:val="26"/>
          <w:szCs w:val="26"/>
        </w:rPr>
        <w:t>địa</w:t>
      </w:r>
      <w:proofErr w:type="spellEnd"/>
      <w:r w:rsidRPr="0066737C">
        <w:rPr>
          <w:sz w:val="26"/>
          <w:szCs w:val="26"/>
        </w:rPr>
        <w:t xml:space="preserve"> </w:t>
      </w:r>
      <w:proofErr w:type="spellStart"/>
      <w:r w:rsidRPr="0066737C">
        <w:rPr>
          <w:sz w:val="26"/>
          <w:szCs w:val="26"/>
        </w:rPr>
        <w:t>lý</w:t>
      </w:r>
      <w:proofErr w:type="spellEnd"/>
      <w:r w:rsidRPr="0066737C">
        <w:rPr>
          <w:sz w:val="26"/>
          <w:szCs w:val="26"/>
        </w:rPr>
        <w:t xml:space="preserve">. </w:t>
      </w:r>
      <w:proofErr w:type="spellStart"/>
      <w:r w:rsidRPr="0066737C">
        <w:rPr>
          <w:sz w:val="26"/>
          <w:szCs w:val="26"/>
        </w:rPr>
        <w:t>Những</w:t>
      </w:r>
      <w:proofErr w:type="spellEnd"/>
      <w:r w:rsidRPr="0066737C">
        <w:rPr>
          <w:sz w:val="26"/>
          <w:szCs w:val="26"/>
        </w:rPr>
        <w:t xml:space="preserve"> </w:t>
      </w:r>
      <w:proofErr w:type="spellStart"/>
      <w:r w:rsidRPr="0066737C">
        <w:rPr>
          <w:sz w:val="26"/>
          <w:szCs w:val="26"/>
        </w:rPr>
        <w:t>thành</w:t>
      </w:r>
      <w:proofErr w:type="spellEnd"/>
      <w:r w:rsidRPr="0066737C">
        <w:rPr>
          <w:sz w:val="26"/>
          <w:szCs w:val="26"/>
        </w:rPr>
        <w:t xml:space="preserve"> </w:t>
      </w:r>
      <w:proofErr w:type="spellStart"/>
      <w:r w:rsidRPr="0066737C">
        <w:rPr>
          <w:sz w:val="26"/>
          <w:szCs w:val="26"/>
        </w:rPr>
        <w:t>tựu</w:t>
      </w:r>
      <w:proofErr w:type="spellEnd"/>
      <w:r w:rsidRPr="0066737C">
        <w:rPr>
          <w:sz w:val="26"/>
          <w:szCs w:val="26"/>
        </w:rPr>
        <w:t xml:space="preserve"> </w:t>
      </w:r>
      <w:proofErr w:type="spellStart"/>
      <w:r w:rsidRPr="0066737C">
        <w:rPr>
          <w:sz w:val="26"/>
          <w:szCs w:val="26"/>
        </w:rPr>
        <w:t>này</w:t>
      </w:r>
      <w:proofErr w:type="spellEnd"/>
      <w:r w:rsidRPr="0066737C">
        <w:rPr>
          <w:sz w:val="26"/>
          <w:szCs w:val="26"/>
        </w:rPr>
        <w:t xml:space="preserve"> </w:t>
      </w:r>
      <w:proofErr w:type="spellStart"/>
      <w:r w:rsidRPr="0066737C">
        <w:rPr>
          <w:sz w:val="26"/>
          <w:szCs w:val="26"/>
        </w:rPr>
        <w:t>cũng</w:t>
      </w:r>
      <w:proofErr w:type="spellEnd"/>
      <w:r w:rsidRPr="0066737C">
        <w:rPr>
          <w:sz w:val="26"/>
          <w:szCs w:val="26"/>
        </w:rPr>
        <w:t xml:space="preserve"> </w:t>
      </w:r>
      <w:proofErr w:type="spellStart"/>
      <w:r w:rsidRPr="0066737C">
        <w:rPr>
          <w:sz w:val="26"/>
          <w:szCs w:val="26"/>
        </w:rPr>
        <w:t>mang</w:t>
      </w:r>
      <w:proofErr w:type="spellEnd"/>
      <w:r w:rsidRPr="0066737C">
        <w:rPr>
          <w:sz w:val="26"/>
          <w:szCs w:val="26"/>
        </w:rPr>
        <w:t xml:space="preserve"> </w:t>
      </w:r>
      <w:proofErr w:type="spellStart"/>
      <w:r w:rsidRPr="0066737C">
        <w:rPr>
          <w:sz w:val="26"/>
          <w:szCs w:val="26"/>
        </w:rPr>
        <w:t>lại</w:t>
      </w:r>
      <w:proofErr w:type="spellEnd"/>
      <w:r w:rsidRPr="0066737C">
        <w:rPr>
          <w:sz w:val="26"/>
          <w:szCs w:val="26"/>
        </w:rPr>
        <w:t xml:space="preserve"> </w:t>
      </w:r>
      <w:proofErr w:type="spellStart"/>
      <w:r w:rsidRPr="0066737C">
        <w:rPr>
          <w:sz w:val="26"/>
          <w:szCs w:val="26"/>
        </w:rPr>
        <w:t>cho</w:t>
      </w:r>
      <w:proofErr w:type="spellEnd"/>
      <w:r w:rsidRPr="0066737C">
        <w:rPr>
          <w:sz w:val="26"/>
          <w:szCs w:val="26"/>
        </w:rPr>
        <w:t xml:space="preserve"> con </w:t>
      </w:r>
      <w:proofErr w:type="spellStart"/>
      <w:r w:rsidRPr="0066737C">
        <w:rPr>
          <w:sz w:val="26"/>
          <w:szCs w:val="26"/>
        </w:rPr>
        <w:t>người</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môi</w:t>
      </w:r>
      <w:proofErr w:type="spellEnd"/>
      <w:r w:rsidRPr="0066737C">
        <w:rPr>
          <w:sz w:val="26"/>
          <w:szCs w:val="26"/>
        </w:rPr>
        <w:t xml:space="preserve"> </w:t>
      </w:r>
      <w:proofErr w:type="spellStart"/>
      <w:r w:rsidRPr="0066737C">
        <w:rPr>
          <w:sz w:val="26"/>
          <w:szCs w:val="26"/>
        </w:rPr>
        <w:t>trường</w:t>
      </w:r>
      <w:proofErr w:type="spellEnd"/>
      <w:r w:rsidRPr="0066737C">
        <w:rPr>
          <w:sz w:val="26"/>
          <w:szCs w:val="26"/>
        </w:rPr>
        <w:t xml:space="preserve"> </w:t>
      </w:r>
      <w:proofErr w:type="spellStart"/>
      <w:r w:rsidRPr="0066737C">
        <w:rPr>
          <w:sz w:val="26"/>
          <w:szCs w:val="26"/>
        </w:rPr>
        <w:t>học</w:t>
      </w:r>
      <w:proofErr w:type="spellEnd"/>
      <w:r w:rsidRPr="0066737C">
        <w:rPr>
          <w:sz w:val="26"/>
          <w:szCs w:val="26"/>
        </w:rPr>
        <w:t xml:space="preserve"> </w:t>
      </w:r>
      <w:proofErr w:type="spellStart"/>
      <w:r w:rsidRPr="0066737C">
        <w:rPr>
          <w:sz w:val="26"/>
          <w:szCs w:val="26"/>
        </w:rPr>
        <w:t>tập</w:t>
      </w:r>
      <w:proofErr w:type="spellEnd"/>
      <w:r w:rsidRPr="0066737C">
        <w:rPr>
          <w:sz w:val="26"/>
          <w:szCs w:val="26"/>
        </w:rPr>
        <w:t xml:space="preserve"> </w:t>
      </w:r>
      <w:proofErr w:type="spellStart"/>
      <w:r w:rsidRPr="0066737C">
        <w:rPr>
          <w:sz w:val="26"/>
          <w:szCs w:val="26"/>
        </w:rPr>
        <w:t>thuận</w:t>
      </w:r>
      <w:proofErr w:type="spellEnd"/>
      <w:r w:rsidRPr="0066737C">
        <w:rPr>
          <w:sz w:val="26"/>
          <w:szCs w:val="26"/>
        </w:rPr>
        <w:t xml:space="preserve"> </w:t>
      </w:r>
      <w:proofErr w:type="spellStart"/>
      <w:r w:rsidRPr="0066737C">
        <w:rPr>
          <w:sz w:val="26"/>
          <w:szCs w:val="26"/>
        </w:rPr>
        <w:t>lợi</w:t>
      </w:r>
      <w:proofErr w:type="spellEnd"/>
      <w:r w:rsidRPr="0066737C">
        <w:rPr>
          <w:sz w:val="26"/>
          <w:szCs w:val="26"/>
        </w:rPr>
        <w:t xml:space="preserve"> </w:t>
      </w:r>
      <w:proofErr w:type="spellStart"/>
      <w:r w:rsidRPr="0066737C">
        <w:rPr>
          <w:sz w:val="26"/>
          <w:szCs w:val="26"/>
        </w:rPr>
        <w:t>hơn</w:t>
      </w:r>
      <w:proofErr w:type="spellEnd"/>
      <w:r w:rsidRPr="0066737C">
        <w:rPr>
          <w:sz w:val="26"/>
          <w:szCs w:val="26"/>
        </w:rPr>
        <w:t xml:space="preserve"> bao </w:t>
      </w:r>
      <w:proofErr w:type="spellStart"/>
      <w:r w:rsidRPr="0066737C">
        <w:rPr>
          <w:sz w:val="26"/>
          <w:szCs w:val="26"/>
        </w:rPr>
        <w:t>giờ</w:t>
      </w:r>
      <w:proofErr w:type="spellEnd"/>
      <w:r w:rsidRPr="0066737C">
        <w:rPr>
          <w:sz w:val="26"/>
          <w:szCs w:val="26"/>
        </w:rPr>
        <w:t xml:space="preserve"> </w:t>
      </w:r>
      <w:proofErr w:type="spellStart"/>
      <w:r w:rsidRPr="0066737C">
        <w:rPr>
          <w:sz w:val="26"/>
          <w:szCs w:val="26"/>
        </w:rPr>
        <w:t>hế</w:t>
      </w:r>
      <w:r w:rsidR="00970A7F">
        <w:rPr>
          <w:sz w:val="26"/>
          <w:szCs w:val="26"/>
        </w:rPr>
        <w:t>t.Nhờ</w:t>
      </w:r>
      <w:proofErr w:type="spellEnd"/>
      <w:r w:rsidR="00970A7F">
        <w:rPr>
          <w:sz w:val="26"/>
          <w:szCs w:val="26"/>
        </w:rPr>
        <w:t xml:space="preserve"> </w:t>
      </w:r>
      <w:proofErr w:type="spellStart"/>
      <w:r w:rsidR="00970A7F">
        <w:rPr>
          <w:sz w:val="26"/>
          <w:szCs w:val="26"/>
        </w:rPr>
        <w:t>có</w:t>
      </w:r>
      <w:proofErr w:type="spellEnd"/>
      <w:r w:rsidR="00970A7F">
        <w:rPr>
          <w:sz w:val="26"/>
          <w:szCs w:val="26"/>
        </w:rPr>
        <w:t xml:space="preserve"> </w:t>
      </w:r>
      <w:proofErr w:type="spellStart"/>
      <w:r w:rsidR="00970A7F">
        <w:rPr>
          <w:sz w:val="26"/>
          <w:szCs w:val="26"/>
        </w:rPr>
        <w:t>sự</w:t>
      </w:r>
      <w:proofErr w:type="spellEnd"/>
      <w:r w:rsidR="00970A7F">
        <w:rPr>
          <w:sz w:val="26"/>
          <w:szCs w:val="26"/>
        </w:rPr>
        <w:t xml:space="preserve"> </w:t>
      </w:r>
      <w:proofErr w:type="spellStart"/>
      <w:r w:rsidR="00970A7F">
        <w:rPr>
          <w:sz w:val="26"/>
          <w:szCs w:val="26"/>
        </w:rPr>
        <w:t>phát</w:t>
      </w:r>
      <w:proofErr w:type="spellEnd"/>
      <w:r w:rsidR="00970A7F">
        <w:rPr>
          <w:sz w:val="26"/>
          <w:szCs w:val="26"/>
        </w:rPr>
        <w:t xml:space="preserve"> </w:t>
      </w:r>
      <w:proofErr w:type="spellStart"/>
      <w:r w:rsidR="00970A7F">
        <w:rPr>
          <w:sz w:val="26"/>
          <w:szCs w:val="26"/>
        </w:rPr>
        <w:t>triển</w:t>
      </w:r>
      <w:proofErr w:type="spellEnd"/>
      <w:r w:rsidR="00970A7F">
        <w:rPr>
          <w:sz w:val="26"/>
          <w:szCs w:val="26"/>
        </w:rPr>
        <w:t xml:space="preserve"> </w:t>
      </w:r>
      <w:proofErr w:type="spellStart"/>
      <w:r w:rsidR="00970A7F">
        <w:rPr>
          <w:sz w:val="26"/>
          <w:szCs w:val="26"/>
        </w:rPr>
        <w:t>của</w:t>
      </w:r>
      <w:proofErr w:type="spellEnd"/>
      <w:r w:rsidR="00970A7F">
        <w:rPr>
          <w:sz w:val="26"/>
          <w:szCs w:val="26"/>
        </w:rPr>
        <w:t xml:space="preserve"> khoa </w:t>
      </w:r>
      <w:proofErr w:type="spellStart"/>
      <w:r w:rsidR="00970A7F">
        <w:rPr>
          <w:sz w:val="26"/>
          <w:szCs w:val="26"/>
        </w:rPr>
        <w:t>học</w:t>
      </w:r>
      <w:proofErr w:type="spellEnd"/>
      <w:r w:rsidR="00970A7F">
        <w:rPr>
          <w:sz w:val="26"/>
          <w:szCs w:val="26"/>
        </w:rPr>
        <w:t xml:space="preserve"> </w:t>
      </w:r>
      <w:proofErr w:type="spellStart"/>
      <w:r w:rsidR="00970A7F">
        <w:rPr>
          <w:sz w:val="26"/>
          <w:szCs w:val="26"/>
        </w:rPr>
        <w:t>công</w:t>
      </w:r>
      <w:proofErr w:type="spellEnd"/>
      <w:r w:rsidR="00970A7F">
        <w:rPr>
          <w:sz w:val="26"/>
          <w:szCs w:val="26"/>
        </w:rPr>
        <w:t xml:space="preserve"> </w:t>
      </w:r>
      <w:proofErr w:type="spellStart"/>
      <w:r w:rsidR="00970A7F">
        <w:rPr>
          <w:sz w:val="26"/>
          <w:szCs w:val="26"/>
        </w:rPr>
        <w:t>nghệ</w:t>
      </w:r>
      <w:proofErr w:type="spellEnd"/>
      <w:r w:rsidR="00970A7F">
        <w:rPr>
          <w:sz w:val="26"/>
          <w:szCs w:val="26"/>
        </w:rPr>
        <w:t xml:space="preserve"> </w:t>
      </w:r>
      <w:proofErr w:type="spellStart"/>
      <w:r w:rsidR="00970A7F">
        <w:rPr>
          <w:sz w:val="26"/>
          <w:szCs w:val="26"/>
        </w:rPr>
        <w:t>như</w:t>
      </w:r>
      <w:proofErr w:type="spellEnd"/>
      <w:r w:rsidR="00970A7F">
        <w:rPr>
          <w:sz w:val="26"/>
          <w:szCs w:val="26"/>
        </w:rPr>
        <w:t xml:space="preserve"> </w:t>
      </w:r>
      <w:proofErr w:type="spellStart"/>
      <w:r w:rsidR="00970A7F">
        <w:rPr>
          <w:sz w:val="26"/>
          <w:szCs w:val="26"/>
        </w:rPr>
        <w:t>thế</w:t>
      </w:r>
      <w:proofErr w:type="spellEnd"/>
      <w:r w:rsidR="00970A7F">
        <w:rPr>
          <w:sz w:val="26"/>
          <w:szCs w:val="26"/>
        </w:rPr>
        <w:t xml:space="preserve"> </w:t>
      </w:r>
      <w:proofErr w:type="spellStart"/>
      <w:r w:rsidR="00970A7F">
        <w:rPr>
          <w:sz w:val="26"/>
          <w:szCs w:val="26"/>
        </w:rPr>
        <w:t>mà</w:t>
      </w:r>
      <w:proofErr w:type="spellEnd"/>
      <w:r w:rsidR="00970A7F">
        <w:rPr>
          <w:sz w:val="26"/>
          <w:szCs w:val="26"/>
        </w:rPr>
        <w:t xml:space="preserve"> </w:t>
      </w:r>
      <w:proofErr w:type="spellStart"/>
      <w:r w:rsidR="00970A7F">
        <w:rPr>
          <w:sz w:val="26"/>
          <w:szCs w:val="26"/>
        </w:rPr>
        <w:t>các</w:t>
      </w:r>
      <w:proofErr w:type="spellEnd"/>
      <w:r w:rsidR="00970A7F">
        <w:rPr>
          <w:sz w:val="26"/>
          <w:szCs w:val="26"/>
        </w:rPr>
        <w:t xml:space="preserve"> </w:t>
      </w:r>
      <w:proofErr w:type="spellStart"/>
      <w:r w:rsidR="00970A7F">
        <w:rPr>
          <w:sz w:val="26"/>
          <w:szCs w:val="26"/>
        </w:rPr>
        <w:t>công</w:t>
      </w:r>
      <w:proofErr w:type="spellEnd"/>
      <w:r w:rsidR="00970A7F">
        <w:rPr>
          <w:sz w:val="26"/>
          <w:szCs w:val="26"/>
        </w:rPr>
        <w:t xml:space="preserve"> ty </w:t>
      </w:r>
      <w:proofErr w:type="spellStart"/>
      <w:r w:rsidR="00970A7F">
        <w:rPr>
          <w:sz w:val="26"/>
          <w:szCs w:val="26"/>
        </w:rPr>
        <w:t>đã</w:t>
      </w:r>
      <w:proofErr w:type="spellEnd"/>
      <w:r w:rsidR="00970A7F">
        <w:rPr>
          <w:sz w:val="26"/>
          <w:szCs w:val="26"/>
        </w:rPr>
        <w:t xml:space="preserve"> </w:t>
      </w:r>
      <w:proofErr w:type="spellStart"/>
      <w:r w:rsidR="00970A7F">
        <w:rPr>
          <w:sz w:val="26"/>
          <w:szCs w:val="26"/>
        </w:rPr>
        <w:t>có</w:t>
      </w:r>
      <w:proofErr w:type="spellEnd"/>
      <w:r w:rsidR="00970A7F">
        <w:rPr>
          <w:sz w:val="26"/>
          <w:szCs w:val="26"/>
        </w:rPr>
        <w:t xml:space="preserve"> </w:t>
      </w:r>
      <w:proofErr w:type="spellStart"/>
      <w:r w:rsidR="00970A7F">
        <w:rPr>
          <w:sz w:val="26"/>
          <w:szCs w:val="26"/>
        </w:rPr>
        <w:t>xu</w:t>
      </w:r>
      <w:proofErr w:type="spellEnd"/>
      <w:r w:rsidR="00970A7F">
        <w:rPr>
          <w:sz w:val="26"/>
          <w:szCs w:val="26"/>
        </w:rPr>
        <w:t xml:space="preserve"> </w:t>
      </w:r>
      <w:proofErr w:type="spellStart"/>
      <w:r w:rsidR="00970A7F">
        <w:rPr>
          <w:sz w:val="26"/>
          <w:szCs w:val="26"/>
        </w:rPr>
        <w:t>hướng</w:t>
      </w:r>
      <w:proofErr w:type="spellEnd"/>
      <w:r w:rsidR="00970A7F">
        <w:rPr>
          <w:sz w:val="26"/>
          <w:szCs w:val="26"/>
        </w:rPr>
        <w:t xml:space="preserve"> </w:t>
      </w:r>
      <w:proofErr w:type="spellStart"/>
      <w:r w:rsidR="00970A7F">
        <w:rPr>
          <w:sz w:val="26"/>
          <w:szCs w:val="26"/>
        </w:rPr>
        <w:t>dùng</w:t>
      </w:r>
      <w:proofErr w:type="spellEnd"/>
      <w:r w:rsidR="00970A7F">
        <w:rPr>
          <w:sz w:val="26"/>
          <w:szCs w:val="26"/>
        </w:rPr>
        <w:t xml:space="preserve"> </w:t>
      </w:r>
      <w:proofErr w:type="spellStart"/>
      <w:r w:rsidR="00970A7F">
        <w:rPr>
          <w:sz w:val="26"/>
          <w:szCs w:val="26"/>
        </w:rPr>
        <w:t>phần</w:t>
      </w:r>
      <w:proofErr w:type="spellEnd"/>
      <w:r w:rsidR="00970A7F">
        <w:rPr>
          <w:sz w:val="26"/>
          <w:szCs w:val="26"/>
        </w:rPr>
        <w:t xml:space="preserve"> </w:t>
      </w:r>
      <w:proofErr w:type="spellStart"/>
      <w:r w:rsidR="00970A7F">
        <w:rPr>
          <w:sz w:val="26"/>
          <w:szCs w:val="26"/>
        </w:rPr>
        <w:t>mềm</w:t>
      </w:r>
      <w:proofErr w:type="spellEnd"/>
      <w:r w:rsidR="00970A7F">
        <w:rPr>
          <w:sz w:val="26"/>
          <w:szCs w:val="26"/>
        </w:rPr>
        <w:t xml:space="preserve"> </w:t>
      </w:r>
      <w:proofErr w:type="spellStart"/>
      <w:r w:rsidR="00970A7F">
        <w:rPr>
          <w:sz w:val="26"/>
          <w:szCs w:val="26"/>
        </w:rPr>
        <w:t>để</w:t>
      </w:r>
      <w:proofErr w:type="spellEnd"/>
      <w:r w:rsidR="00970A7F">
        <w:rPr>
          <w:sz w:val="26"/>
          <w:szCs w:val="26"/>
        </w:rPr>
        <w:t xml:space="preserve"> </w:t>
      </w:r>
      <w:proofErr w:type="spellStart"/>
      <w:r w:rsidR="00970A7F">
        <w:rPr>
          <w:sz w:val="26"/>
          <w:szCs w:val="26"/>
        </w:rPr>
        <w:t>quản</w:t>
      </w:r>
      <w:proofErr w:type="spellEnd"/>
      <w:r w:rsidR="00970A7F">
        <w:rPr>
          <w:sz w:val="26"/>
          <w:szCs w:val="26"/>
        </w:rPr>
        <w:t xml:space="preserve"> </w:t>
      </w:r>
      <w:proofErr w:type="spellStart"/>
      <w:r w:rsidR="00970A7F">
        <w:rPr>
          <w:sz w:val="26"/>
          <w:szCs w:val="26"/>
        </w:rPr>
        <w:t>lý</w:t>
      </w:r>
      <w:proofErr w:type="spellEnd"/>
      <w:r w:rsidR="00970A7F">
        <w:rPr>
          <w:sz w:val="26"/>
          <w:szCs w:val="26"/>
        </w:rPr>
        <w:t xml:space="preserve">, </w:t>
      </w:r>
      <w:proofErr w:type="spellStart"/>
      <w:r w:rsidR="00970A7F">
        <w:rPr>
          <w:sz w:val="26"/>
          <w:szCs w:val="26"/>
        </w:rPr>
        <w:t>để</w:t>
      </w:r>
      <w:proofErr w:type="spellEnd"/>
      <w:r w:rsidR="00970A7F">
        <w:rPr>
          <w:sz w:val="26"/>
          <w:szCs w:val="26"/>
        </w:rPr>
        <w:t xml:space="preserve"> </w:t>
      </w:r>
      <w:proofErr w:type="spellStart"/>
      <w:r w:rsidR="00970A7F">
        <w:rPr>
          <w:sz w:val="26"/>
          <w:szCs w:val="26"/>
        </w:rPr>
        <w:t>thực</w:t>
      </w:r>
      <w:proofErr w:type="spellEnd"/>
      <w:r w:rsidR="00970A7F">
        <w:rPr>
          <w:sz w:val="26"/>
          <w:szCs w:val="26"/>
        </w:rPr>
        <w:t xml:space="preserve"> </w:t>
      </w:r>
      <w:proofErr w:type="spellStart"/>
      <w:r w:rsidR="00970A7F">
        <w:rPr>
          <w:sz w:val="26"/>
          <w:szCs w:val="26"/>
        </w:rPr>
        <w:t>hiện</w:t>
      </w:r>
      <w:proofErr w:type="spellEnd"/>
      <w:r w:rsidR="00970A7F">
        <w:rPr>
          <w:sz w:val="26"/>
          <w:szCs w:val="26"/>
        </w:rPr>
        <w:t xml:space="preserve"> </w:t>
      </w:r>
      <w:proofErr w:type="spellStart"/>
      <w:r w:rsidR="00970A7F">
        <w:rPr>
          <w:sz w:val="26"/>
          <w:szCs w:val="26"/>
        </w:rPr>
        <w:t>thi</w:t>
      </w:r>
      <w:proofErr w:type="spellEnd"/>
      <w:r w:rsidR="00970A7F">
        <w:rPr>
          <w:sz w:val="26"/>
          <w:szCs w:val="26"/>
        </w:rPr>
        <w:t xml:space="preserve"> test </w:t>
      </w:r>
      <w:proofErr w:type="spellStart"/>
      <w:r w:rsidR="00970A7F">
        <w:rPr>
          <w:sz w:val="26"/>
          <w:szCs w:val="26"/>
        </w:rPr>
        <w:t>đánh</w:t>
      </w:r>
      <w:proofErr w:type="spellEnd"/>
      <w:r w:rsidR="00970A7F">
        <w:rPr>
          <w:sz w:val="26"/>
          <w:szCs w:val="26"/>
        </w:rPr>
        <w:t xml:space="preserve"> </w:t>
      </w:r>
      <w:proofErr w:type="spellStart"/>
      <w:r w:rsidR="00970A7F">
        <w:rPr>
          <w:sz w:val="26"/>
          <w:szCs w:val="26"/>
        </w:rPr>
        <w:t>giá</w:t>
      </w:r>
      <w:proofErr w:type="spellEnd"/>
      <w:r w:rsidR="00970A7F">
        <w:rPr>
          <w:sz w:val="26"/>
          <w:szCs w:val="26"/>
        </w:rPr>
        <w:t xml:space="preserve"> </w:t>
      </w:r>
      <w:proofErr w:type="spellStart"/>
      <w:r w:rsidR="00970A7F">
        <w:rPr>
          <w:sz w:val="26"/>
          <w:szCs w:val="26"/>
        </w:rPr>
        <w:t>năng</w:t>
      </w:r>
      <w:proofErr w:type="spellEnd"/>
      <w:r w:rsidR="00970A7F">
        <w:rPr>
          <w:sz w:val="26"/>
          <w:szCs w:val="26"/>
        </w:rPr>
        <w:t xml:space="preserve"> </w:t>
      </w:r>
      <w:proofErr w:type="spellStart"/>
      <w:r w:rsidR="00970A7F">
        <w:rPr>
          <w:sz w:val="26"/>
          <w:szCs w:val="26"/>
        </w:rPr>
        <w:t>lực</w:t>
      </w:r>
      <w:proofErr w:type="spellEnd"/>
      <w:r w:rsidR="00970A7F">
        <w:rPr>
          <w:sz w:val="26"/>
          <w:szCs w:val="26"/>
        </w:rPr>
        <w:t xml:space="preserve"> </w:t>
      </w:r>
      <w:proofErr w:type="spellStart"/>
      <w:r w:rsidR="00970A7F">
        <w:rPr>
          <w:sz w:val="26"/>
          <w:szCs w:val="26"/>
        </w:rPr>
        <w:t>ứng</w:t>
      </w:r>
      <w:proofErr w:type="spellEnd"/>
      <w:r w:rsidR="00970A7F">
        <w:rPr>
          <w:sz w:val="26"/>
          <w:szCs w:val="26"/>
        </w:rPr>
        <w:t xml:space="preserve"> </w:t>
      </w:r>
      <w:proofErr w:type="spellStart"/>
      <w:r w:rsidR="00970A7F">
        <w:rPr>
          <w:sz w:val="26"/>
          <w:szCs w:val="26"/>
        </w:rPr>
        <w:t>viên</w:t>
      </w:r>
      <w:proofErr w:type="spellEnd"/>
      <w:r w:rsidR="00970A7F">
        <w:rPr>
          <w:sz w:val="26"/>
          <w:szCs w:val="26"/>
        </w:rPr>
        <w:t xml:space="preserve"> </w:t>
      </w:r>
      <w:proofErr w:type="spellStart"/>
      <w:r w:rsidR="00970A7F">
        <w:rPr>
          <w:sz w:val="26"/>
          <w:szCs w:val="26"/>
        </w:rPr>
        <w:t>để</w:t>
      </w:r>
      <w:proofErr w:type="spellEnd"/>
      <w:r w:rsidR="00970A7F">
        <w:rPr>
          <w:sz w:val="26"/>
          <w:szCs w:val="26"/>
        </w:rPr>
        <w:t xml:space="preserve"> </w:t>
      </w:r>
      <w:proofErr w:type="spellStart"/>
      <w:r w:rsidR="00970A7F">
        <w:rPr>
          <w:sz w:val="26"/>
          <w:szCs w:val="26"/>
        </w:rPr>
        <w:t>nhận</w:t>
      </w:r>
      <w:proofErr w:type="spellEnd"/>
      <w:r w:rsidR="00970A7F">
        <w:rPr>
          <w:sz w:val="26"/>
          <w:szCs w:val="26"/>
        </w:rPr>
        <w:t xml:space="preserve"> </w:t>
      </w:r>
      <w:proofErr w:type="spellStart"/>
      <w:r w:rsidR="00970A7F">
        <w:rPr>
          <w:sz w:val="26"/>
          <w:szCs w:val="26"/>
        </w:rPr>
        <w:t>vào</w:t>
      </w:r>
      <w:proofErr w:type="spellEnd"/>
      <w:r w:rsidR="00970A7F">
        <w:rPr>
          <w:sz w:val="26"/>
          <w:szCs w:val="26"/>
        </w:rPr>
        <w:t xml:space="preserve"> </w:t>
      </w:r>
      <w:proofErr w:type="spellStart"/>
      <w:r w:rsidR="00970A7F">
        <w:rPr>
          <w:sz w:val="26"/>
          <w:szCs w:val="26"/>
        </w:rPr>
        <w:t>công</w:t>
      </w:r>
      <w:proofErr w:type="spellEnd"/>
      <w:r w:rsidR="00970A7F">
        <w:rPr>
          <w:sz w:val="26"/>
          <w:szCs w:val="26"/>
        </w:rPr>
        <w:t xml:space="preserve"> </w:t>
      </w:r>
      <w:proofErr w:type="spellStart"/>
      <w:r w:rsidR="00970A7F">
        <w:rPr>
          <w:sz w:val="26"/>
          <w:szCs w:val="26"/>
        </w:rPr>
        <w:t>ty.Những</w:t>
      </w:r>
      <w:proofErr w:type="spellEnd"/>
      <w:r w:rsidR="00970A7F">
        <w:rPr>
          <w:sz w:val="26"/>
          <w:szCs w:val="26"/>
        </w:rPr>
        <w:t xml:space="preserve"> </w:t>
      </w:r>
      <w:proofErr w:type="spellStart"/>
      <w:r w:rsidR="00970A7F">
        <w:rPr>
          <w:sz w:val="26"/>
          <w:szCs w:val="26"/>
        </w:rPr>
        <w:t>mô</w:t>
      </w:r>
      <w:proofErr w:type="spellEnd"/>
      <w:r w:rsidR="00970A7F">
        <w:rPr>
          <w:sz w:val="26"/>
          <w:szCs w:val="26"/>
        </w:rPr>
        <w:t xml:space="preserve"> </w:t>
      </w:r>
      <w:proofErr w:type="spellStart"/>
      <w:r w:rsidR="00970A7F">
        <w:rPr>
          <w:sz w:val="26"/>
          <w:szCs w:val="26"/>
        </w:rPr>
        <w:t>hình</w:t>
      </w:r>
      <w:proofErr w:type="spellEnd"/>
      <w:r w:rsidR="00970A7F">
        <w:rPr>
          <w:sz w:val="26"/>
          <w:szCs w:val="26"/>
        </w:rPr>
        <w:t xml:space="preserve"> </w:t>
      </w:r>
      <w:proofErr w:type="spellStart"/>
      <w:r w:rsidR="00970A7F">
        <w:rPr>
          <w:sz w:val="26"/>
          <w:szCs w:val="26"/>
        </w:rPr>
        <w:t>cũ</w:t>
      </w:r>
      <w:proofErr w:type="spellEnd"/>
      <w:r w:rsidR="00970A7F">
        <w:rPr>
          <w:sz w:val="26"/>
          <w:szCs w:val="26"/>
        </w:rPr>
        <w:t xml:space="preserve"> </w:t>
      </w:r>
      <w:proofErr w:type="spellStart"/>
      <w:r w:rsidR="00970A7F">
        <w:rPr>
          <w:sz w:val="26"/>
          <w:szCs w:val="26"/>
        </w:rPr>
        <w:t>thường</w:t>
      </w:r>
      <w:proofErr w:type="spellEnd"/>
      <w:r w:rsidR="00970A7F">
        <w:rPr>
          <w:sz w:val="26"/>
          <w:szCs w:val="26"/>
        </w:rPr>
        <w:t xml:space="preserve"> </w:t>
      </w:r>
      <w:proofErr w:type="spellStart"/>
      <w:r w:rsidR="00970A7F">
        <w:rPr>
          <w:sz w:val="26"/>
          <w:szCs w:val="26"/>
        </w:rPr>
        <w:t>khá</w:t>
      </w:r>
      <w:proofErr w:type="spellEnd"/>
      <w:r w:rsidR="00970A7F">
        <w:rPr>
          <w:sz w:val="26"/>
          <w:szCs w:val="26"/>
        </w:rPr>
        <w:t xml:space="preserve"> </w:t>
      </w:r>
      <w:proofErr w:type="spellStart"/>
      <w:r w:rsidR="00970A7F">
        <w:rPr>
          <w:sz w:val="26"/>
          <w:szCs w:val="26"/>
        </w:rPr>
        <w:t>bất</w:t>
      </w:r>
      <w:proofErr w:type="spellEnd"/>
      <w:r w:rsidR="00970A7F">
        <w:rPr>
          <w:sz w:val="26"/>
          <w:szCs w:val="26"/>
        </w:rPr>
        <w:t xml:space="preserve"> </w:t>
      </w:r>
      <w:proofErr w:type="spellStart"/>
      <w:r w:rsidR="00970A7F">
        <w:rPr>
          <w:sz w:val="26"/>
          <w:szCs w:val="26"/>
        </w:rPr>
        <w:t>tiện</w:t>
      </w:r>
      <w:proofErr w:type="spellEnd"/>
      <w:r w:rsidR="00970A7F">
        <w:rPr>
          <w:sz w:val="26"/>
          <w:szCs w:val="26"/>
        </w:rPr>
        <w:t xml:space="preserve"> </w:t>
      </w:r>
      <w:proofErr w:type="spellStart"/>
      <w:r w:rsidR="00970A7F">
        <w:rPr>
          <w:sz w:val="26"/>
          <w:szCs w:val="26"/>
        </w:rPr>
        <w:t>về</w:t>
      </w:r>
      <w:proofErr w:type="spellEnd"/>
      <w:r w:rsidR="00970A7F">
        <w:rPr>
          <w:sz w:val="26"/>
          <w:szCs w:val="26"/>
        </w:rPr>
        <w:t xml:space="preserve"> </w:t>
      </w:r>
      <w:proofErr w:type="spellStart"/>
      <w:r w:rsidR="00970A7F">
        <w:rPr>
          <w:sz w:val="26"/>
          <w:szCs w:val="26"/>
        </w:rPr>
        <w:t>khâu</w:t>
      </w:r>
      <w:proofErr w:type="spellEnd"/>
      <w:r w:rsidR="00970A7F">
        <w:rPr>
          <w:sz w:val="26"/>
          <w:szCs w:val="26"/>
        </w:rPr>
        <w:t xml:space="preserve"> </w:t>
      </w:r>
      <w:proofErr w:type="spellStart"/>
      <w:r w:rsidR="00970A7F">
        <w:rPr>
          <w:sz w:val="26"/>
          <w:szCs w:val="26"/>
        </w:rPr>
        <w:t>tổ</w:t>
      </w:r>
      <w:proofErr w:type="spellEnd"/>
      <w:r w:rsidR="00970A7F">
        <w:rPr>
          <w:sz w:val="26"/>
          <w:szCs w:val="26"/>
        </w:rPr>
        <w:t xml:space="preserve"> </w:t>
      </w:r>
      <w:proofErr w:type="spellStart"/>
      <w:r w:rsidR="00970A7F">
        <w:rPr>
          <w:sz w:val="26"/>
          <w:szCs w:val="26"/>
        </w:rPr>
        <w:t>chức</w:t>
      </w:r>
      <w:proofErr w:type="spellEnd"/>
      <w:r w:rsidR="00970A7F">
        <w:rPr>
          <w:sz w:val="26"/>
          <w:szCs w:val="26"/>
        </w:rPr>
        <w:t xml:space="preserve"> </w:t>
      </w:r>
      <w:proofErr w:type="spellStart"/>
      <w:r w:rsidR="00970A7F">
        <w:rPr>
          <w:sz w:val="26"/>
          <w:szCs w:val="26"/>
        </w:rPr>
        <w:t>không</w:t>
      </w:r>
      <w:proofErr w:type="spellEnd"/>
      <w:r w:rsidR="00970A7F">
        <w:rPr>
          <w:sz w:val="26"/>
          <w:szCs w:val="26"/>
        </w:rPr>
        <w:t xml:space="preserve"> </w:t>
      </w:r>
      <w:proofErr w:type="spellStart"/>
      <w:r w:rsidR="00970A7F">
        <w:rPr>
          <w:sz w:val="26"/>
          <w:szCs w:val="26"/>
        </w:rPr>
        <w:t>có</w:t>
      </w:r>
      <w:proofErr w:type="spellEnd"/>
      <w:r w:rsidR="00970A7F">
        <w:rPr>
          <w:sz w:val="26"/>
          <w:szCs w:val="26"/>
        </w:rPr>
        <w:t xml:space="preserve"> </w:t>
      </w:r>
      <w:proofErr w:type="spellStart"/>
      <w:r w:rsidR="00970A7F">
        <w:rPr>
          <w:sz w:val="26"/>
          <w:szCs w:val="26"/>
        </w:rPr>
        <w:t>sự</w:t>
      </w:r>
      <w:proofErr w:type="spellEnd"/>
      <w:r w:rsidR="00970A7F">
        <w:rPr>
          <w:sz w:val="26"/>
          <w:szCs w:val="26"/>
        </w:rPr>
        <w:t xml:space="preserve"> </w:t>
      </w:r>
      <w:proofErr w:type="spellStart"/>
      <w:r w:rsidR="00970A7F">
        <w:rPr>
          <w:sz w:val="26"/>
          <w:szCs w:val="26"/>
        </w:rPr>
        <w:t>linh</w:t>
      </w:r>
      <w:proofErr w:type="spellEnd"/>
      <w:r w:rsidR="00970A7F">
        <w:rPr>
          <w:sz w:val="26"/>
          <w:szCs w:val="26"/>
        </w:rPr>
        <w:t xml:space="preserve"> </w:t>
      </w:r>
      <w:proofErr w:type="spellStart"/>
      <w:r w:rsidR="00970A7F">
        <w:rPr>
          <w:sz w:val="26"/>
          <w:szCs w:val="26"/>
        </w:rPr>
        <w:t>hoạt</w:t>
      </w:r>
      <w:proofErr w:type="spellEnd"/>
      <w:r w:rsidR="00970A7F">
        <w:rPr>
          <w:sz w:val="26"/>
          <w:szCs w:val="26"/>
        </w:rPr>
        <w:t xml:space="preserve"> </w:t>
      </w:r>
      <w:proofErr w:type="spellStart"/>
      <w:r w:rsidR="00970A7F">
        <w:rPr>
          <w:sz w:val="26"/>
          <w:szCs w:val="26"/>
        </w:rPr>
        <w:t>như</w:t>
      </w:r>
      <w:proofErr w:type="spellEnd"/>
      <w:r w:rsidR="00970A7F">
        <w:rPr>
          <w:sz w:val="26"/>
          <w:szCs w:val="26"/>
        </w:rPr>
        <w:t xml:space="preserve"> </w:t>
      </w:r>
      <w:proofErr w:type="spellStart"/>
      <w:r w:rsidR="00970A7F">
        <w:rPr>
          <w:sz w:val="26"/>
          <w:szCs w:val="26"/>
        </w:rPr>
        <w:t>là</w:t>
      </w:r>
      <w:proofErr w:type="spellEnd"/>
      <w:r w:rsidR="00970A7F">
        <w:rPr>
          <w:sz w:val="26"/>
          <w:szCs w:val="26"/>
        </w:rPr>
        <w:t xml:space="preserve"> </w:t>
      </w:r>
      <w:proofErr w:type="spellStart"/>
      <w:r w:rsidR="00970A7F">
        <w:rPr>
          <w:sz w:val="26"/>
          <w:szCs w:val="26"/>
        </w:rPr>
        <w:t>phải</w:t>
      </w:r>
      <w:proofErr w:type="spellEnd"/>
      <w:r w:rsidR="00970A7F">
        <w:rPr>
          <w:sz w:val="26"/>
          <w:szCs w:val="26"/>
        </w:rPr>
        <w:t xml:space="preserve"> </w:t>
      </w:r>
      <w:proofErr w:type="spellStart"/>
      <w:r w:rsidR="00970A7F">
        <w:rPr>
          <w:sz w:val="26"/>
          <w:szCs w:val="26"/>
        </w:rPr>
        <w:t>tìm</w:t>
      </w:r>
      <w:proofErr w:type="spellEnd"/>
      <w:r w:rsidR="00970A7F">
        <w:rPr>
          <w:sz w:val="26"/>
          <w:szCs w:val="26"/>
        </w:rPr>
        <w:t xml:space="preserve"> </w:t>
      </w:r>
      <w:proofErr w:type="spellStart"/>
      <w:r w:rsidR="00970A7F">
        <w:rPr>
          <w:sz w:val="26"/>
          <w:szCs w:val="26"/>
        </w:rPr>
        <w:t>kiếm</w:t>
      </w:r>
      <w:proofErr w:type="spellEnd"/>
      <w:r w:rsidR="00970A7F">
        <w:rPr>
          <w:sz w:val="26"/>
          <w:szCs w:val="26"/>
        </w:rPr>
        <w:t xml:space="preserve"> </w:t>
      </w:r>
      <w:proofErr w:type="spellStart"/>
      <w:r w:rsidR="00970A7F">
        <w:rPr>
          <w:sz w:val="26"/>
          <w:szCs w:val="26"/>
        </w:rPr>
        <w:t>địa</w:t>
      </w:r>
      <w:proofErr w:type="spellEnd"/>
      <w:r w:rsidR="00970A7F">
        <w:rPr>
          <w:sz w:val="26"/>
          <w:szCs w:val="26"/>
        </w:rPr>
        <w:t xml:space="preserve"> </w:t>
      </w:r>
      <w:proofErr w:type="spellStart"/>
      <w:r w:rsidR="00970A7F">
        <w:rPr>
          <w:sz w:val="26"/>
          <w:szCs w:val="26"/>
        </w:rPr>
        <w:t>điểm</w:t>
      </w:r>
      <w:proofErr w:type="spellEnd"/>
      <w:r w:rsidR="00970A7F">
        <w:rPr>
          <w:sz w:val="26"/>
          <w:szCs w:val="26"/>
        </w:rPr>
        <w:t xml:space="preserve"> </w:t>
      </w:r>
      <w:proofErr w:type="spellStart"/>
      <w:r w:rsidR="00970A7F">
        <w:rPr>
          <w:sz w:val="26"/>
          <w:szCs w:val="26"/>
        </w:rPr>
        <w:t>phòng</w:t>
      </w:r>
      <w:proofErr w:type="spellEnd"/>
      <w:r w:rsidR="00970A7F">
        <w:rPr>
          <w:sz w:val="26"/>
          <w:szCs w:val="26"/>
        </w:rPr>
        <w:t xml:space="preserve"> </w:t>
      </w:r>
      <w:proofErr w:type="spellStart"/>
      <w:r w:rsidR="00970A7F">
        <w:rPr>
          <w:sz w:val="26"/>
          <w:szCs w:val="26"/>
        </w:rPr>
        <w:t>vì</w:t>
      </w:r>
      <w:proofErr w:type="spellEnd"/>
      <w:r w:rsidR="00970A7F">
        <w:rPr>
          <w:sz w:val="26"/>
          <w:szCs w:val="26"/>
        </w:rPr>
        <w:t xml:space="preserve"> </w:t>
      </w:r>
      <w:proofErr w:type="spellStart"/>
      <w:r w:rsidR="00970A7F">
        <w:rPr>
          <w:sz w:val="26"/>
          <w:szCs w:val="26"/>
        </w:rPr>
        <w:t>không</w:t>
      </w:r>
      <w:proofErr w:type="spellEnd"/>
      <w:r w:rsidR="00970A7F">
        <w:rPr>
          <w:sz w:val="26"/>
          <w:szCs w:val="26"/>
        </w:rPr>
        <w:t xml:space="preserve"> </w:t>
      </w:r>
      <w:proofErr w:type="spellStart"/>
      <w:r w:rsidR="00970A7F">
        <w:rPr>
          <w:sz w:val="26"/>
          <w:szCs w:val="26"/>
        </w:rPr>
        <w:t>cố</w:t>
      </w:r>
      <w:proofErr w:type="spellEnd"/>
      <w:r w:rsidR="00970A7F">
        <w:rPr>
          <w:sz w:val="26"/>
          <w:szCs w:val="26"/>
        </w:rPr>
        <w:t xml:space="preserve"> </w:t>
      </w:r>
      <w:proofErr w:type="spellStart"/>
      <w:r w:rsidR="00970A7F">
        <w:rPr>
          <w:sz w:val="26"/>
          <w:szCs w:val="26"/>
        </w:rPr>
        <w:t>định,công</w:t>
      </w:r>
      <w:proofErr w:type="spellEnd"/>
      <w:r w:rsidR="00970A7F">
        <w:rPr>
          <w:sz w:val="26"/>
          <w:szCs w:val="26"/>
        </w:rPr>
        <w:t xml:space="preserve"> </w:t>
      </w:r>
      <w:proofErr w:type="spellStart"/>
      <w:r w:rsidR="00970A7F">
        <w:rPr>
          <w:sz w:val="26"/>
          <w:szCs w:val="26"/>
        </w:rPr>
        <w:t>tác</w:t>
      </w:r>
      <w:proofErr w:type="spellEnd"/>
      <w:r w:rsidR="00970A7F">
        <w:rPr>
          <w:sz w:val="26"/>
          <w:szCs w:val="26"/>
        </w:rPr>
        <w:t xml:space="preserve"> </w:t>
      </w:r>
      <w:proofErr w:type="spellStart"/>
      <w:r w:rsidR="00970A7F">
        <w:rPr>
          <w:sz w:val="26"/>
          <w:szCs w:val="26"/>
        </w:rPr>
        <w:t>kiểm</w:t>
      </w:r>
      <w:proofErr w:type="spellEnd"/>
      <w:r w:rsidR="00970A7F">
        <w:rPr>
          <w:sz w:val="26"/>
          <w:szCs w:val="26"/>
        </w:rPr>
        <w:t xml:space="preserve"> </w:t>
      </w:r>
      <w:proofErr w:type="spellStart"/>
      <w:r w:rsidR="00970A7F">
        <w:rPr>
          <w:sz w:val="26"/>
          <w:szCs w:val="26"/>
        </w:rPr>
        <w:t>tra</w:t>
      </w:r>
      <w:proofErr w:type="spellEnd"/>
      <w:r w:rsidR="00970A7F">
        <w:rPr>
          <w:sz w:val="26"/>
          <w:szCs w:val="26"/>
        </w:rPr>
        <w:t xml:space="preserve"> </w:t>
      </w:r>
      <w:proofErr w:type="spellStart"/>
      <w:r w:rsidR="00970A7F">
        <w:rPr>
          <w:sz w:val="26"/>
          <w:szCs w:val="26"/>
        </w:rPr>
        <w:t>cũng</w:t>
      </w:r>
      <w:proofErr w:type="spellEnd"/>
      <w:r w:rsidR="00970A7F">
        <w:rPr>
          <w:sz w:val="26"/>
          <w:szCs w:val="26"/>
        </w:rPr>
        <w:t xml:space="preserve"> </w:t>
      </w:r>
      <w:proofErr w:type="spellStart"/>
      <w:r w:rsidR="00970A7F">
        <w:rPr>
          <w:sz w:val="26"/>
          <w:szCs w:val="26"/>
        </w:rPr>
        <w:t>hoàn</w:t>
      </w:r>
      <w:proofErr w:type="spellEnd"/>
      <w:r w:rsidR="00970A7F">
        <w:rPr>
          <w:sz w:val="26"/>
          <w:szCs w:val="26"/>
        </w:rPr>
        <w:t xml:space="preserve"> </w:t>
      </w:r>
      <w:proofErr w:type="spellStart"/>
      <w:r w:rsidR="00970A7F">
        <w:rPr>
          <w:sz w:val="26"/>
          <w:szCs w:val="26"/>
        </w:rPr>
        <w:t>toàn</w:t>
      </w:r>
      <w:proofErr w:type="spellEnd"/>
      <w:r w:rsidR="00970A7F">
        <w:rPr>
          <w:sz w:val="26"/>
          <w:szCs w:val="26"/>
        </w:rPr>
        <w:t xml:space="preserve"> </w:t>
      </w:r>
      <w:proofErr w:type="spellStart"/>
      <w:r w:rsidR="00970A7F">
        <w:rPr>
          <w:sz w:val="26"/>
          <w:szCs w:val="26"/>
        </w:rPr>
        <w:t>thủ</w:t>
      </w:r>
      <w:proofErr w:type="spellEnd"/>
      <w:r w:rsidR="00970A7F">
        <w:rPr>
          <w:sz w:val="26"/>
          <w:szCs w:val="26"/>
        </w:rPr>
        <w:t xml:space="preserve"> </w:t>
      </w:r>
      <w:proofErr w:type="spellStart"/>
      <w:r w:rsidR="00970A7F">
        <w:rPr>
          <w:sz w:val="26"/>
          <w:szCs w:val="26"/>
        </w:rPr>
        <w:t>công</w:t>
      </w:r>
      <w:proofErr w:type="spellEnd"/>
      <w:r w:rsidR="00970A7F">
        <w:rPr>
          <w:sz w:val="26"/>
          <w:szCs w:val="26"/>
        </w:rPr>
        <w:t xml:space="preserve"> </w:t>
      </w:r>
      <w:proofErr w:type="spellStart"/>
      <w:r w:rsidR="00970A7F">
        <w:rPr>
          <w:sz w:val="26"/>
          <w:szCs w:val="26"/>
        </w:rPr>
        <w:t>làm</w:t>
      </w:r>
      <w:proofErr w:type="spellEnd"/>
      <w:r w:rsidR="00970A7F">
        <w:rPr>
          <w:sz w:val="26"/>
          <w:szCs w:val="26"/>
        </w:rPr>
        <w:t xml:space="preserve"> </w:t>
      </w:r>
      <w:proofErr w:type="spellStart"/>
      <w:r w:rsidR="00970A7F">
        <w:rPr>
          <w:sz w:val="26"/>
          <w:szCs w:val="26"/>
        </w:rPr>
        <w:t>cho</w:t>
      </w:r>
      <w:proofErr w:type="spellEnd"/>
      <w:r w:rsidR="00970A7F">
        <w:rPr>
          <w:sz w:val="26"/>
          <w:szCs w:val="26"/>
        </w:rPr>
        <w:t xml:space="preserve"> </w:t>
      </w:r>
      <w:proofErr w:type="spellStart"/>
      <w:r w:rsidR="00970A7F">
        <w:rPr>
          <w:sz w:val="26"/>
          <w:szCs w:val="26"/>
        </w:rPr>
        <w:t>rất</w:t>
      </w:r>
      <w:proofErr w:type="spellEnd"/>
      <w:r w:rsidR="00970A7F">
        <w:rPr>
          <w:sz w:val="26"/>
          <w:szCs w:val="26"/>
        </w:rPr>
        <w:t xml:space="preserve"> </w:t>
      </w:r>
      <w:proofErr w:type="spellStart"/>
      <w:r w:rsidR="00970A7F">
        <w:rPr>
          <w:sz w:val="26"/>
          <w:szCs w:val="26"/>
        </w:rPr>
        <w:t>tốn</w:t>
      </w:r>
      <w:proofErr w:type="spellEnd"/>
      <w:r w:rsidR="00970A7F">
        <w:rPr>
          <w:sz w:val="26"/>
          <w:szCs w:val="26"/>
        </w:rPr>
        <w:t xml:space="preserve"> </w:t>
      </w:r>
      <w:proofErr w:type="spellStart"/>
      <w:r w:rsidR="00970A7F">
        <w:rPr>
          <w:sz w:val="26"/>
          <w:szCs w:val="26"/>
        </w:rPr>
        <w:t>thời</w:t>
      </w:r>
      <w:proofErr w:type="spellEnd"/>
      <w:r w:rsidR="00970A7F">
        <w:rPr>
          <w:sz w:val="26"/>
          <w:szCs w:val="26"/>
        </w:rPr>
        <w:t xml:space="preserve"> </w:t>
      </w:r>
      <w:proofErr w:type="spellStart"/>
      <w:r w:rsidR="00970A7F">
        <w:rPr>
          <w:sz w:val="26"/>
          <w:szCs w:val="26"/>
        </w:rPr>
        <w:t>gian</w:t>
      </w:r>
      <w:proofErr w:type="spellEnd"/>
      <w:r w:rsidR="00970A7F">
        <w:rPr>
          <w:sz w:val="26"/>
          <w:szCs w:val="26"/>
        </w:rPr>
        <w:t xml:space="preserve"> </w:t>
      </w:r>
      <w:proofErr w:type="spellStart"/>
      <w:r w:rsidR="00970A7F">
        <w:rPr>
          <w:sz w:val="26"/>
          <w:szCs w:val="26"/>
        </w:rPr>
        <w:t>và</w:t>
      </w:r>
      <w:proofErr w:type="spellEnd"/>
      <w:r w:rsidR="00970A7F">
        <w:rPr>
          <w:sz w:val="26"/>
          <w:szCs w:val="26"/>
        </w:rPr>
        <w:t xml:space="preserve"> </w:t>
      </w:r>
      <w:proofErr w:type="spellStart"/>
      <w:r w:rsidR="00970A7F">
        <w:rPr>
          <w:sz w:val="26"/>
          <w:szCs w:val="26"/>
        </w:rPr>
        <w:t>công</w:t>
      </w:r>
      <w:proofErr w:type="spellEnd"/>
      <w:r w:rsidR="00970A7F">
        <w:rPr>
          <w:sz w:val="26"/>
          <w:szCs w:val="26"/>
        </w:rPr>
        <w:t xml:space="preserve"> </w:t>
      </w:r>
      <w:proofErr w:type="spellStart"/>
      <w:r w:rsidR="00970A7F">
        <w:rPr>
          <w:sz w:val="26"/>
          <w:szCs w:val="26"/>
        </w:rPr>
        <w:t>sức</w:t>
      </w:r>
      <w:proofErr w:type="spellEnd"/>
      <w:r w:rsidR="00970A7F">
        <w:rPr>
          <w:sz w:val="26"/>
          <w:szCs w:val="26"/>
        </w:rPr>
        <w:t>…</w:t>
      </w:r>
      <w:proofErr w:type="spellStart"/>
      <w:r w:rsidR="00970A7F">
        <w:rPr>
          <w:sz w:val="26"/>
          <w:szCs w:val="26"/>
        </w:rPr>
        <w:t>Chính</w:t>
      </w:r>
      <w:proofErr w:type="spellEnd"/>
      <w:r w:rsidR="00970A7F">
        <w:rPr>
          <w:sz w:val="26"/>
          <w:szCs w:val="26"/>
        </w:rPr>
        <w:t xml:space="preserve"> </w:t>
      </w:r>
      <w:proofErr w:type="spellStart"/>
      <w:r w:rsidR="00970A7F">
        <w:rPr>
          <w:sz w:val="26"/>
          <w:szCs w:val="26"/>
        </w:rPr>
        <w:t>vì</w:t>
      </w:r>
      <w:proofErr w:type="spellEnd"/>
      <w:r w:rsidR="00970A7F">
        <w:rPr>
          <w:sz w:val="26"/>
          <w:szCs w:val="26"/>
        </w:rPr>
        <w:t xml:space="preserve"> </w:t>
      </w:r>
      <w:proofErr w:type="spellStart"/>
      <w:r w:rsidR="00970A7F">
        <w:rPr>
          <w:sz w:val="26"/>
          <w:szCs w:val="26"/>
        </w:rPr>
        <w:t>thế</w:t>
      </w:r>
      <w:proofErr w:type="spellEnd"/>
      <w:r w:rsidR="00970A7F">
        <w:rPr>
          <w:sz w:val="26"/>
          <w:szCs w:val="26"/>
        </w:rPr>
        <w:t xml:space="preserve"> </w:t>
      </w:r>
      <w:proofErr w:type="spellStart"/>
      <w:r w:rsidR="00970A7F">
        <w:rPr>
          <w:sz w:val="26"/>
          <w:szCs w:val="26"/>
        </w:rPr>
        <w:t>mà</w:t>
      </w:r>
      <w:proofErr w:type="spellEnd"/>
      <w:r w:rsidR="00970A7F">
        <w:rPr>
          <w:sz w:val="26"/>
          <w:szCs w:val="26"/>
        </w:rPr>
        <w:t xml:space="preserve"> </w:t>
      </w:r>
      <w:proofErr w:type="spellStart"/>
      <w:r w:rsidR="00970A7F">
        <w:rPr>
          <w:sz w:val="26"/>
          <w:szCs w:val="26"/>
        </w:rPr>
        <w:t>những</w:t>
      </w:r>
      <w:proofErr w:type="spellEnd"/>
      <w:r w:rsidR="00970A7F">
        <w:rPr>
          <w:sz w:val="26"/>
          <w:szCs w:val="26"/>
        </w:rPr>
        <w:t xml:space="preserve"> </w:t>
      </w:r>
      <w:proofErr w:type="spellStart"/>
      <w:r w:rsidR="00970A7F">
        <w:rPr>
          <w:sz w:val="26"/>
          <w:szCs w:val="26"/>
        </w:rPr>
        <w:t>hệ</w:t>
      </w:r>
      <w:proofErr w:type="spellEnd"/>
      <w:r w:rsidR="00970A7F">
        <w:rPr>
          <w:sz w:val="26"/>
          <w:szCs w:val="26"/>
        </w:rPr>
        <w:t xml:space="preserve"> </w:t>
      </w:r>
      <w:proofErr w:type="spellStart"/>
      <w:r w:rsidR="00970A7F">
        <w:rPr>
          <w:sz w:val="26"/>
          <w:szCs w:val="26"/>
        </w:rPr>
        <w:t>thống</w:t>
      </w:r>
      <w:proofErr w:type="spellEnd"/>
      <w:r w:rsidR="00970A7F">
        <w:rPr>
          <w:sz w:val="26"/>
          <w:szCs w:val="26"/>
        </w:rPr>
        <w:t xml:space="preserve"> </w:t>
      </w:r>
      <w:proofErr w:type="spellStart"/>
      <w:r w:rsidR="00970A7F">
        <w:rPr>
          <w:sz w:val="26"/>
          <w:szCs w:val="26"/>
        </w:rPr>
        <w:t>thi</w:t>
      </w:r>
      <w:proofErr w:type="spellEnd"/>
      <w:r w:rsidR="00970A7F">
        <w:rPr>
          <w:sz w:val="26"/>
          <w:szCs w:val="26"/>
        </w:rPr>
        <w:t xml:space="preserve"> </w:t>
      </w:r>
      <w:proofErr w:type="spellStart"/>
      <w:r w:rsidR="00970A7F">
        <w:rPr>
          <w:sz w:val="26"/>
          <w:szCs w:val="26"/>
        </w:rPr>
        <w:t>trắc</w:t>
      </w:r>
      <w:proofErr w:type="spellEnd"/>
      <w:r w:rsidR="00970A7F">
        <w:rPr>
          <w:sz w:val="26"/>
          <w:szCs w:val="26"/>
        </w:rPr>
        <w:t xml:space="preserve"> </w:t>
      </w:r>
      <w:proofErr w:type="spellStart"/>
      <w:r w:rsidR="00970A7F">
        <w:rPr>
          <w:sz w:val="26"/>
          <w:szCs w:val="26"/>
        </w:rPr>
        <w:t>nghiệm</w:t>
      </w:r>
      <w:proofErr w:type="spellEnd"/>
      <w:r w:rsidR="00970A7F">
        <w:rPr>
          <w:sz w:val="26"/>
          <w:szCs w:val="26"/>
        </w:rPr>
        <w:t xml:space="preserve"> online </w:t>
      </w:r>
      <w:proofErr w:type="spellStart"/>
      <w:r w:rsidR="00970A7F">
        <w:rPr>
          <w:sz w:val="26"/>
          <w:szCs w:val="26"/>
        </w:rPr>
        <w:t>đã</w:t>
      </w:r>
      <w:proofErr w:type="spellEnd"/>
      <w:r w:rsidR="00970A7F">
        <w:rPr>
          <w:sz w:val="26"/>
          <w:szCs w:val="26"/>
        </w:rPr>
        <w:t xml:space="preserve"> ra </w:t>
      </w:r>
      <w:proofErr w:type="spellStart"/>
      <w:r w:rsidR="00970A7F">
        <w:rPr>
          <w:sz w:val="26"/>
          <w:szCs w:val="26"/>
        </w:rPr>
        <w:t>đời.</w:t>
      </w:r>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trên</w:t>
      </w:r>
      <w:proofErr w:type="spellEnd"/>
      <w:r w:rsidRPr="0066737C">
        <w:rPr>
          <w:sz w:val="26"/>
          <w:szCs w:val="26"/>
        </w:rPr>
        <w:t xml:space="preserve"> </w:t>
      </w:r>
      <w:proofErr w:type="spellStart"/>
      <w:r w:rsidRPr="0066737C">
        <w:rPr>
          <w:sz w:val="26"/>
          <w:szCs w:val="26"/>
        </w:rPr>
        <w:t>máy</w:t>
      </w:r>
      <w:proofErr w:type="spellEnd"/>
      <w:r w:rsidRPr="0066737C">
        <w:rPr>
          <w:sz w:val="26"/>
          <w:szCs w:val="26"/>
        </w:rPr>
        <w:t xml:space="preserve"> </w:t>
      </w:r>
      <w:proofErr w:type="spellStart"/>
      <w:r w:rsidRPr="0066737C">
        <w:rPr>
          <w:sz w:val="26"/>
          <w:szCs w:val="26"/>
        </w:rPr>
        <w:t>tính</w:t>
      </w:r>
      <w:proofErr w:type="spellEnd"/>
      <w:r w:rsidRPr="0066737C">
        <w:rPr>
          <w:sz w:val="26"/>
          <w:szCs w:val="26"/>
        </w:rPr>
        <w:t xml:space="preserve"> </w:t>
      </w:r>
      <w:proofErr w:type="spellStart"/>
      <w:r w:rsidRPr="0066737C">
        <w:rPr>
          <w:sz w:val="26"/>
          <w:szCs w:val="26"/>
        </w:rPr>
        <w:t>nói</w:t>
      </w:r>
      <w:proofErr w:type="spellEnd"/>
      <w:r w:rsidRPr="0066737C">
        <w:rPr>
          <w:sz w:val="26"/>
          <w:szCs w:val="26"/>
        </w:rPr>
        <w:t xml:space="preserve"> </w:t>
      </w:r>
      <w:proofErr w:type="spellStart"/>
      <w:r w:rsidRPr="0066737C">
        <w:rPr>
          <w:sz w:val="26"/>
          <w:szCs w:val="26"/>
        </w:rPr>
        <w:t>chung</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trực</w:t>
      </w:r>
      <w:proofErr w:type="spellEnd"/>
      <w:r w:rsidRPr="0066737C">
        <w:rPr>
          <w:sz w:val="26"/>
          <w:szCs w:val="26"/>
        </w:rPr>
        <w:t xml:space="preserve"> </w:t>
      </w:r>
      <w:proofErr w:type="spellStart"/>
      <w:r w:rsidRPr="0066737C">
        <w:rPr>
          <w:sz w:val="26"/>
          <w:szCs w:val="26"/>
        </w:rPr>
        <w:t>tuyến</w:t>
      </w:r>
      <w:proofErr w:type="spellEnd"/>
      <w:r w:rsidRPr="0066737C">
        <w:rPr>
          <w:sz w:val="26"/>
          <w:szCs w:val="26"/>
        </w:rPr>
        <w:t xml:space="preserve"> </w:t>
      </w:r>
      <w:proofErr w:type="spellStart"/>
      <w:r w:rsidRPr="0066737C">
        <w:rPr>
          <w:sz w:val="26"/>
          <w:szCs w:val="26"/>
        </w:rPr>
        <w:t>nói</w:t>
      </w:r>
      <w:proofErr w:type="spellEnd"/>
      <w:r w:rsidRPr="0066737C">
        <w:rPr>
          <w:sz w:val="26"/>
          <w:szCs w:val="26"/>
        </w:rPr>
        <w:t xml:space="preserve"> </w:t>
      </w:r>
      <w:proofErr w:type="spellStart"/>
      <w:r w:rsidRPr="0066737C">
        <w:rPr>
          <w:sz w:val="26"/>
          <w:szCs w:val="26"/>
        </w:rPr>
        <w:t>riêng</w:t>
      </w:r>
      <w:proofErr w:type="spellEnd"/>
      <w:r w:rsidRPr="0066737C">
        <w:rPr>
          <w:sz w:val="26"/>
          <w:szCs w:val="26"/>
        </w:rPr>
        <w:t xml:space="preserve"> </w:t>
      </w:r>
      <w:proofErr w:type="spellStart"/>
      <w:r w:rsidRPr="0066737C">
        <w:rPr>
          <w:sz w:val="26"/>
          <w:szCs w:val="26"/>
        </w:rPr>
        <w:t>thường</w:t>
      </w:r>
      <w:proofErr w:type="spellEnd"/>
      <w:r w:rsidRPr="0066737C">
        <w:rPr>
          <w:sz w:val="26"/>
          <w:szCs w:val="26"/>
        </w:rPr>
        <w:t xml:space="preserve"> </w:t>
      </w:r>
      <w:proofErr w:type="spellStart"/>
      <w:r w:rsidRPr="0066737C">
        <w:rPr>
          <w:sz w:val="26"/>
          <w:szCs w:val="26"/>
        </w:rPr>
        <w:t>gồm</w:t>
      </w:r>
      <w:proofErr w:type="spellEnd"/>
      <w:r w:rsidRPr="0066737C">
        <w:rPr>
          <w:sz w:val="26"/>
          <w:szCs w:val="26"/>
        </w:rPr>
        <w:t xml:space="preserve"> </w:t>
      </w:r>
      <w:proofErr w:type="spellStart"/>
      <w:r w:rsidRPr="0066737C">
        <w:rPr>
          <w:sz w:val="26"/>
          <w:szCs w:val="26"/>
        </w:rPr>
        <w:t>hai</w:t>
      </w:r>
      <w:proofErr w:type="spellEnd"/>
      <w:r w:rsidRPr="0066737C">
        <w:rPr>
          <w:sz w:val="26"/>
          <w:szCs w:val="26"/>
        </w:rPr>
        <w:t xml:space="preserve"> </w:t>
      </w:r>
      <w:proofErr w:type="spellStart"/>
      <w:r w:rsidRPr="0066737C">
        <w:rPr>
          <w:sz w:val="26"/>
          <w:szCs w:val="26"/>
        </w:rPr>
        <w:t>bộ</w:t>
      </w:r>
      <w:proofErr w:type="spellEnd"/>
      <w:r w:rsidRPr="0066737C">
        <w:rPr>
          <w:sz w:val="26"/>
          <w:szCs w:val="26"/>
        </w:rPr>
        <w:t xml:space="preserve"> </w:t>
      </w:r>
      <w:proofErr w:type="spellStart"/>
      <w:r w:rsidRPr="0066737C">
        <w:rPr>
          <w:sz w:val="26"/>
          <w:szCs w:val="26"/>
        </w:rPr>
        <w:t>phận</w:t>
      </w:r>
      <w:proofErr w:type="spellEnd"/>
      <w:r w:rsidRPr="0066737C">
        <w:rPr>
          <w:sz w:val="26"/>
          <w:szCs w:val="26"/>
        </w:rPr>
        <w:t xml:space="preserve"> </w:t>
      </w:r>
      <w:proofErr w:type="spellStart"/>
      <w:r w:rsidRPr="0066737C">
        <w:rPr>
          <w:sz w:val="26"/>
          <w:szCs w:val="26"/>
        </w:rPr>
        <w:t>quan</w:t>
      </w:r>
      <w:proofErr w:type="spellEnd"/>
      <w:r w:rsidRPr="0066737C">
        <w:rPr>
          <w:sz w:val="26"/>
          <w:szCs w:val="26"/>
        </w:rPr>
        <w:t xml:space="preserve"> </w:t>
      </w:r>
      <w:proofErr w:type="spellStart"/>
      <w:r w:rsidRPr="0066737C">
        <w:rPr>
          <w:sz w:val="26"/>
          <w:szCs w:val="26"/>
        </w:rPr>
        <w:t>trọng</w:t>
      </w:r>
      <w:proofErr w:type="spellEnd"/>
      <w:r w:rsidRPr="0066737C">
        <w:rPr>
          <w:sz w:val="26"/>
          <w:szCs w:val="26"/>
        </w:rPr>
        <w:t xml:space="preserve"> </w:t>
      </w:r>
      <w:proofErr w:type="spellStart"/>
      <w:r w:rsidRPr="0066737C">
        <w:rPr>
          <w:sz w:val="26"/>
          <w:szCs w:val="26"/>
        </w:rPr>
        <w:t>là</w:t>
      </w:r>
      <w:proofErr w:type="spellEnd"/>
      <w:r w:rsidRPr="0066737C">
        <w:rPr>
          <w:sz w:val="26"/>
          <w:szCs w:val="26"/>
        </w:rPr>
        <w:t xml:space="preserve">: </w:t>
      </w:r>
      <w:proofErr w:type="spellStart"/>
      <w:r w:rsidRPr="0066737C">
        <w:rPr>
          <w:sz w:val="26"/>
          <w:szCs w:val="26"/>
        </w:rPr>
        <w:t>ngân</w:t>
      </w:r>
      <w:proofErr w:type="spellEnd"/>
      <w:r w:rsidRPr="0066737C">
        <w:rPr>
          <w:sz w:val="26"/>
          <w:szCs w:val="26"/>
        </w:rPr>
        <w:t xml:space="preserve"> </w:t>
      </w:r>
      <w:proofErr w:type="spellStart"/>
      <w:r w:rsidRPr="0066737C">
        <w:rPr>
          <w:sz w:val="26"/>
          <w:szCs w:val="26"/>
        </w:rPr>
        <w:t>hàng</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phần</w:t>
      </w:r>
      <w:proofErr w:type="spellEnd"/>
      <w:r w:rsidRPr="0066737C">
        <w:rPr>
          <w:sz w:val="26"/>
          <w:szCs w:val="26"/>
        </w:rPr>
        <w:t xml:space="preserve"> </w:t>
      </w:r>
      <w:proofErr w:type="spellStart"/>
      <w:r w:rsidRPr="0066737C">
        <w:rPr>
          <w:sz w:val="26"/>
          <w:szCs w:val="26"/>
        </w:rPr>
        <w:t>mềm</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Ngân</w:t>
      </w:r>
      <w:proofErr w:type="spellEnd"/>
      <w:r w:rsidRPr="0066737C">
        <w:rPr>
          <w:sz w:val="26"/>
          <w:szCs w:val="26"/>
        </w:rPr>
        <w:t xml:space="preserve"> </w:t>
      </w:r>
      <w:proofErr w:type="spellStart"/>
      <w:r w:rsidRPr="0066737C">
        <w:rPr>
          <w:sz w:val="26"/>
          <w:szCs w:val="26"/>
        </w:rPr>
        <w:t>hàng</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được</w:t>
      </w:r>
      <w:proofErr w:type="spellEnd"/>
      <w:r w:rsidRPr="0066737C">
        <w:rPr>
          <w:sz w:val="26"/>
          <w:szCs w:val="26"/>
        </w:rPr>
        <w:t xml:space="preserve"> </w:t>
      </w:r>
      <w:proofErr w:type="spellStart"/>
      <w:r w:rsidRPr="0066737C">
        <w:rPr>
          <w:sz w:val="26"/>
          <w:szCs w:val="26"/>
        </w:rPr>
        <w:t>xem</w:t>
      </w:r>
      <w:proofErr w:type="spellEnd"/>
      <w:r w:rsidRPr="0066737C">
        <w:rPr>
          <w:sz w:val="26"/>
          <w:szCs w:val="26"/>
        </w:rPr>
        <w:t xml:space="preserve"> </w:t>
      </w:r>
      <w:proofErr w:type="spellStart"/>
      <w:r w:rsidRPr="0066737C">
        <w:rPr>
          <w:sz w:val="26"/>
          <w:szCs w:val="26"/>
        </w:rPr>
        <w:t>là</w:t>
      </w:r>
      <w:proofErr w:type="spellEnd"/>
      <w:r w:rsidRPr="0066737C">
        <w:rPr>
          <w:sz w:val="26"/>
          <w:szCs w:val="26"/>
        </w:rPr>
        <w:t xml:space="preserve"> </w:t>
      </w:r>
      <w:proofErr w:type="spellStart"/>
      <w:r w:rsidRPr="0066737C">
        <w:rPr>
          <w:sz w:val="26"/>
          <w:szCs w:val="26"/>
        </w:rPr>
        <w:t>phần</w:t>
      </w:r>
      <w:proofErr w:type="spellEnd"/>
      <w:r w:rsidRPr="0066737C">
        <w:rPr>
          <w:sz w:val="26"/>
          <w:szCs w:val="26"/>
        </w:rPr>
        <w:t xml:space="preserve"> </w:t>
      </w:r>
      <w:proofErr w:type="spellStart"/>
      <w:r w:rsidRPr="0066737C">
        <w:rPr>
          <w:sz w:val="26"/>
          <w:szCs w:val="26"/>
        </w:rPr>
        <w:t>nội</w:t>
      </w:r>
      <w:proofErr w:type="spellEnd"/>
      <w:r w:rsidRPr="0066737C">
        <w:rPr>
          <w:sz w:val="26"/>
          <w:szCs w:val="26"/>
        </w:rPr>
        <w:t xml:space="preserve"> dung (content) </w:t>
      </w:r>
      <w:proofErr w:type="spellStart"/>
      <w:r w:rsidRPr="0066737C">
        <w:rPr>
          <w:sz w:val="26"/>
          <w:szCs w:val="26"/>
        </w:rPr>
        <w:t>của</w:t>
      </w:r>
      <w:proofErr w:type="spellEnd"/>
      <w:r w:rsidRPr="0066737C">
        <w:rPr>
          <w:sz w:val="26"/>
          <w:szCs w:val="26"/>
        </w:rPr>
        <w:t xml:space="preserve"> </w:t>
      </w:r>
      <w:proofErr w:type="spellStart"/>
      <w:r w:rsidRPr="0066737C">
        <w:rPr>
          <w:sz w:val="26"/>
          <w:szCs w:val="26"/>
        </w:rPr>
        <w:t>phần</w:t>
      </w:r>
      <w:proofErr w:type="spellEnd"/>
      <w:r w:rsidRPr="0066737C">
        <w:rPr>
          <w:sz w:val="26"/>
          <w:szCs w:val="26"/>
        </w:rPr>
        <w:t xml:space="preserve"> </w:t>
      </w:r>
      <w:proofErr w:type="spellStart"/>
      <w:r w:rsidRPr="0066737C">
        <w:rPr>
          <w:sz w:val="26"/>
          <w:szCs w:val="26"/>
        </w:rPr>
        <w:t>mềm</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Trong</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trực</w:t>
      </w:r>
      <w:proofErr w:type="spellEnd"/>
      <w:r w:rsidRPr="0066737C">
        <w:rPr>
          <w:sz w:val="26"/>
          <w:szCs w:val="26"/>
        </w:rPr>
        <w:t xml:space="preserve"> </w:t>
      </w:r>
      <w:proofErr w:type="spellStart"/>
      <w:r w:rsidRPr="0066737C">
        <w:rPr>
          <w:sz w:val="26"/>
          <w:szCs w:val="26"/>
        </w:rPr>
        <w:t>tuyến</w:t>
      </w:r>
      <w:proofErr w:type="spellEnd"/>
      <w:r w:rsidRPr="0066737C">
        <w:rPr>
          <w:sz w:val="26"/>
          <w:szCs w:val="26"/>
        </w:rPr>
        <w:t xml:space="preserve">, </w:t>
      </w:r>
      <w:proofErr w:type="spellStart"/>
      <w:r w:rsidRPr="0066737C">
        <w:rPr>
          <w:sz w:val="26"/>
          <w:szCs w:val="26"/>
        </w:rPr>
        <w:t>tất</w:t>
      </w:r>
      <w:proofErr w:type="spellEnd"/>
      <w:r w:rsidRPr="0066737C">
        <w:rPr>
          <w:sz w:val="26"/>
          <w:szCs w:val="26"/>
        </w:rPr>
        <w:t xml:space="preserve"> </w:t>
      </w:r>
      <w:proofErr w:type="spellStart"/>
      <w:r w:rsidRPr="0066737C">
        <w:rPr>
          <w:sz w:val="26"/>
          <w:szCs w:val="26"/>
        </w:rPr>
        <w:t>cả</w:t>
      </w:r>
      <w:proofErr w:type="spellEnd"/>
      <w:r w:rsidRPr="0066737C">
        <w:rPr>
          <w:sz w:val="26"/>
          <w:szCs w:val="26"/>
        </w:rPr>
        <w:t xml:space="preserve"> </w:t>
      </w:r>
      <w:proofErr w:type="spellStart"/>
      <w:r w:rsidRPr="0066737C">
        <w:rPr>
          <w:sz w:val="26"/>
          <w:szCs w:val="26"/>
        </w:rPr>
        <w:t>các</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thuộc</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môn</w:t>
      </w:r>
      <w:proofErr w:type="spellEnd"/>
      <w:r w:rsidRPr="0066737C">
        <w:rPr>
          <w:sz w:val="26"/>
          <w:szCs w:val="26"/>
        </w:rPr>
        <w:t xml:space="preserve"> </w:t>
      </w:r>
      <w:proofErr w:type="spellStart"/>
      <w:r w:rsidRPr="0066737C">
        <w:rPr>
          <w:sz w:val="26"/>
          <w:szCs w:val="26"/>
        </w:rPr>
        <w:t>học</w:t>
      </w:r>
      <w:proofErr w:type="spellEnd"/>
      <w:r w:rsidRPr="0066737C">
        <w:rPr>
          <w:sz w:val="26"/>
          <w:szCs w:val="26"/>
        </w:rPr>
        <w:t xml:space="preserve"> </w:t>
      </w:r>
      <w:proofErr w:type="spellStart"/>
      <w:r w:rsidRPr="0066737C">
        <w:rPr>
          <w:sz w:val="26"/>
          <w:szCs w:val="26"/>
        </w:rPr>
        <w:t>hoặc</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chủ</w:t>
      </w:r>
      <w:proofErr w:type="spellEnd"/>
      <w:r w:rsidRPr="0066737C">
        <w:rPr>
          <w:sz w:val="26"/>
          <w:szCs w:val="26"/>
        </w:rPr>
        <w:t xml:space="preserve"> </w:t>
      </w:r>
      <w:proofErr w:type="spellStart"/>
      <w:r w:rsidRPr="0066737C">
        <w:rPr>
          <w:sz w:val="26"/>
          <w:szCs w:val="26"/>
        </w:rPr>
        <w:t>đề</w:t>
      </w:r>
      <w:proofErr w:type="spellEnd"/>
      <w:r w:rsidRPr="0066737C">
        <w:rPr>
          <w:sz w:val="26"/>
          <w:szCs w:val="26"/>
        </w:rPr>
        <w:t xml:space="preserve"> </w:t>
      </w:r>
      <w:proofErr w:type="spellStart"/>
      <w:r w:rsidRPr="0066737C">
        <w:rPr>
          <w:sz w:val="26"/>
          <w:szCs w:val="26"/>
        </w:rPr>
        <w:t>nào</w:t>
      </w:r>
      <w:proofErr w:type="spellEnd"/>
      <w:r w:rsidRPr="0066737C">
        <w:rPr>
          <w:sz w:val="26"/>
          <w:szCs w:val="26"/>
        </w:rPr>
        <w:t xml:space="preserve"> </w:t>
      </w:r>
      <w:proofErr w:type="spellStart"/>
      <w:r w:rsidRPr="0066737C">
        <w:rPr>
          <w:sz w:val="26"/>
          <w:szCs w:val="26"/>
        </w:rPr>
        <w:t>đó</w:t>
      </w:r>
      <w:proofErr w:type="spellEnd"/>
      <w:r w:rsidRPr="0066737C">
        <w:rPr>
          <w:sz w:val="26"/>
          <w:szCs w:val="26"/>
        </w:rPr>
        <w:t xml:space="preserve"> </w:t>
      </w:r>
      <w:proofErr w:type="spellStart"/>
      <w:r w:rsidRPr="0066737C">
        <w:rPr>
          <w:sz w:val="26"/>
          <w:szCs w:val="26"/>
        </w:rPr>
        <w:t>được</w:t>
      </w:r>
      <w:proofErr w:type="spellEnd"/>
      <w:r w:rsidRPr="0066737C">
        <w:rPr>
          <w:sz w:val="26"/>
          <w:szCs w:val="26"/>
        </w:rPr>
        <w:t xml:space="preserve"> </w:t>
      </w:r>
      <w:proofErr w:type="spellStart"/>
      <w:r w:rsidRPr="0066737C">
        <w:rPr>
          <w:sz w:val="26"/>
          <w:szCs w:val="26"/>
        </w:rPr>
        <w:t>tập</w:t>
      </w:r>
      <w:proofErr w:type="spellEnd"/>
      <w:r w:rsidRPr="0066737C">
        <w:rPr>
          <w:sz w:val="26"/>
          <w:szCs w:val="26"/>
        </w:rPr>
        <w:t xml:space="preserve"> </w:t>
      </w:r>
      <w:proofErr w:type="spellStart"/>
      <w:r w:rsidRPr="0066737C">
        <w:rPr>
          <w:sz w:val="26"/>
          <w:szCs w:val="26"/>
        </w:rPr>
        <w:t>trung</w:t>
      </w:r>
      <w:proofErr w:type="spellEnd"/>
      <w:r w:rsidRPr="0066737C">
        <w:rPr>
          <w:sz w:val="26"/>
          <w:szCs w:val="26"/>
        </w:rPr>
        <w:t xml:space="preserve"> </w:t>
      </w:r>
      <w:proofErr w:type="spellStart"/>
      <w:r w:rsidRPr="0066737C">
        <w:rPr>
          <w:sz w:val="26"/>
          <w:szCs w:val="26"/>
        </w:rPr>
        <w:t>lại</w:t>
      </w:r>
      <w:proofErr w:type="spellEnd"/>
      <w:r w:rsidRPr="0066737C">
        <w:rPr>
          <w:sz w:val="26"/>
          <w:szCs w:val="26"/>
        </w:rPr>
        <w:t xml:space="preserve"> </w:t>
      </w:r>
      <w:proofErr w:type="spellStart"/>
      <w:r w:rsidRPr="0066737C">
        <w:rPr>
          <w:sz w:val="26"/>
          <w:szCs w:val="26"/>
        </w:rPr>
        <w:t>thành</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ngân</w:t>
      </w:r>
      <w:proofErr w:type="spellEnd"/>
      <w:r w:rsidRPr="0066737C">
        <w:rPr>
          <w:sz w:val="26"/>
          <w:szCs w:val="26"/>
        </w:rPr>
        <w:t xml:space="preserve"> </w:t>
      </w:r>
      <w:proofErr w:type="spellStart"/>
      <w:r w:rsidRPr="0066737C">
        <w:rPr>
          <w:sz w:val="26"/>
          <w:szCs w:val="26"/>
        </w:rPr>
        <w:t>hàng</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đặt</w:t>
      </w:r>
      <w:proofErr w:type="spellEnd"/>
      <w:r w:rsidRPr="0066737C">
        <w:rPr>
          <w:sz w:val="26"/>
          <w:szCs w:val="26"/>
        </w:rPr>
        <w:t xml:space="preserve"> ở </w:t>
      </w:r>
      <w:proofErr w:type="spellStart"/>
      <w:r w:rsidRPr="0066737C">
        <w:rPr>
          <w:sz w:val="26"/>
          <w:szCs w:val="26"/>
        </w:rPr>
        <w:t>phía</w:t>
      </w:r>
      <w:proofErr w:type="spellEnd"/>
      <w:r w:rsidRPr="0066737C">
        <w:rPr>
          <w:sz w:val="26"/>
          <w:szCs w:val="26"/>
        </w:rPr>
        <w:t xml:space="preserve"> </w:t>
      </w:r>
      <w:proofErr w:type="spellStart"/>
      <w:r w:rsidRPr="0066737C">
        <w:rPr>
          <w:sz w:val="26"/>
          <w:szCs w:val="26"/>
        </w:rPr>
        <w:t>máy</w:t>
      </w:r>
      <w:proofErr w:type="spellEnd"/>
      <w:r w:rsidRPr="0066737C">
        <w:rPr>
          <w:sz w:val="26"/>
          <w:szCs w:val="26"/>
        </w:rPr>
        <w:t xml:space="preserve"> </w:t>
      </w:r>
      <w:proofErr w:type="spellStart"/>
      <w:r w:rsidRPr="0066737C">
        <w:rPr>
          <w:sz w:val="26"/>
          <w:szCs w:val="26"/>
        </w:rPr>
        <w:t>chủ</w:t>
      </w:r>
      <w:proofErr w:type="spellEnd"/>
      <w:r w:rsidRPr="0066737C">
        <w:rPr>
          <w:sz w:val="26"/>
          <w:szCs w:val="26"/>
        </w:rPr>
        <w:t xml:space="preserve">; </w:t>
      </w:r>
      <w:proofErr w:type="spellStart"/>
      <w:r w:rsidRPr="0066737C">
        <w:rPr>
          <w:sz w:val="26"/>
          <w:szCs w:val="26"/>
        </w:rPr>
        <w:t>phần</w:t>
      </w:r>
      <w:proofErr w:type="spellEnd"/>
      <w:r w:rsidRPr="0066737C">
        <w:rPr>
          <w:sz w:val="26"/>
          <w:szCs w:val="26"/>
        </w:rPr>
        <w:t xml:space="preserve"> </w:t>
      </w:r>
      <w:proofErr w:type="spellStart"/>
      <w:r w:rsidRPr="0066737C">
        <w:rPr>
          <w:sz w:val="26"/>
          <w:szCs w:val="26"/>
        </w:rPr>
        <w:t>mềm</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làm</w:t>
      </w:r>
      <w:proofErr w:type="spellEnd"/>
      <w:r w:rsidRPr="0066737C">
        <w:rPr>
          <w:sz w:val="26"/>
          <w:szCs w:val="26"/>
        </w:rPr>
        <w:t xml:space="preserve"> </w:t>
      </w:r>
      <w:proofErr w:type="spellStart"/>
      <w:r w:rsidRPr="0066737C">
        <w:rPr>
          <w:sz w:val="26"/>
          <w:szCs w:val="26"/>
        </w:rPr>
        <w:t>nhiệm</w:t>
      </w:r>
      <w:proofErr w:type="spellEnd"/>
      <w:r w:rsidRPr="0066737C">
        <w:rPr>
          <w:sz w:val="26"/>
          <w:szCs w:val="26"/>
        </w:rPr>
        <w:t xml:space="preserve"> </w:t>
      </w:r>
      <w:proofErr w:type="spellStart"/>
      <w:r w:rsidRPr="0066737C">
        <w:rPr>
          <w:sz w:val="26"/>
          <w:szCs w:val="26"/>
        </w:rPr>
        <w:t>vụ</w:t>
      </w:r>
      <w:proofErr w:type="spellEnd"/>
      <w:r w:rsidRPr="0066737C">
        <w:rPr>
          <w:sz w:val="26"/>
          <w:szCs w:val="26"/>
        </w:rPr>
        <w:t xml:space="preserve"> </w:t>
      </w:r>
      <w:proofErr w:type="spellStart"/>
      <w:r w:rsidRPr="0066737C">
        <w:rPr>
          <w:sz w:val="26"/>
          <w:szCs w:val="26"/>
        </w:rPr>
        <w:t>tổ</w:t>
      </w:r>
      <w:proofErr w:type="spellEnd"/>
      <w:r w:rsidRPr="0066737C">
        <w:rPr>
          <w:sz w:val="26"/>
          <w:szCs w:val="26"/>
        </w:rPr>
        <w:t xml:space="preserve"> </w:t>
      </w:r>
      <w:proofErr w:type="spellStart"/>
      <w:r w:rsidRPr="0066737C">
        <w:rPr>
          <w:sz w:val="26"/>
          <w:szCs w:val="26"/>
        </w:rPr>
        <w:t>chức</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được</w:t>
      </w:r>
      <w:proofErr w:type="spellEnd"/>
      <w:r w:rsidRPr="0066737C">
        <w:rPr>
          <w:sz w:val="26"/>
          <w:szCs w:val="26"/>
        </w:rPr>
        <w:t xml:space="preserve"> </w:t>
      </w:r>
      <w:proofErr w:type="spellStart"/>
      <w:r w:rsidRPr="0066737C">
        <w:rPr>
          <w:sz w:val="26"/>
          <w:szCs w:val="26"/>
        </w:rPr>
        <w:t>lấy</w:t>
      </w:r>
      <w:proofErr w:type="spellEnd"/>
      <w:r w:rsidRPr="0066737C">
        <w:rPr>
          <w:sz w:val="26"/>
          <w:szCs w:val="26"/>
        </w:rPr>
        <w:t xml:space="preserve"> ra </w:t>
      </w:r>
      <w:proofErr w:type="spellStart"/>
      <w:r w:rsidRPr="0066737C">
        <w:rPr>
          <w:sz w:val="26"/>
          <w:szCs w:val="26"/>
        </w:rPr>
        <w:t>từ</w:t>
      </w:r>
      <w:proofErr w:type="spellEnd"/>
      <w:r w:rsidRPr="0066737C">
        <w:rPr>
          <w:sz w:val="26"/>
          <w:szCs w:val="26"/>
        </w:rPr>
        <w:t xml:space="preserve"> </w:t>
      </w:r>
      <w:proofErr w:type="spellStart"/>
      <w:r w:rsidRPr="0066737C">
        <w:rPr>
          <w:sz w:val="26"/>
          <w:szCs w:val="26"/>
        </w:rPr>
        <w:t>ngân</w:t>
      </w:r>
      <w:proofErr w:type="spellEnd"/>
      <w:r w:rsidRPr="0066737C">
        <w:rPr>
          <w:sz w:val="26"/>
          <w:szCs w:val="26"/>
        </w:rPr>
        <w:t xml:space="preserve"> </w:t>
      </w:r>
      <w:proofErr w:type="spellStart"/>
      <w:r w:rsidRPr="0066737C">
        <w:rPr>
          <w:sz w:val="26"/>
          <w:szCs w:val="26"/>
        </w:rPr>
        <w:t>hàng</w:t>
      </w:r>
      <w:proofErr w:type="spellEnd"/>
      <w:r w:rsidRPr="0066737C">
        <w:rPr>
          <w:sz w:val="26"/>
          <w:szCs w:val="26"/>
        </w:rPr>
        <w:t xml:space="preserve"> </w:t>
      </w:r>
      <w:proofErr w:type="spellStart"/>
      <w:r w:rsidRPr="0066737C">
        <w:rPr>
          <w:sz w:val="26"/>
          <w:szCs w:val="26"/>
        </w:rPr>
        <w:t>thành</w:t>
      </w:r>
      <w:proofErr w:type="spellEnd"/>
      <w:r w:rsidRPr="0066737C">
        <w:rPr>
          <w:sz w:val="26"/>
          <w:szCs w:val="26"/>
        </w:rPr>
        <w:t xml:space="preserve"> </w:t>
      </w:r>
      <w:proofErr w:type="spellStart"/>
      <w:r w:rsidRPr="0066737C">
        <w:rPr>
          <w:sz w:val="26"/>
          <w:szCs w:val="26"/>
        </w:rPr>
        <w:t>bài</w:t>
      </w:r>
      <w:proofErr w:type="spellEnd"/>
      <w:r w:rsidRPr="0066737C">
        <w:rPr>
          <w:sz w:val="26"/>
          <w:szCs w:val="26"/>
        </w:rPr>
        <w:t xml:space="preserve"> </w:t>
      </w:r>
      <w:proofErr w:type="spellStart"/>
      <w:r w:rsidRPr="0066737C">
        <w:rPr>
          <w:sz w:val="26"/>
          <w:szCs w:val="26"/>
        </w:rPr>
        <w:t>thi</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phân</w:t>
      </w:r>
      <w:proofErr w:type="spellEnd"/>
      <w:r w:rsidRPr="0066737C">
        <w:rPr>
          <w:sz w:val="26"/>
          <w:szCs w:val="26"/>
        </w:rPr>
        <w:t xml:space="preserve"> </w:t>
      </w:r>
      <w:proofErr w:type="spellStart"/>
      <w:r w:rsidRPr="0066737C">
        <w:rPr>
          <w:sz w:val="26"/>
          <w:szCs w:val="26"/>
        </w:rPr>
        <w:t>phối</w:t>
      </w:r>
      <w:proofErr w:type="spellEnd"/>
      <w:r w:rsidRPr="0066737C">
        <w:rPr>
          <w:sz w:val="26"/>
          <w:szCs w:val="26"/>
        </w:rPr>
        <w:t xml:space="preserve"> </w:t>
      </w:r>
      <w:proofErr w:type="spellStart"/>
      <w:r w:rsidRPr="0066737C">
        <w:rPr>
          <w:sz w:val="26"/>
          <w:szCs w:val="26"/>
        </w:rPr>
        <w:t>đến</w:t>
      </w:r>
      <w:proofErr w:type="spellEnd"/>
      <w:r w:rsidRPr="0066737C">
        <w:rPr>
          <w:sz w:val="26"/>
          <w:szCs w:val="26"/>
        </w:rPr>
        <w:t xml:space="preserve"> </w:t>
      </w:r>
      <w:proofErr w:type="spellStart"/>
      <w:r w:rsidRPr="0066737C">
        <w:rPr>
          <w:sz w:val="26"/>
          <w:szCs w:val="26"/>
        </w:rPr>
        <w:t>thí</w:t>
      </w:r>
      <w:proofErr w:type="spellEnd"/>
      <w:r w:rsidRPr="0066737C">
        <w:rPr>
          <w:sz w:val="26"/>
          <w:szCs w:val="26"/>
        </w:rPr>
        <w:t xml:space="preserve"> </w:t>
      </w:r>
      <w:proofErr w:type="spellStart"/>
      <w:r w:rsidRPr="0066737C">
        <w:rPr>
          <w:sz w:val="26"/>
          <w:szCs w:val="26"/>
        </w:rPr>
        <w:t>sinh</w:t>
      </w:r>
      <w:proofErr w:type="spellEnd"/>
      <w:r w:rsidRPr="0066737C">
        <w:rPr>
          <w:sz w:val="26"/>
          <w:szCs w:val="26"/>
        </w:rPr>
        <w:t xml:space="preserve"> </w:t>
      </w:r>
      <w:proofErr w:type="spellStart"/>
      <w:r w:rsidRPr="0066737C">
        <w:rPr>
          <w:sz w:val="26"/>
          <w:szCs w:val="26"/>
        </w:rPr>
        <w:t>thông</w:t>
      </w:r>
      <w:proofErr w:type="spellEnd"/>
      <w:r w:rsidRPr="0066737C">
        <w:rPr>
          <w:sz w:val="26"/>
          <w:szCs w:val="26"/>
        </w:rPr>
        <w:t xml:space="preserve"> qua </w:t>
      </w:r>
      <w:proofErr w:type="spellStart"/>
      <w:r w:rsidRPr="0066737C">
        <w:rPr>
          <w:sz w:val="26"/>
          <w:szCs w:val="26"/>
        </w:rPr>
        <w:t>trình</w:t>
      </w:r>
      <w:proofErr w:type="spellEnd"/>
      <w:r w:rsidRPr="0066737C">
        <w:rPr>
          <w:sz w:val="26"/>
          <w:szCs w:val="26"/>
        </w:rPr>
        <w:t xml:space="preserve"> </w:t>
      </w:r>
      <w:proofErr w:type="spellStart"/>
      <w:r w:rsidRPr="0066737C">
        <w:rPr>
          <w:sz w:val="26"/>
          <w:szCs w:val="26"/>
        </w:rPr>
        <w:t>duyệt</w:t>
      </w:r>
      <w:proofErr w:type="spellEnd"/>
      <w:r w:rsidRPr="0066737C">
        <w:rPr>
          <w:sz w:val="26"/>
          <w:szCs w:val="26"/>
        </w:rPr>
        <w:t xml:space="preserve"> Web, </w:t>
      </w:r>
      <w:proofErr w:type="spellStart"/>
      <w:r w:rsidRPr="0066737C">
        <w:rPr>
          <w:sz w:val="26"/>
          <w:szCs w:val="26"/>
        </w:rPr>
        <w:t>đồng</w:t>
      </w:r>
      <w:proofErr w:type="spellEnd"/>
      <w:r w:rsidRPr="0066737C">
        <w:rPr>
          <w:sz w:val="26"/>
          <w:szCs w:val="26"/>
        </w:rPr>
        <w:t xml:space="preserve"> </w:t>
      </w:r>
      <w:proofErr w:type="spellStart"/>
      <w:r w:rsidRPr="0066737C">
        <w:rPr>
          <w:sz w:val="26"/>
          <w:szCs w:val="26"/>
        </w:rPr>
        <w:t>thời</w:t>
      </w:r>
      <w:proofErr w:type="spellEnd"/>
      <w:r w:rsidRPr="0066737C">
        <w:rPr>
          <w:sz w:val="26"/>
          <w:szCs w:val="26"/>
        </w:rPr>
        <w:t xml:space="preserve"> </w:t>
      </w:r>
      <w:proofErr w:type="spellStart"/>
      <w:r w:rsidRPr="0066737C">
        <w:rPr>
          <w:sz w:val="26"/>
          <w:szCs w:val="26"/>
        </w:rPr>
        <w:t>thực</w:t>
      </w:r>
      <w:proofErr w:type="spellEnd"/>
      <w:r w:rsidRPr="0066737C">
        <w:rPr>
          <w:sz w:val="26"/>
          <w:szCs w:val="26"/>
        </w:rPr>
        <w:t xml:space="preserve"> </w:t>
      </w:r>
      <w:proofErr w:type="spellStart"/>
      <w:r w:rsidRPr="0066737C">
        <w:rPr>
          <w:sz w:val="26"/>
          <w:szCs w:val="26"/>
        </w:rPr>
        <w:t>hiện</w:t>
      </w:r>
      <w:proofErr w:type="spellEnd"/>
      <w:r w:rsidRPr="0066737C">
        <w:rPr>
          <w:sz w:val="26"/>
          <w:szCs w:val="26"/>
        </w:rPr>
        <w:t xml:space="preserve"> </w:t>
      </w:r>
      <w:proofErr w:type="spellStart"/>
      <w:r w:rsidRPr="0066737C">
        <w:rPr>
          <w:sz w:val="26"/>
          <w:szCs w:val="26"/>
        </w:rPr>
        <w:t>phân</w:t>
      </w:r>
      <w:proofErr w:type="spellEnd"/>
      <w:r w:rsidRPr="0066737C">
        <w:rPr>
          <w:sz w:val="26"/>
          <w:szCs w:val="26"/>
        </w:rPr>
        <w:t xml:space="preserve"> </w:t>
      </w:r>
      <w:proofErr w:type="spellStart"/>
      <w:r w:rsidRPr="0066737C">
        <w:rPr>
          <w:sz w:val="26"/>
          <w:szCs w:val="26"/>
        </w:rPr>
        <w:t>tích</w:t>
      </w:r>
      <w:proofErr w:type="spellEnd"/>
      <w:r w:rsidRPr="0066737C">
        <w:rPr>
          <w:sz w:val="26"/>
          <w:szCs w:val="26"/>
        </w:rPr>
        <w:t xml:space="preserve"> </w:t>
      </w:r>
      <w:proofErr w:type="spellStart"/>
      <w:r w:rsidRPr="0066737C">
        <w:rPr>
          <w:sz w:val="26"/>
          <w:szCs w:val="26"/>
        </w:rPr>
        <w:t>các</w:t>
      </w:r>
      <w:proofErr w:type="spellEnd"/>
      <w:r w:rsidRPr="0066737C">
        <w:rPr>
          <w:sz w:val="26"/>
          <w:szCs w:val="26"/>
        </w:rPr>
        <w:t xml:space="preserve"> </w:t>
      </w:r>
      <w:proofErr w:type="spellStart"/>
      <w:r w:rsidRPr="0066737C">
        <w:rPr>
          <w:sz w:val="26"/>
          <w:szCs w:val="26"/>
        </w:rPr>
        <w:t>phương</w:t>
      </w:r>
      <w:proofErr w:type="spellEnd"/>
      <w:r w:rsidRPr="0066737C">
        <w:rPr>
          <w:sz w:val="26"/>
          <w:szCs w:val="26"/>
        </w:rPr>
        <w:t xml:space="preserve"> </w:t>
      </w:r>
      <w:proofErr w:type="spellStart"/>
      <w:r w:rsidRPr="0066737C">
        <w:rPr>
          <w:sz w:val="26"/>
          <w:szCs w:val="26"/>
        </w:rPr>
        <w:t>án</w:t>
      </w:r>
      <w:proofErr w:type="spellEnd"/>
      <w:r w:rsidRPr="0066737C">
        <w:rPr>
          <w:sz w:val="26"/>
          <w:szCs w:val="26"/>
        </w:rPr>
        <w:t xml:space="preserve"> </w:t>
      </w:r>
      <w:proofErr w:type="spellStart"/>
      <w:r w:rsidRPr="0066737C">
        <w:rPr>
          <w:sz w:val="26"/>
          <w:szCs w:val="26"/>
        </w:rPr>
        <w:t>trả</w:t>
      </w:r>
      <w:proofErr w:type="spellEnd"/>
      <w:r w:rsidRPr="0066737C">
        <w:rPr>
          <w:sz w:val="26"/>
          <w:szCs w:val="26"/>
        </w:rPr>
        <w:t xml:space="preserve"> </w:t>
      </w:r>
      <w:proofErr w:type="spellStart"/>
      <w:r w:rsidRPr="0066737C">
        <w:rPr>
          <w:sz w:val="26"/>
          <w:szCs w:val="26"/>
        </w:rPr>
        <w:t>lời</w:t>
      </w:r>
      <w:proofErr w:type="spellEnd"/>
      <w:r w:rsidRPr="0066737C">
        <w:rPr>
          <w:sz w:val="26"/>
          <w:szCs w:val="26"/>
        </w:rPr>
        <w:t xml:space="preserve"> </w:t>
      </w:r>
      <w:proofErr w:type="spellStart"/>
      <w:r w:rsidRPr="0066737C">
        <w:rPr>
          <w:sz w:val="26"/>
          <w:szCs w:val="26"/>
        </w:rPr>
        <w:t>của</w:t>
      </w:r>
      <w:proofErr w:type="spellEnd"/>
      <w:r w:rsidRPr="0066737C">
        <w:rPr>
          <w:sz w:val="26"/>
          <w:szCs w:val="26"/>
        </w:rPr>
        <w:t xml:space="preserve"> </w:t>
      </w:r>
      <w:proofErr w:type="spellStart"/>
      <w:r w:rsidRPr="0066737C">
        <w:rPr>
          <w:sz w:val="26"/>
          <w:szCs w:val="26"/>
        </w:rPr>
        <w:t>thí</w:t>
      </w:r>
      <w:proofErr w:type="spellEnd"/>
      <w:r w:rsidRPr="0066737C">
        <w:rPr>
          <w:sz w:val="26"/>
          <w:szCs w:val="26"/>
        </w:rPr>
        <w:t xml:space="preserve"> </w:t>
      </w:r>
      <w:proofErr w:type="spellStart"/>
      <w:r w:rsidRPr="0066737C">
        <w:rPr>
          <w:sz w:val="26"/>
          <w:szCs w:val="26"/>
        </w:rPr>
        <w:t>sinh</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cuối</w:t>
      </w:r>
      <w:proofErr w:type="spellEnd"/>
      <w:r w:rsidRPr="0066737C">
        <w:rPr>
          <w:sz w:val="26"/>
          <w:szCs w:val="26"/>
        </w:rPr>
        <w:t xml:space="preserve"> </w:t>
      </w:r>
      <w:proofErr w:type="spellStart"/>
      <w:r w:rsidRPr="0066737C">
        <w:rPr>
          <w:sz w:val="26"/>
          <w:szCs w:val="26"/>
        </w:rPr>
        <w:t>cùng</w:t>
      </w:r>
      <w:proofErr w:type="spellEnd"/>
      <w:r w:rsidRPr="0066737C">
        <w:rPr>
          <w:sz w:val="26"/>
          <w:szCs w:val="26"/>
        </w:rPr>
        <w:t xml:space="preserve"> </w:t>
      </w:r>
      <w:proofErr w:type="spellStart"/>
      <w:r w:rsidRPr="0066737C">
        <w:rPr>
          <w:sz w:val="26"/>
          <w:szCs w:val="26"/>
        </w:rPr>
        <w:t>đưa</w:t>
      </w:r>
      <w:proofErr w:type="spellEnd"/>
      <w:r w:rsidRPr="0066737C">
        <w:rPr>
          <w:sz w:val="26"/>
          <w:szCs w:val="26"/>
        </w:rPr>
        <w:t xml:space="preserve"> ra </w:t>
      </w:r>
      <w:proofErr w:type="spellStart"/>
      <w:r w:rsidRPr="0066737C">
        <w:rPr>
          <w:sz w:val="26"/>
          <w:szCs w:val="26"/>
        </w:rPr>
        <w:t>kết</w:t>
      </w:r>
      <w:proofErr w:type="spellEnd"/>
      <w:r w:rsidRPr="0066737C">
        <w:rPr>
          <w:sz w:val="26"/>
          <w:szCs w:val="26"/>
        </w:rPr>
        <w:t xml:space="preserve"> </w:t>
      </w:r>
      <w:proofErr w:type="spellStart"/>
      <w:r w:rsidRPr="0066737C">
        <w:rPr>
          <w:sz w:val="26"/>
          <w:szCs w:val="26"/>
        </w:rPr>
        <w:t>quả</w:t>
      </w:r>
      <w:proofErr w:type="spellEnd"/>
      <w:r w:rsidRPr="0066737C">
        <w:rPr>
          <w:sz w:val="26"/>
          <w:szCs w:val="26"/>
        </w:rPr>
        <w:t xml:space="preserve"> </w:t>
      </w:r>
      <w:proofErr w:type="spellStart"/>
      <w:r w:rsidRPr="0066737C">
        <w:rPr>
          <w:sz w:val="26"/>
          <w:szCs w:val="26"/>
        </w:rPr>
        <w:t>đánh</w:t>
      </w:r>
      <w:proofErr w:type="spellEnd"/>
      <w:r w:rsidRPr="0066737C">
        <w:rPr>
          <w:sz w:val="26"/>
          <w:szCs w:val="26"/>
        </w:rPr>
        <w:t xml:space="preserve"> </w:t>
      </w:r>
      <w:proofErr w:type="spellStart"/>
      <w:r w:rsidRPr="0066737C">
        <w:rPr>
          <w:sz w:val="26"/>
          <w:szCs w:val="26"/>
        </w:rPr>
        <w:t>giá</w:t>
      </w:r>
      <w:proofErr w:type="spellEnd"/>
      <w:r w:rsidRPr="0066737C">
        <w:rPr>
          <w:sz w:val="26"/>
          <w:szCs w:val="26"/>
        </w:rPr>
        <w:t xml:space="preserve"> </w:t>
      </w:r>
      <w:proofErr w:type="spellStart"/>
      <w:r w:rsidRPr="0066737C">
        <w:rPr>
          <w:sz w:val="26"/>
          <w:szCs w:val="26"/>
        </w:rPr>
        <w:t>năng</w:t>
      </w:r>
      <w:proofErr w:type="spellEnd"/>
      <w:r w:rsidRPr="0066737C">
        <w:rPr>
          <w:sz w:val="26"/>
          <w:szCs w:val="26"/>
        </w:rPr>
        <w:t xml:space="preserve"> </w:t>
      </w:r>
      <w:proofErr w:type="spellStart"/>
      <w:r w:rsidRPr="0066737C">
        <w:rPr>
          <w:sz w:val="26"/>
          <w:szCs w:val="26"/>
        </w:rPr>
        <w:t>lực</w:t>
      </w:r>
      <w:proofErr w:type="spellEnd"/>
      <w:r w:rsidRPr="0066737C">
        <w:rPr>
          <w:sz w:val="26"/>
          <w:szCs w:val="26"/>
        </w:rPr>
        <w:t xml:space="preserve"> </w:t>
      </w:r>
      <w:proofErr w:type="spellStart"/>
      <w:r w:rsidRPr="0066737C">
        <w:rPr>
          <w:sz w:val="26"/>
          <w:szCs w:val="26"/>
        </w:rPr>
        <w:t>thí</w:t>
      </w:r>
      <w:proofErr w:type="spellEnd"/>
      <w:r w:rsidRPr="0066737C">
        <w:rPr>
          <w:sz w:val="26"/>
          <w:szCs w:val="26"/>
        </w:rPr>
        <w:t xml:space="preserve"> </w:t>
      </w:r>
      <w:proofErr w:type="spellStart"/>
      <w:r w:rsidRPr="0066737C">
        <w:rPr>
          <w:sz w:val="26"/>
          <w:szCs w:val="26"/>
        </w:rPr>
        <w:t>sinh</w:t>
      </w:r>
      <w:proofErr w:type="spellEnd"/>
      <w:r w:rsidRPr="0066737C">
        <w:rPr>
          <w:sz w:val="26"/>
          <w:szCs w:val="26"/>
        </w:rPr>
        <w:t xml:space="preserve">. </w:t>
      </w:r>
      <w:proofErr w:type="spellStart"/>
      <w:r w:rsidRPr="0066737C">
        <w:rPr>
          <w:sz w:val="26"/>
          <w:szCs w:val="26"/>
        </w:rPr>
        <w:t>Việc</w:t>
      </w:r>
      <w:proofErr w:type="spellEnd"/>
      <w:r w:rsidRPr="0066737C">
        <w:rPr>
          <w:sz w:val="26"/>
          <w:szCs w:val="26"/>
        </w:rPr>
        <w:t xml:space="preserve"> </w:t>
      </w:r>
      <w:proofErr w:type="spellStart"/>
      <w:r w:rsidRPr="0066737C">
        <w:rPr>
          <w:sz w:val="26"/>
          <w:szCs w:val="26"/>
        </w:rPr>
        <w:t>đánh</w:t>
      </w:r>
      <w:proofErr w:type="spellEnd"/>
      <w:r w:rsidRPr="0066737C">
        <w:rPr>
          <w:sz w:val="26"/>
          <w:szCs w:val="26"/>
        </w:rPr>
        <w:t xml:space="preserve"> </w:t>
      </w:r>
      <w:proofErr w:type="spellStart"/>
      <w:r w:rsidRPr="0066737C">
        <w:rPr>
          <w:sz w:val="26"/>
          <w:szCs w:val="26"/>
        </w:rPr>
        <w:t>giá</w:t>
      </w:r>
      <w:proofErr w:type="spellEnd"/>
      <w:r w:rsidRPr="0066737C">
        <w:rPr>
          <w:sz w:val="26"/>
          <w:szCs w:val="26"/>
        </w:rPr>
        <w:t xml:space="preserve"> </w:t>
      </w:r>
      <w:proofErr w:type="spellStart"/>
      <w:r w:rsidRPr="0066737C">
        <w:rPr>
          <w:sz w:val="26"/>
          <w:szCs w:val="26"/>
        </w:rPr>
        <w:t>năng</w:t>
      </w:r>
      <w:proofErr w:type="spellEnd"/>
      <w:r w:rsidRPr="0066737C">
        <w:rPr>
          <w:sz w:val="26"/>
          <w:szCs w:val="26"/>
        </w:rPr>
        <w:t xml:space="preserve"> </w:t>
      </w:r>
      <w:proofErr w:type="spellStart"/>
      <w:r w:rsidRPr="0066737C">
        <w:rPr>
          <w:sz w:val="26"/>
          <w:szCs w:val="26"/>
        </w:rPr>
        <w:t>lực</w:t>
      </w:r>
      <w:proofErr w:type="spellEnd"/>
      <w:r w:rsidRPr="0066737C">
        <w:rPr>
          <w:sz w:val="26"/>
          <w:szCs w:val="26"/>
        </w:rPr>
        <w:t xml:space="preserve"> </w:t>
      </w:r>
      <w:proofErr w:type="spellStart"/>
      <w:r w:rsidRPr="0066737C">
        <w:rPr>
          <w:sz w:val="26"/>
          <w:szCs w:val="26"/>
        </w:rPr>
        <w:t>thí</w:t>
      </w:r>
      <w:proofErr w:type="spellEnd"/>
      <w:r w:rsidRPr="0066737C">
        <w:rPr>
          <w:sz w:val="26"/>
          <w:szCs w:val="26"/>
        </w:rPr>
        <w:t xml:space="preserve"> </w:t>
      </w:r>
      <w:proofErr w:type="spellStart"/>
      <w:r w:rsidRPr="0066737C">
        <w:rPr>
          <w:sz w:val="26"/>
          <w:szCs w:val="26"/>
        </w:rPr>
        <w:t>sinh</w:t>
      </w:r>
      <w:proofErr w:type="spellEnd"/>
      <w:r w:rsidRPr="0066737C">
        <w:rPr>
          <w:sz w:val="26"/>
          <w:szCs w:val="26"/>
        </w:rPr>
        <w:t xml:space="preserve"> (qua </w:t>
      </w:r>
      <w:proofErr w:type="spellStart"/>
      <w:r w:rsidRPr="0066737C">
        <w:rPr>
          <w:sz w:val="26"/>
          <w:szCs w:val="26"/>
        </w:rPr>
        <w:t>việc</w:t>
      </w:r>
      <w:proofErr w:type="spellEnd"/>
      <w:r w:rsidRPr="0066737C">
        <w:rPr>
          <w:sz w:val="26"/>
          <w:szCs w:val="26"/>
        </w:rPr>
        <w:t xml:space="preserve"> </w:t>
      </w:r>
      <w:proofErr w:type="spellStart"/>
      <w:r w:rsidRPr="0066737C">
        <w:rPr>
          <w:sz w:val="26"/>
          <w:szCs w:val="26"/>
        </w:rPr>
        <w:t>làm</w:t>
      </w:r>
      <w:proofErr w:type="spellEnd"/>
      <w:r w:rsidRPr="0066737C">
        <w:rPr>
          <w:sz w:val="26"/>
          <w:szCs w:val="26"/>
        </w:rPr>
        <w:t xml:space="preserve"> </w:t>
      </w:r>
      <w:proofErr w:type="spellStart"/>
      <w:r w:rsidRPr="0066737C">
        <w:rPr>
          <w:sz w:val="26"/>
          <w:szCs w:val="26"/>
        </w:rPr>
        <w:t>bài</w:t>
      </w:r>
      <w:proofErr w:type="spellEnd"/>
      <w:r w:rsidRPr="0066737C">
        <w:rPr>
          <w:sz w:val="26"/>
          <w:szCs w:val="26"/>
        </w:rPr>
        <w:t xml:space="preserve"> </w:t>
      </w:r>
      <w:proofErr w:type="spellStart"/>
      <w:r w:rsidRPr="0066737C">
        <w:rPr>
          <w:sz w:val="26"/>
          <w:szCs w:val="26"/>
        </w:rPr>
        <w:t>thi</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phụ</w:t>
      </w:r>
      <w:proofErr w:type="spellEnd"/>
      <w:r w:rsidRPr="0066737C">
        <w:rPr>
          <w:sz w:val="26"/>
          <w:szCs w:val="26"/>
        </w:rPr>
        <w:t xml:space="preserve"> </w:t>
      </w:r>
      <w:proofErr w:type="spellStart"/>
      <w:r w:rsidRPr="0066737C">
        <w:rPr>
          <w:sz w:val="26"/>
          <w:szCs w:val="26"/>
        </w:rPr>
        <w:t>thuộc</w:t>
      </w:r>
      <w:proofErr w:type="spellEnd"/>
      <w:r w:rsidRPr="0066737C">
        <w:rPr>
          <w:sz w:val="26"/>
          <w:szCs w:val="26"/>
        </w:rPr>
        <w:t xml:space="preserve"> </w:t>
      </w:r>
      <w:proofErr w:type="spellStart"/>
      <w:r w:rsidRPr="0066737C">
        <w:rPr>
          <w:sz w:val="26"/>
          <w:szCs w:val="26"/>
        </w:rPr>
        <w:t>vào</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số</w:t>
      </w:r>
      <w:proofErr w:type="spellEnd"/>
      <w:r w:rsidRPr="0066737C">
        <w:rPr>
          <w:sz w:val="26"/>
          <w:szCs w:val="26"/>
        </w:rPr>
        <w:t xml:space="preserve"> </w:t>
      </w:r>
      <w:proofErr w:type="spellStart"/>
      <w:r w:rsidRPr="0066737C">
        <w:rPr>
          <w:sz w:val="26"/>
          <w:szCs w:val="26"/>
        </w:rPr>
        <w:t>yếu</w:t>
      </w:r>
      <w:proofErr w:type="spellEnd"/>
      <w:r w:rsidRPr="0066737C">
        <w:rPr>
          <w:sz w:val="26"/>
          <w:szCs w:val="26"/>
        </w:rPr>
        <w:t xml:space="preserve"> </w:t>
      </w:r>
      <w:proofErr w:type="spellStart"/>
      <w:r w:rsidRPr="0066737C">
        <w:rPr>
          <w:sz w:val="26"/>
          <w:szCs w:val="26"/>
        </w:rPr>
        <w:t>tố</w:t>
      </w:r>
      <w:proofErr w:type="spellEnd"/>
      <w:r w:rsidRPr="0066737C">
        <w:rPr>
          <w:sz w:val="26"/>
          <w:szCs w:val="26"/>
        </w:rPr>
        <w:t xml:space="preserve">, </w:t>
      </w:r>
      <w:proofErr w:type="spellStart"/>
      <w:r w:rsidRPr="0066737C">
        <w:rPr>
          <w:sz w:val="26"/>
          <w:szCs w:val="26"/>
        </w:rPr>
        <w:t>trong</w:t>
      </w:r>
      <w:proofErr w:type="spellEnd"/>
      <w:r w:rsidRPr="0066737C">
        <w:rPr>
          <w:sz w:val="26"/>
          <w:szCs w:val="26"/>
        </w:rPr>
        <w:t xml:space="preserve"> </w:t>
      </w:r>
      <w:proofErr w:type="spellStart"/>
      <w:r w:rsidRPr="0066737C">
        <w:rPr>
          <w:sz w:val="26"/>
          <w:szCs w:val="26"/>
        </w:rPr>
        <w:t>đó</w:t>
      </w:r>
      <w:proofErr w:type="spellEnd"/>
      <w:r w:rsidRPr="0066737C">
        <w:rPr>
          <w:sz w:val="26"/>
          <w:szCs w:val="26"/>
        </w:rPr>
        <w:t xml:space="preserve"> </w:t>
      </w:r>
      <w:proofErr w:type="spellStart"/>
      <w:r w:rsidRPr="0066737C">
        <w:rPr>
          <w:sz w:val="26"/>
          <w:szCs w:val="26"/>
        </w:rPr>
        <w:t>đặc</w:t>
      </w:r>
      <w:proofErr w:type="spellEnd"/>
      <w:r w:rsidRPr="0066737C">
        <w:rPr>
          <w:sz w:val="26"/>
          <w:szCs w:val="26"/>
        </w:rPr>
        <w:t xml:space="preserve"> </w:t>
      </w:r>
      <w:proofErr w:type="spellStart"/>
      <w:r w:rsidRPr="0066737C">
        <w:rPr>
          <w:sz w:val="26"/>
          <w:szCs w:val="26"/>
        </w:rPr>
        <w:t>biệt</w:t>
      </w:r>
      <w:proofErr w:type="spellEnd"/>
      <w:r w:rsidRPr="0066737C">
        <w:rPr>
          <w:sz w:val="26"/>
          <w:szCs w:val="26"/>
        </w:rPr>
        <w:t xml:space="preserve"> </w:t>
      </w:r>
      <w:proofErr w:type="spellStart"/>
      <w:r w:rsidRPr="0066737C">
        <w:rPr>
          <w:sz w:val="26"/>
          <w:szCs w:val="26"/>
        </w:rPr>
        <w:t>chú</w:t>
      </w:r>
      <w:proofErr w:type="spellEnd"/>
      <w:r w:rsidRPr="0066737C">
        <w:rPr>
          <w:sz w:val="26"/>
          <w:szCs w:val="26"/>
        </w:rPr>
        <w:t xml:space="preserve"> ý </w:t>
      </w:r>
      <w:proofErr w:type="spellStart"/>
      <w:r w:rsidRPr="0066737C">
        <w:rPr>
          <w:sz w:val="26"/>
          <w:szCs w:val="26"/>
        </w:rPr>
        <w:t>đến</w:t>
      </w:r>
      <w:proofErr w:type="spellEnd"/>
      <w:r w:rsidRPr="0066737C">
        <w:rPr>
          <w:sz w:val="26"/>
          <w:szCs w:val="26"/>
        </w:rPr>
        <w:t xml:space="preserve">:  </w:t>
      </w:r>
      <w:proofErr w:type="spellStart"/>
      <w:r w:rsidRPr="0066737C">
        <w:rPr>
          <w:sz w:val="26"/>
          <w:szCs w:val="26"/>
        </w:rPr>
        <w:t>ngân</w:t>
      </w:r>
      <w:proofErr w:type="spellEnd"/>
      <w:r w:rsidRPr="0066737C">
        <w:rPr>
          <w:sz w:val="26"/>
          <w:szCs w:val="26"/>
        </w:rPr>
        <w:t xml:space="preserve"> </w:t>
      </w:r>
      <w:proofErr w:type="spellStart"/>
      <w:r w:rsidRPr="0066737C">
        <w:rPr>
          <w:sz w:val="26"/>
          <w:szCs w:val="26"/>
        </w:rPr>
        <w:t>hàng</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có</w:t>
      </w:r>
      <w:proofErr w:type="spellEnd"/>
      <w:r w:rsidRPr="0066737C">
        <w:rPr>
          <w:sz w:val="26"/>
          <w:szCs w:val="26"/>
        </w:rPr>
        <w:t xml:space="preserve"> </w:t>
      </w:r>
      <w:proofErr w:type="spellStart"/>
      <w:r w:rsidRPr="0066737C">
        <w:rPr>
          <w:sz w:val="26"/>
          <w:szCs w:val="26"/>
        </w:rPr>
        <w:t>chất</w:t>
      </w:r>
      <w:proofErr w:type="spellEnd"/>
      <w:r w:rsidRPr="0066737C">
        <w:rPr>
          <w:sz w:val="26"/>
          <w:szCs w:val="26"/>
        </w:rPr>
        <w:t xml:space="preserve"> </w:t>
      </w:r>
      <w:proofErr w:type="spellStart"/>
      <w:r w:rsidRPr="0066737C">
        <w:rPr>
          <w:sz w:val="26"/>
          <w:szCs w:val="26"/>
        </w:rPr>
        <w:t>lượng</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phù</w:t>
      </w:r>
      <w:proofErr w:type="spellEnd"/>
      <w:r w:rsidRPr="0066737C">
        <w:rPr>
          <w:sz w:val="26"/>
          <w:szCs w:val="26"/>
        </w:rPr>
        <w:t xml:space="preserve"> </w:t>
      </w:r>
      <w:proofErr w:type="spellStart"/>
      <w:r w:rsidRPr="0066737C">
        <w:rPr>
          <w:sz w:val="26"/>
          <w:szCs w:val="26"/>
        </w:rPr>
        <w:t>hợp</w:t>
      </w:r>
      <w:proofErr w:type="spellEnd"/>
      <w:r w:rsidRPr="0066737C">
        <w:rPr>
          <w:sz w:val="26"/>
          <w:szCs w:val="26"/>
        </w:rPr>
        <w:t xml:space="preserve"> </w:t>
      </w:r>
      <w:proofErr w:type="spellStart"/>
      <w:r w:rsidRPr="0066737C">
        <w:rPr>
          <w:sz w:val="26"/>
          <w:szCs w:val="26"/>
        </w:rPr>
        <w:t>mục</w:t>
      </w:r>
      <w:proofErr w:type="spellEnd"/>
      <w:r w:rsidRPr="0066737C">
        <w:rPr>
          <w:sz w:val="26"/>
          <w:szCs w:val="26"/>
        </w:rPr>
        <w:t xml:space="preserve"> </w:t>
      </w:r>
      <w:proofErr w:type="spellStart"/>
      <w:r w:rsidRPr="0066737C">
        <w:rPr>
          <w:sz w:val="26"/>
          <w:szCs w:val="26"/>
        </w:rPr>
        <w:t>tiêu</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phương</w:t>
      </w:r>
      <w:proofErr w:type="spellEnd"/>
      <w:r w:rsidRPr="0066737C">
        <w:rPr>
          <w:sz w:val="26"/>
          <w:szCs w:val="26"/>
        </w:rPr>
        <w:t xml:space="preserve"> </w:t>
      </w:r>
      <w:proofErr w:type="spellStart"/>
      <w:r w:rsidRPr="0066737C">
        <w:rPr>
          <w:sz w:val="26"/>
          <w:szCs w:val="26"/>
        </w:rPr>
        <w:t>thức</w:t>
      </w:r>
      <w:proofErr w:type="spellEnd"/>
      <w:r w:rsidRPr="0066737C">
        <w:rPr>
          <w:sz w:val="26"/>
          <w:szCs w:val="26"/>
        </w:rPr>
        <w:t xml:space="preserve"> </w:t>
      </w:r>
      <w:proofErr w:type="spellStart"/>
      <w:r w:rsidRPr="0066737C">
        <w:rPr>
          <w:sz w:val="26"/>
          <w:szCs w:val="26"/>
        </w:rPr>
        <w:t>đánh</w:t>
      </w:r>
      <w:proofErr w:type="spellEnd"/>
      <w:r w:rsidRPr="0066737C">
        <w:rPr>
          <w:sz w:val="26"/>
          <w:szCs w:val="26"/>
        </w:rPr>
        <w:t xml:space="preserve"> </w:t>
      </w:r>
      <w:proofErr w:type="spellStart"/>
      <w:r w:rsidRPr="0066737C">
        <w:rPr>
          <w:sz w:val="26"/>
          <w:szCs w:val="26"/>
        </w:rPr>
        <w:t>giá</w:t>
      </w:r>
      <w:proofErr w:type="spellEnd"/>
      <w:r w:rsidRPr="0066737C">
        <w:rPr>
          <w:sz w:val="26"/>
          <w:szCs w:val="26"/>
        </w:rPr>
        <w:t xml:space="preserve"> </w:t>
      </w:r>
      <w:proofErr w:type="spellStart"/>
      <w:r w:rsidRPr="0066737C">
        <w:rPr>
          <w:sz w:val="26"/>
          <w:szCs w:val="26"/>
        </w:rPr>
        <w:t>năng</w:t>
      </w:r>
      <w:proofErr w:type="spellEnd"/>
      <w:r w:rsidRPr="0066737C">
        <w:rPr>
          <w:sz w:val="26"/>
          <w:szCs w:val="26"/>
        </w:rPr>
        <w:t xml:space="preserve"> </w:t>
      </w:r>
      <w:proofErr w:type="spellStart"/>
      <w:r w:rsidRPr="0066737C">
        <w:rPr>
          <w:sz w:val="26"/>
          <w:szCs w:val="26"/>
        </w:rPr>
        <w:t>lực</w:t>
      </w:r>
      <w:proofErr w:type="spellEnd"/>
      <w:r w:rsidRPr="0066737C">
        <w:rPr>
          <w:sz w:val="26"/>
          <w:szCs w:val="26"/>
        </w:rPr>
        <w:t xml:space="preserve"> </w:t>
      </w:r>
      <w:proofErr w:type="spellStart"/>
      <w:r w:rsidRPr="0066737C">
        <w:rPr>
          <w:sz w:val="26"/>
          <w:szCs w:val="26"/>
        </w:rPr>
        <w:t>thí</w:t>
      </w:r>
      <w:proofErr w:type="spellEnd"/>
      <w:r w:rsidRPr="0066737C">
        <w:rPr>
          <w:sz w:val="26"/>
          <w:szCs w:val="26"/>
        </w:rPr>
        <w:t xml:space="preserve"> </w:t>
      </w:r>
      <w:proofErr w:type="spellStart"/>
      <w:r w:rsidRPr="0066737C">
        <w:rPr>
          <w:sz w:val="26"/>
          <w:szCs w:val="26"/>
        </w:rPr>
        <w:t>sinh</w:t>
      </w:r>
      <w:proofErr w:type="spellEnd"/>
      <w:r w:rsidRPr="0066737C">
        <w:rPr>
          <w:sz w:val="26"/>
          <w:szCs w:val="26"/>
        </w:rPr>
        <w:t xml:space="preserve"> </w:t>
      </w:r>
      <w:proofErr w:type="spellStart"/>
      <w:r w:rsidRPr="0066737C">
        <w:rPr>
          <w:sz w:val="26"/>
          <w:szCs w:val="26"/>
        </w:rPr>
        <w:t>khách</w:t>
      </w:r>
      <w:proofErr w:type="spellEnd"/>
      <w:r w:rsidRPr="0066737C">
        <w:rPr>
          <w:sz w:val="26"/>
          <w:szCs w:val="26"/>
        </w:rPr>
        <w:t xml:space="preserve"> </w:t>
      </w:r>
      <w:proofErr w:type="spellStart"/>
      <w:r w:rsidRPr="0066737C">
        <w:rPr>
          <w:sz w:val="26"/>
          <w:szCs w:val="26"/>
        </w:rPr>
        <w:t>quan</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có</w:t>
      </w:r>
      <w:proofErr w:type="spellEnd"/>
      <w:r w:rsidRPr="0066737C">
        <w:rPr>
          <w:sz w:val="26"/>
          <w:szCs w:val="26"/>
        </w:rPr>
        <w:t xml:space="preserve"> </w:t>
      </w:r>
      <w:proofErr w:type="spellStart"/>
      <w:r w:rsidRPr="0066737C">
        <w:rPr>
          <w:sz w:val="26"/>
          <w:szCs w:val="26"/>
        </w:rPr>
        <w:t>độ</w:t>
      </w:r>
      <w:proofErr w:type="spellEnd"/>
      <w:r w:rsidRPr="0066737C">
        <w:rPr>
          <w:sz w:val="26"/>
          <w:szCs w:val="26"/>
        </w:rPr>
        <w:t xml:space="preserve"> </w:t>
      </w:r>
      <w:proofErr w:type="spellStart"/>
      <w:r w:rsidRPr="0066737C">
        <w:rPr>
          <w:sz w:val="26"/>
          <w:szCs w:val="26"/>
        </w:rPr>
        <w:t>chính</w:t>
      </w:r>
      <w:proofErr w:type="spellEnd"/>
      <w:r w:rsidRPr="0066737C">
        <w:rPr>
          <w:sz w:val="26"/>
          <w:szCs w:val="26"/>
        </w:rPr>
        <w:t xml:space="preserve"> </w:t>
      </w:r>
      <w:proofErr w:type="spellStart"/>
      <w:r w:rsidRPr="0066737C">
        <w:rPr>
          <w:sz w:val="26"/>
          <w:szCs w:val="26"/>
        </w:rPr>
        <w:t>xác</w:t>
      </w:r>
      <w:proofErr w:type="spellEnd"/>
      <w:r w:rsidRPr="0066737C">
        <w:rPr>
          <w:sz w:val="26"/>
          <w:szCs w:val="26"/>
        </w:rPr>
        <w:t xml:space="preserve"> </w:t>
      </w:r>
      <w:proofErr w:type="spellStart"/>
      <w:r w:rsidRPr="0066737C">
        <w:rPr>
          <w:sz w:val="26"/>
          <w:szCs w:val="26"/>
        </w:rPr>
        <w:t>cao</w:t>
      </w:r>
      <w:proofErr w:type="spellEnd"/>
      <w:r w:rsidRPr="0066737C">
        <w:rPr>
          <w:sz w:val="26"/>
          <w:szCs w:val="26"/>
        </w:rPr>
        <w:t>.</w:t>
      </w:r>
    </w:p>
    <w:p w14:paraId="0BBA2A1A" w14:textId="77777777" w:rsidR="00D30291" w:rsidRDefault="003449FE" w:rsidP="00D30291">
      <w:pPr>
        <w:rPr>
          <w:color w:val="333333"/>
          <w:highlight w:val="white"/>
        </w:rPr>
      </w:pPr>
      <w:proofErr w:type="spellStart"/>
      <w:r>
        <w:rPr>
          <w:color w:val="000000"/>
        </w:rPr>
        <w:t>Chính</w:t>
      </w:r>
      <w:proofErr w:type="spellEnd"/>
      <w:r>
        <w:rPr>
          <w:color w:val="000000"/>
        </w:rPr>
        <w:t xml:space="preserve"> </w:t>
      </w:r>
      <w:proofErr w:type="spellStart"/>
      <w:r>
        <w:rPr>
          <w:color w:val="000000"/>
        </w:rPr>
        <w:t>vì</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lý</w:t>
      </w:r>
      <w:proofErr w:type="spellEnd"/>
      <w:r>
        <w:rPr>
          <w:color w:val="000000"/>
        </w:rPr>
        <w:t xml:space="preserve"> do </w:t>
      </w:r>
      <w:proofErr w:type="spellStart"/>
      <w:r>
        <w:rPr>
          <w:color w:val="000000"/>
        </w:rPr>
        <w:t>trên</w:t>
      </w:r>
      <w:proofErr w:type="spellEnd"/>
      <w:r>
        <w:rPr>
          <w:color w:val="000000"/>
        </w:rPr>
        <w:t xml:space="preserve"> </w:t>
      </w:r>
      <w:proofErr w:type="spellStart"/>
      <w:r>
        <w:rPr>
          <w:color w:val="000000"/>
        </w:rPr>
        <w:t>em</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lựa</w:t>
      </w:r>
      <w:proofErr w:type="spellEnd"/>
      <w:r>
        <w:rPr>
          <w:color w:val="000000"/>
        </w:rPr>
        <w:t xml:space="preserve"> </w:t>
      </w:r>
      <w:proofErr w:type="spellStart"/>
      <w:r>
        <w:rPr>
          <w:color w:val="000000"/>
        </w:rPr>
        <w:t>chọn</w:t>
      </w:r>
      <w:proofErr w:type="spellEnd"/>
      <w:r>
        <w:rPr>
          <w:color w:val="000000"/>
        </w:rPr>
        <w:t xml:space="preserve"> </w:t>
      </w:r>
      <w:proofErr w:type="spellStart"/>
      <w:r>
        <w:rPr>
          <w:color w:val="000000"/>
        </w:rPr>
        <w:t>đề</w:t>
      </w:r>
      <w:proofErr w:type="spellEnd"/>
      <w:r>
        <w:rPr>
          <w:color w:val="000000"/>
        </w:rPr>
        <w:t xml:space="preserve"> </w:t>
      </w:r>
      <w:proofErr w:type="spellStart"/>
      <w:r>
        <w:rPr>
          <w:color w:val="000000"/>
        </w:rPr>
        <w:t>tài</w:t>
      </w:r>
      <w:proofErr w:type="spellEnd"/>
      <w:r>
        <w:rPr>
          <w:color w:val="000000"/>
        </w:rPr>
        <w:t xml:space="preserve">: </w:t>
      </w:r>
      <w:r>
        <w:rPr>
          <w:b/>
          <w:color w:val="000000"/>
        </w:rPr>
        <w:t>“</w:t>
      </w:r>
      <w:proofErr w:type="spellStart"/>
      <w:r>
        <w:rPr>
          <w:b/>
          <w:color w:val="000000"/>
        </w:rPr>
        <w:t>Xây</w:t>
      </w:r>
      <w:proofErr w:type="spellEnd"/>
      <w:r>
        <w:rPr>
          <w:b/>
          <w:color w:val="000000"/>
        </w:rPr>
        <w:t xml:space="preserve"> </w:t>
      </w:r>
      <w:proofErr w:type="spellStart"/>
      <w:r>
        <w:rPr>
          <w:b/>
          <w:color w:val="000000"/>
        </w:rPr>
        <w:t>dựng</w:t>
      </w:r>
      <w:proofErr w:type="spellEnd"/>
      <w:r>
        <w:rPr>
          <w:b/>
          <w:color w:val="000000"/>
        </w:rPr>
        <w:t xml:space="preserve"> </w:t>
      </w:r>
      <w:proofErr w:type="spellStart"/>
      <w:r>
        <w:rPr>
          <w:b/>
          <w:color w:val="000000"/>
        </w:rPr>
        <w:t>Hệ</w:t>
      </w:r>
      <w:proofErr w:type="spellEnd"/>
      <w:r>
        <w:rPr>
          <w:b/>
          <w:color w:val="000000"/>
        </w:rPr>
        <w:t xml:space="preserve"> </w:t>
      </w:r>
      <w:proofErr w:type="spellStart"/>
      <w:r>
        <w:rPr>
          <w:b/>
          <w:color w:val="000000"/>
        </w:rPr>
        <w:t>thống</w:t>
      </w:r>
      <w:proofErr w:type="spellEnd"/>
      <w:r>
        <w:rPr>
          <w:b/>
          <w:color w:val="000000"/>
        </w:rPr>
        <w:t xml:space="preserve"> Testing Online” </w:t>
      </w:r>
      <w:proofErr w:type="spellStart"/>
      <w:r>
        <w:rPr>
          <w:color w:val="000000"/>
        </w:rPr>
        <w:t>với</w:t>
      </w:r>
      <w:proofErr w:type="spellEnd"/>
      <w:r>
        <w:rPr>
          <w:color w:val="000000"/>
        </w:rPr>
        <w:t xml:space="preserve"> </w:t>
      </w:r>
      <w:proofErr w:type="spellStart"/>
      <w:r>
        <w:rPr>
          <w:color w:val="000000"/>
        </w:rPr>
        <w:t>mong</w:t>
      </w:r>
      <w:proofErr w:type="spellEnd"/>
      <w:r>
        <w:rPr>
          <w:color w:val="000000"/>
        </w:rPr>
        <w:t xml:space="preserve"> </w:t>
      </w:r>
      <w:proofErr w:type="spellStart"/>
      <w:r>
        <w:rPr>
          <w:color w:val="000000"/>
        </w:rPr>
        <w:t>muốn</w:t>
      </w:r>
      <w:proofErr w:type="spellEnd"/>
      <w:r>
        <w:rPr>
          <w:color w:val="000000"/>
        </w:rPr>
        <w:t xml:space="preserve"> </w:t>
      </w:r>
      <w:proofErr w:type="spellStart"/>
      <w:r>
        <w:rPr>
          <w:color w:val="000000"/>
        </w:rPr>
        <w:t>áp</w:t>
      </w:r>
      <w:proofErr w:type="spellEnd"/>
      <w:r>
        <w:rPr>
          <w:color w:val="000000"/>
        </w:rPr>
        <w:t xml:space="preserve"> </w:t>
      </w:r>
      <w:proofErr w:type="spellStart"/>
      <w:r>
        <w:rPr>
          <w:color w:val="000000"/>
        </w:rPr>
        <w:t>dụng</w:t>
      </w:r>
      <w:proofErr w:type="spellEnd"/>
      <w:r>
        <w:rPr>
          <w:color w:val="000000"/>
        </w:rPr>
        <w:t xml:space="preserve"> tin </w:t>
      </w:r>
      <w:proofErr w:type="spellStart"/>
      <w:r>
        <w:rPr>
          <w:color w:val="000000"/>
        </w:rPr>
        <w:t>học</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vấn</w:t>
      </w:r>
      <w:proofErr w:type="spellEnd"/>
      <w:r>
        <w:rPr>
          <w:color w:val="000000"/>
        </w:rPr>
        <w:t xml:space="preserve"> </w:t>
      </w:r>
      <w:proofErr w:type="spellStart"/>
      <w:r>
        <w:rPr>
          <w:color w:val="000000"/>
        </w:rPr>
        <w:t>đề</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tiễn</w:t>
      </w:r>
      <w:proofErr w:type="spellEnd"/>
      <w:r>
        <w:rPr>
          <w:color w:val="000000"/>
        </w:rPr>
        <w:t xml:space="preserve">, </w:t>
      </w:r>
      <w:proofErr w:type="spellStart"/>
      <w:r>
        <w:rPr>
          <w:color w:val="000000"/>
        </w:rPr>
        <w:t>giúp</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công</w:t>
      </w:r>
      <w:proofErr w:type="spellEnd"/>
      <w:r>
        <w:rPr>
          <w:color w:val="000000"/>
        </w:rPr>
        <w:t xml:space="preserve"> ty CMC Global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lực</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viên</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dễ</w:t>
      </w:r>
      <w:proofErr w:type="spellEnd"/>
      <w:r>
        <w:rPr>
          <w:color w:val="000000"/>
        </w:rPr>
        <w:t xml:space="preserve"> </w:t>
      </w:r>
      <w:proofErr w:type="spellStart"/>
      <w:r>
        <w:rPr>
          <w:color w:val="000000"/>
        </w:rPr>
        <w:t>dàng</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rút</w:t>
      </w:r>
      <w:proofErr w:type="spellEnd"/>
      <w:r>
        <w:rPr>
          <w:color w:val="000000"/>
        </w:rPr>
        <w:t xml:space="preserve"> </w:t>
      </w:r>
      <w:proofErr w:type="spellStart"/>
      <w:r>
        <w:rPr>
          <w:color w:val="000000"/>
        </w:rPr>
        <w:t>ngắn</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nâng</w:t>
      </w:r>
      <w:proofErr w:type="spellEnd"/>
      <w:r>
        <w:rPr>
          <w:color w:val="000000"/>
        </w:rPr>
        <w:t xml:space="preserve"> </w:t>
      </w:r>
      <w:proofErr w:type="spellStart"/>
      <w:r>
        <w:rPr>
          <w:color w:val="000000"/>
        </w:rPr>
        <w:t>cao</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tránh</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bất</w:t>
      </w:r>
      <w:proofErr w:type="spellEnd"/>
      <w:r>
        <w:rPr>
          <w:color w:val="000000"/>
        </w:rPr>
        <w:t xml:space="preserve"> </w:t>
      </w:r>
      <w:proofErr w:type="spellStart"/>
      <w:r>
        <w:rPr>
          <w:color w:val="000000"/>
        </w:rPr>
        <w:t>cập</w:t>
      </w:r>
      <w:proofErr w:type="spellEnd"/>
      <w:r>
        <w:rPr>
          <w:color w:val="000000"/>
        </w:rPr>
        <w:t xml:space="preserve">. </w:t>
      </w:r>
      <w:proofErr w:type="spellStart"/>
      <w:r w:rsidR="00D30291">
        <w:rPr>
          <w:color w:val="333333"/>
          <w:highlight w:val="white"/>
        </w:rPr>
        <w:t>Hệ</w:t>
      </w:r>
      <w:proofErr w:type="spellEnd"/>
      <w:r w:rsidR="00D30291">
        <w:rPr>
          <w:color w:val="333333"/>
          <w:highlight w:val="white"/>
        </w:rPr>
        <w:t xml:space="preserve"> </w:t>
      </w:r>
      <w:proofErr w:type="spellStart"/>
      <w:r w:rsidR="00D30291">
        <w:rPr>
          <w:color w:val="333333"/>
          <w:highlight w:val="white"/>
        </w:rPr>
        <w:t>thống</w:t>
      </w:r>
      <w:proofErr w:type="spellEnd"/>
      <w:r w:rsidR="00D30291">
        <w:rPr>
          <w:color w:val="333333"/>
          <w:highlight w:val="white"/>
        </w:rPr>
        <w:t xml:space="preserve"> Testing Online </w:t>
      </w:r>
      <w:proofErr w:type="spellStart"/>
      <w:r w:rsidR="00D30291">
        <w:rPr>
          <w:color w:val="333333"/>
          <w:highlight w:val="white"/>
        </w:rPr>
        <w:t>hoạt</w:t>
      </w:r>
      <w:proofErr w:type="spellEnd"/>
      <w:r w:rsidR="00D30291">
        <w:rPr>
          <w:color w:val="333333"/>
          <w:highlight w:val="white"/>
        </w:rPr>
        <w:t xml:space="preserve"> </w:t>
      </w:r>
      <w:proofErr w:type="spellStart"/>
      <w:r w:rsidR="00D30291">
        <w:rPr>
          <w:color w:val="333333"/>
          <w:highlight w:val="white"/>
        </w:rPr>
        <w:t>động</w:t>
      </w:r>
      <w:proofErr w:type="spellEnd"/>
      <w:r w:rsidR="00D30291">
        <w:rPr>
          <w:color w:val="333333"/>
          <w:highlight w:val="white"/>
        </w:rPr>
        <w:t xml:space="preserve"> </w:t>
      </w:r>
      <w:proofErr w:type="spellStart"/>
      <w:r w:rsidR="00D30291">
        <w:rPr>
          <w:color w:val="333333"/>
          <w:highlight w:val="white"/>
        </w:rPr>
        <w:t>một</w:t>
      </w:r>
      <w:proofErr w:type="spellEnd"/>
      <w:r w:rsidR="00D30291">
        <w:rPr>
          <w:color w:val="333333"/>
          <w:highlight w:val="white"/>
        </w:rPr>
        <w:t xml:space="preserve"> </w:t>
      </w:r>
      <w:proofErr w:type="spellStart"/>
      <w:r w:rsidR="00D30291">
        <w:rPr>
          <w:color w:val="333333"/>
          <w:highlight w:val="white"/>
        </w:rPr>
        <w:t>cách</w:t>
      </w:r>
      <w:proofErr w:type="spellEnd"/>
      <w:r w:rsidR="00D30291">
        <w:rPr>
          <w:color w:val="333333"/>
          <w:highlight w:val="white"/>
        </w:rPr>
        <w:t xml:space="preserve"> </w:t>
      </w:r>
      <w:proofErr w:type="spellStart"/>
      <w:r w:rsidR="00D30291">
        <w:rPr>
          <w:color w:val="333333"/>
          <w:highlight w:val="white"/>
        </w:rPr>
        <w:t>hiệu</w:t>
      </w:r>
      <w:proofErr w:type="spellEnd"/>
      <w:r w:rsidR="00D30291">
        <w:rPr>
          <w:color w:val="333333"/>
          <w:highlight w:val="white"/>
        </w:rPr>
        <w:t xml:space="preserve"> </w:t>
      </w:r>
      <w:proofErr w:type="spellStart"/>
      <w:r w:rsidR="00D30291">
        <w:rPr>
          <w:color w:val="333333"/>
          <w:highlight w:val="white"/>
        </w:rPr>
        <w:t>quả</w:t>
      </w:r>
      <w:proofErr w:type="spellEnd"/>
      <w:r w:rsidR="00D30291">
        <w:rPr>
          <w:color w:val="333333"/>
          <w:highlight w:val="white"/>
        </w:rPr>
        <w:t xml:space="preserve"> </w:t>
      </w:r>
      <w:proofErr w:type="spellStart"/>
      <w:r w:rsidR="00D30291">
        <w:rPr>
          <w:color w:val="333333"/>
          <w:highlight w:val="white"/>
        </w:rPr>
        <w:t>và</w:t>
      </w:r>
      <w:proofErr w:type="spellEnd"/>
      <w:r w:rsidR="00D30291">
        <w:rPr>
          <w:color w:val="333333"/>
          <w:highlight w:val="white"/>
        </w:rPr>
        <w:t xml:space="preserve"> </w:t>
      </w:r>
      <w:proofErr w:type="spellStart"/>
      <w:r w:rsidR="00D30291">
        <w:rPr>
          <w:color w:val="333333"/>
          <w:highlight w:val="white"/>
        </w:rPr>
        <w:t>ưu</w:t>
      </w:r>
      <w:proofErr w:type="spellEnd"/>
      <w:r w:rsidR="00D30291">
        <w:rPr>
          <w:color w:val="333333"/>
          <w:highlight w:val="white"/>
        </w:rPr>
        <w:t xml:space="preserve"> </w:t>
      </w:r>
      <w:proofErr w:type="spellStart"/>
      <w:r w:rsidR="00D30291">
        <w:rPr>
          <w:color w:val="333333"/>
          <w:highlight w:val="white"/>
        </w:rPr>
        <w:t>việt</w:t>
      </w:r>
      <w:proofErr w:type="spellEnd"/>
      <w:r w:rsidR="00D30291">
        <w:rPr>
          <w:color w:val="333333"/>
          <w:highlight w:val="white"/>
        </w:rPr>
        <w:t xml:space="preserve"> </w:t>
      </w:r>
      <w:proofErr w:type="spellStart"/>
      <w:r w:rsidR="00D30291">
        <w:rPr>
          <w:color w:val="333333"/>
          <w:highlight w:val="white"/>
        </w:rPr>
        <w:t>hơn</w:t>
      </w:r>
      <w:proofErr w:type="spellEnd"/>
      <w:r w:rsidR="00D30291">
        <w:rPr>
          <w:color w:val="333333"/>
          <w:highlight w:val="white"/>
        </w:rPr>
        <w:t xml:space="preserve"> </w:t>
      </w:r>
      <w:proofErr w:type="spellStart"/>
      <w:r w:rsidR="00D30291">
        <w:rPr>
          <w:color w:val="333333"/>
          <w:highlight w:val="white"/>
        </w:rPr>
        <w:t>với</w:t>
      </w:r>
      <w:proofErr w:type="spellEnd"/>
      <w:r w:rsidR="00D30291">
        <w:rPr>
          <w:color w:val="333333"/>
          <w:highlight w:val="white"/>
        </w:rPr>
        <w:t xml:space="preserve"> </w:t>
      </w:r>
      <w:proofErr w:type="spellStart"/>
      <w:r w:rsidR="00D30291">
        <w:rPr>
          <w:color w:val="333333"/>
          <w:highlight w:val="white"/>
        </w:rPr>
        <w:t>phương</w:t>
      </w:r>
      <w:proofErr w:type="spellEnd"/>
      <w:r w:rsidR="00D30291">
        <w:rPr>
          <w:color w:val="333333"/>
          <w:highlight w:val="white"/>
        </w:rPr>
        <w:t xml:space="preserve"> </w:t>
      </w:r>
      <w:proofErr w:type="spellStart"/>
      <w:r w:rsidR="00D30291">
        <w:rPr>
          <w:color w:val="333333"/>
          <w:highlight w:val="white"/>
        </w:rPr>
        <w:t>pháp</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cũ</w:t>
      </w:r>
      <w:proofErr w:type="spellEnd"/>
      <w:r w:rsidR="00D30291">
        <w:rPr>
          <w:color w:val="333333"/>
          <w:highlight w:val="white"/>
        </w:rPr>
        <w:t xml:space="preserve">. </w:t>
      </w:r>
      <w:proofErr w:type="spellStart"/>
      <w:r w:rsidR="00D30291">
        <w:rPr>
          <w:color w:val="333333"/>
          <w:highlight w:val="white"/>
        </w:rPr>
        <w:t>Hệ</w:t>
      </w:r>
      <w:proofErr w:type="spellEnd"/>
      <w:r w:rsidR="00D30291">
        <w:rPr>
          <w:color w:val="333333"/>
          <w:highlight w:val="white"/>
        </w:rPr>
        <w:t xml:space="preserve"> </w:t>
      </w:r>
      <w:proofErr w:type="spellStart"/>
      <w:r w:rsidR="00D30291">
        <w:rPr>
          <w:color w:val="333333"/>
          <w:highlight w:val="white"/>
        </w:rPr>
        <w:t>thống</w:t>
      </w:r>
      <w:proofErr w:type="spellEnd"/>
      <w:r w:rsidR="00D30291">
        <w:rPr>
          <w:color w:val="333333"/>
          <w:highlight w:val="white"/>
        </w:rPr>
        <w:t xml:space="preserve"> </w:t>
      </w:r>
      <w:proofErr w:type="spellStart"/>
      <w:r w:rsidR="00D30291">
        <w:rPr>
          <w:color w:val="333333"/>
          <w:highlight w:val="white"/>
        </w:rPr>
        <w:t>cũ</w:t>
      </w:r>
      <w:proofErr w:type="spellEnd"/>
      <w:r w:rsidR="00D30291">
        <w:rPr>
          <w:color w:val="333333"/>
          <w:highlight w:val="white"/>
        </w:rPr>
        <w:t xml:space="preserve"> </w:t>
      </w:r>
      <w:proofErr w:type="spellStart"/>
      <w:r w:rsidR="00D30291">
        <w:rPr>
          <w:color w:val="333333"/>
          <w:highlight w:val="white"/>
        </w:rPr>
        <w:t>hiện</w:t>
      </w:r>
      <w:proofErr w:type="spellEnd"/>
      <w:r w:rsidR="00D30291">
        <w:rPr>
          <w:color w:val="333333"/>
          <w:highlight w:val="white"/>
        </w:rPr>
        <w:t xml:space="preserve"> </w:t>
      </w:r>
      <w:proofErr w:type="spellStart"/>
      <w:r w:rsidR="00D30291">
        <w:rPr>
          <w:color w:val="333333"/>
          <w:highlight w:val="white"/>
        </w:rPr>
        <w:t>tại</w:t>
      </w:r>
      <w:proofErr w:type="spellEnd"/>
      <w:r w:rsidR="00D30291">
        <w:rPr>
          <w:color w:val="333333"/>
          <w:highlight w:val="white"/>
        </w:rPr>
        <w:t xml:space="preserve"> </w:t>
      </w:r>
      <w:proofErr w:type="spellStart"/>
      <w:r w:rsidR="00D30291">
        <w:rPr>
          <w:color w:val="333333"/>
          <w:highlight w:val="white"/>
        </w:rPr>
        <w:t>đang</w:t>
      </w:r>
      <w:proofErr w:type="spellEnd"/>
      <w:r w:rsidR="00D30291">
        <w:rPr>
          <w:color w:val="333333"/>
          <w:highlight w:val="white"/>
        </w:rPr>
        <w:t xml:space="preserve"> </w:t>
      </w:r>
      <w:proofErr w:type="spellStart"/>
      <w:r w:rsidR="00D30291">
        <w:rPr>
          <w:color w:val="333333"/>
          <w:highlight w:val="white"/>
        </w:rPr>
        <w:t>áp</w:t>
      </w:r>
      <w:proofErr w:type="spellEnd"/>
      <w:r w:rsidR="00D30291">
        <w:rPr>
          <w:color w:val="333333"/>
          <w:highlight w:val="white"/>
        </w:rPr>
        <w:t xml:space="preserve"> </w:t>
      </w:r>
      <w:proofErr w:type="spellStart"/>
      <w:r w:rsidR="00D30291">
        <w:rPr>
          <w:color w:val="333333"/>
          <w:highlight w:val="white"/>
        </w:rPr>
        <w:t>dụng</w:t>
      </w:r>
      <w:proofErr w:type="spellEnd"/>
      <w:r w:rsidR="00D30291">
        <w:rPr>
          <w:color w:val="333333"/>
          <w:highlight w:val="white"/>
        </w:rPr>
        <w:t xml:space="preserve"> </w:t>
      </w:r>
      <w:proofErr w:type="spellStart"/>
      <w:r w:rsidR="00D30291">
        <w:rPr>
          <w:color w:val="333333"/>
          <w:highlight w:val="white"/>
        </w:rPr>
        <w:t>là</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kiểu</w:t>
      </w:r>
      <w:proofErr w:type="spellEnd"/>
      <w:r w:rsidR="00D30291">
        <w:rPr>
          <w:color w:val="333333"/>
          <w:highlight w:val="white"/>
        </w:rPr>
        <w:t xml:space="preserve"> </w:t>
      </w:r>
      <w:proofErr w:type="spellStart"/>
      <w:r w:rsidR="00D30291">
        <w:rPr>
          <w:color w:val="333333"/>
          <w:highlight w:val="white"/>
        </w:rPr>
        <w:t>truyền</w:t>
      </w:r>
      <w:proofErr w:type="spellEnd"/>
      <w:r w:rsidR="00D30291">
        <w:rPr>
          <w:color w:val="333333"/>
          <w:highlight w:val="white"/>
        </w:rPr>
        <w:t xml:space="preserve"> </w:t>
      </w:r>
      <w:proofErr w:type="spellStart"/>
      <w:r w:rsidR="00D30291">
        <w:rPr>
          <w:color w:val="333333"/>
          <w:highlight w:val="white"/>
        </w:rPr>
        <w:t>thống</w:t>
      </w:r>
      <w:proofErr w:type="spellEnd"/>
      <w:r w:rsidR="00D30291">
        <w:rPr>
          <w:color w:val="333333"/>
          <w:highlight w:val="white"/>
        </w:rPr>
        <w:t xml:space="preserve"> </w:t>
      </w:r>
      <w:proofErr w:type="spellStart"/>
      <w:r w:rsidR="00D30291">
        <w:rPr>
          <w:color w:val="333333"/>
          <w:highlight w:val="white"/>
        </w:rPr>
        <w:t>gần</w:t>
      </w:r>
      <w:proofErr w:type="spellEnd"/>
      <w:r w:rsidR="00D30291">
        <w:rPr>
          <w:color w:val="333333"/>
          <w:highlight w:val="white"/>
        </w:rPr>
        <w:t xml:space="preserve"> </w:t>
      </w:r>
      <w:proofErr w:type="spellStart"/>
      <w:r w:rsidR="00D30291">
        <w:rPr>
          <w:color w:val="333333"/>
          <w:highlight w:val="white"/>
        </w:rPr>
        <w:t>như</w:t>
      </w:r>
      <w:proofErr w:type="spellEnd"/>
      <w:r w:rsidR="00D30291">
        <w:rPr>
          <w:color w:val="333333"/>
          <w:highlight w:val="white"/>
        </w:rPr>
        <w:t xml:space="preserve"> </w:t>
      </w:r>
      <w:proofErr w:type="spellStart"/>
      <w:r w:rsidR="00D30291">
        <w:rPr>
          <w:color w:val="333333"/>
          <w:highlight w:val="white"/>
        </w:rPr>
        <w:t>hoàn</w:t>
      </w:r>
      <w:proofErr w:type="spellEnd"/>
      <w:r w:rsidR="00D30291">
        <w:rPr>
          <w:color w:val="333333"/>
          <w:highlight w:val="white"/>
        </w:rPr>
        <w:t xml:space="preserve"> </w:t>
      </w:r>
      <w:proofErr w:type="spellStart"/>
      <w:r w:rsidR="00D30291">
        <w:rPr>
          <w:color w:val="333333"/>
          <w:highlight w:val="white"/>
        </w:rPr>
        <w:t>toàn</w:t>
      </w:r>
      <w:proofErr w:type="spellEnd"/>
      <w:r w:rsidR="00D30291">
        <w:rPr>
          <w:color w:val="333333"/>
          <w:highlight w:val="white"/>
        </w:rPr>
        <w:t xml:space="preserve"> </w:t>
      </w:r>
      <w:proofErr w:type="spellStart"/>
      <w:r w:rsidR="00D30291">
        <w:rPr>
          <w:color w:val="333333"/>
          <w:highlight w:val="white"/>
        </w:rPr>
        <w:t>quá</w:t>
      </w:r>
      <w:proofErr w:type="spellEnd"/>
      <w:r w:rsidR="00D30291">
        <w:rPr>
          <w:color w:val="333333"/>
          <w:highlight w:val="white"/>
        </w:rPr>
        <w:t xml:space="preserve"> </w:t>
      </w:r>
      <w:proofErr w:type="spellStart"/>
      <w:r w:rsidR="00D30291">
        <w:rPr>
          <w:color w:val="333333"/>
          <w:highlight w:val="white"/>
        </w:rPr>
        <w:t>trình</w:t>
      </w:r>
      <w:proofErr w:type="spellEnd"/>
      <w:r w:rsidR="00D30291">
        <w:rPr>
          <w:color w:val="333333"/>
          <w:highlight w:val="white"/>
        </w:rPr>
        <w:t xml:space="preserve"> </w:t>
      </w:r>
      <w:proofErr w:type="spellStart"/>
      <w:r w:rsidR="00D30291">
        <w:rPr>
          <w:color w:val="333333"/>
          <w:highlight w:val="white"/>
        </w:rPr>
        <w:t>từ</w:t>
      </w:r>
      <w:proofErr w:type="spellEnd"/>
      <w:r w:rsidR="00D30291">
        <w:rPr>
          <w:color w:val="333333"/>
          <w:highlight w:val="white"/>
        </w:rPr>
        <w:t xml:space="preserve"> </w:t>
      </w:r>
      <w:proofErr w:type="spellStart"/>
      <w:r w:rsidR="00D30291">
        <w:rPr>
          <w:color w:val="333333"/>
          <w:highlight w:val="white"/>
        </w:rPr>
        <w:t>khâu</w:t>
      </w:r>
      <w:proofErr w:type="spellEnd"/>
      <w:r w:rsidR="00D30291">
        <w:rPr>
          <w:color w:val="333333"/>
          <w:highlight w:val="white"/>
        </w:rPr>
        <w:t xml:space="preserve"> </w:t>
      </w:r>
      <w:proofErr w:type="spellStart"/>
      <w:r w:rsidR="00D30291">
        <w:rPr>
          <w:color w:val="333333"/>
          <w:highlight w:val="white"/>
        </w:rPr>
        <w:t>tổ</w:t>
      </w:r>
      <w:proofErr w:type="spellEnd"/>
      <w:r w:rsidR="00D30291">
        <w:rPr>
          <w:color w:val="333333"/>
          <w:highlight w:val="white"/>
        </w:rPr>
        <w:t xml:space="preserve"> </w:t>
      </w:r>
      <w:proofErr w:type="spellStart"/>
      <w:r w:rsidR="00D30291">
        <w:rPr>
          <w:color w:val="333333"/>
          <w:highlight w:val="white"/>
        </w:rPr>
        <w:t>chức</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đến</w:t>
      </w:r>
      <w:proofErr w:type="spellEnd"/>
      <w:r w:rsidR="00D30291">
        <w:rPr>
          <w:color w:val="333333"/>
          <w:highlight w:val="white"/>
        </w:rPr>
        <w:t xml:space="preserve"> </w:t>
      </w:r>
      <w:proofErr w:type="spellStart"/>
      <w:r w:rsidR="00D30291">
        <w:rPr>
          <w:color w:val="333333"/>
          <w:highlight w:val="white"/>
        </w:rPr>
        <w:t>chấm</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đều</w:t>
      </w:r>
      <w:proofErr w:type="spellEnd"/>
      <w:r w:rsidR="00D30291">
        <w:rPr>
          <w:color w:val="333333"/>
          <w:highlight w:val="white"/>
        </w:rPr>
        <w:t xml:space="preserve"> </w:t>
      </w:r>
      <w:proofErr w:type="spellStart"/>
      <w:r w:rsidR="00D30291">
        <w:rPr>
          <w:color w:val="333333"/>
          <w:highlight w:val="white"/>
        </w:rPr>
        <w:t>hoàn</w:t>
      </w:r>
      <w:proofErr w:type="spellEnd"/>
      <w:r w:rsidR="00D30291">
        <w:rPr>
          <w:color w:val="333333"/>
          <w:highlight w:val="white"/>
        </w:rPr>
        <w:t xml:space="preserve"> </w:t>
      </w:r>
      <w:proofErr w:type="spellStart"/>
      <w:r w:rsidR="00D30291">
        <w:rPr>
          <w:color w:val="333333"/>
          <w:highlight w:val="white"/>
        </w:rPr>
        <w:t>toàn</w:t>
      </w:r>
      <w:proofErr w:type="spellEnd"/>
      <w:r w:rsidR="00D30291">
        <w:rPr>
          <w:color w:val="333333"/>
          <w:highlight w:val="white"/>
        </w:rPr>
        <w:t xml:space="preserve"> </w:t>
      </w:r>
      <w:proofErr w:type="spellStart"/>
      <w:r w:rsidR="00D30291">
        <w:rPr>
          <w:color w:val="333333"/>
          <w:highlight w:val="white"/>
        </w:rPr>
        <w:t>bằng</w:t>
      </w:r>
      <w:proofErr w:type="spellEnd"/>
      <w:r w:rsidR="00D30291">
        <w:rPr>
          <w:color w:val="333333"/>
          <w:highlight w:val="white"/>
        </w:rPr>
        <w:t xml:space="preserve"> </w:t>
      </w:r>
      <w:proofErr w:type="spellStart"/>
      <w:r w:rsidR="00D30291">
        <w:rPr>
          <w:color w:val="333333"/>
          <w:highlight w:val="white"/>
        </w:rPr>
        <w:t>thủ</w:t>
      </w:r>
      <w:proofErr w:type="spellEnd"/>
      <w:r w:rsidR="00D30291">
        <w:rPr>
          <w:color w:val="333333"/>
          <w:highlight w:val="white"/>
        </w:rPr>
        <w:t xml:space="preserve"> </w:t>
      </w:r>
      <w:proofErr w:type="spellStart"/>
      <w:r w:rsidR="00D30291">
        <w:rPr>
          <w:color w:val="333333"/>
          <w:highlight w:val="white"/>
        </w:rPr>
        <w:t>công.Việc</w:t>
      </w:r>
      <w:proofErr w:type="spellEnd"/>
      <w:r w:rsidR="00D30291">
        <w:rPr>
          <w:color w:val="333333"/>
          <w:highlight w:val="white"/>
        </w:rPr>
        <w:t xml:space="preserve"> </w:t>
      </w:r>
      <w:proofErr w:type="spellStart"/>
      <w:r w:rsidR="00D30291">
        <w:rPr>
          <w:color w:val="333333"/>
          <w:highlight w:val="white"/>
        </w:rPr>
        <w:t>làm</w:t>
      </w:r>
      <w:proofErr w:type="spellEnd"/>
      <w:r w:rsidR="00D30291">
        <w:rPr>
          <w:color w:val="333333"/>
          <w:highlight w:val="white"/>
        </w:rPr>
        <w:t xml:space="preserve"> </w:t>
      </w:r>
      <w:proofErr w:type="spellStart"/>
      <w:r w:rsidR="00D30291">
        <w:rPr>
          <w:color w:val="333333"/>
          <w:highlight w:val="white"/>
        </w:rPr>
        <w:t>này</w:t>
      </w:r>
      <w:proofErr w:type="spellEnd"/>
      <w:r w:rsidR="00D30291">
        <w:rPr>
          <w:color w:val="333333"/>
          <w:highlight w:val="white"/>
        </w:rPr>
        <w:t xml:space="preserve"> </w:t>
      </w:r>
      <w:proofErr w:type="spellStart"/>
      <w:r w:rsidR="00D30291">
        <w:rPr>
          <w:color w:val="333333"/>
          <w:highlight w:val="white"/>
        </w:rPr>
        <w:t>sẽ</w:t>
      </w:r>
      <w:proofErr w:type="spellEnd"/>
      <w:r w:rsidR="00D30291">
        <w:rPr>
          <w:color w:val="333333"/>
          <w:highlight w:val="white"/>
        </w:rPr>
        <w:t xml:space="preserve"> </w:t>
      </w:r>
      <w:proofErr w:type="spellStart"/>
      <w:r w:rsidR="00D30291">
        <w:rPr>
          <w:color w:val="333333"/>
          <w:highlight w:val="white"/>
        </w:rPr>
        <w:t>rất</w:t>
      </w:r>
      <w:proofErr w:type="spellEnd"/>
      <w:r w:rsidR="00D30291">
        <w:rPr>
          <w:color w:val="333333"/>
          <w:highlight w:val="white"/>
        </w:rPr>
        <w:t xml:space="preserve"> </w:t>
      </w:r>
      <w:proofErr w:type="spellStart"/>
      <w:r w:rsidR="00D30291">
        <w:rPr>
          <w:color w:val="333333"/>
          <w:highlight w:val="white"/>
        </w:rPr>
        <w:t>tốn</w:t>
      </w:r>
      <w:proofErr w:type="spellEnd"/>
      <w:r w:rsidR="00D30291">
        <w:rPr>
          <w:color w:val="333333"/>
          <w:highlight w:val="white"/>
        </w:rPr>
        <w:t xml:space="preserve"> </w:t>
      </w:r>
      <w:proofErr w:type="spellStart"/>
      <w:r w:rsidR="00D30291">
        <w:rPr>
          <w:color w:val="333333"/>
          <w:highlight w:val="white"/>
        </w:rPr>
        <w:t>thời</w:t>
      </w:r>
      <w:proofErr w:type="spellEnd"/>
      <w:r w:rsidR="00D30291">
        <w:rPr>
          <w:color w:val="333333"/>
          <w:highlight w:val="white"/>
        </w:rPr>
        <w:t xml:space="preserve"> </w:t>
      </w:r>
      <w:proofErr w:type="spellStart"/>
      <w:r w:rsidR="00D30291">
        <w:rPr>
          <w:color w:val="333333"/>
          <w:highlight w:val="white"/>
        </w:rPr>
        <w:t>gian</w:t>
      </w:r>
      <w:proofErr w:type="spellEnd"/>
      <w:r w:rsidR="00D30291">
        <w:rPr>
          <w:color w:val="333333"/>
          <w:highlight w:val="white"/>
        </w:rPr>
        <w:t xml:space="preserve">, </w:t>
      </w:r>
      <w:proofErr w:type="spellStart"/>
      <w:r w:rsidR="00D30291">
        <w:rPr>
          <w:color w:val="333333"/>
          <w:highlight w:val="white"/>
        </w:rPr>
        <w:t>công</w:t>
      </w:r>
      <w:proofErr w:type="spellEnd"/>
      <w:r w:rsidR="00D30291">
        <w:rPr>
          <w:color w:val="333333"/>
          <w:highlight w:val="white"/>
        </w:rPr>
        <w:t xml:space="preserve"> </w:t>
      </w:r>
      <w:proofErr w:type="spellStart"/>
      <w:r w:rsidR="00D30291">
        <w:rPr>
          <w:color w:val="333333"/>
          <w:highlight w:val="white"/>
        </w:rPr>
        <w:t>sức</w:t>
      </w:r>
      <w:proofErr w:type="spellEnd"/>
      <w:r w:rsidR="00D30291">
        <w:rPr>
          <w:color w:val="333333"/>
          <w:highlight w:val="white"/>
        </w:rPr>
        <w:t xml:space="preserve"> </w:t>
      </w:r>
      <w:proofErr w:type="spellStart"/>
      <w:r w:rsidR="00D30291">
        <w:rPr>
          <w:color w:val="333333"/>
          <w:highlight w:val="white"/>
        </w:rPr>
        <w:t>không</w:t>
      </w:r>
      <w:proofErr w:type="spellEnd"/>
      <w:r w:rsidR="00D30291">
        <w:rPr>
          <w:color w:val="333333"/>
          <w:highlight w:val="white"/>
        </w:rPr>
        <w:t xml:space="preserve"> </w:t>
      </w:r>
      <w:proofErr w:type="spellStart"/>
      <w:r w:rsidR="00D30291">
        <w:rPr>
          <w:color w:val="333333"/>
          <w:highlight w:val="white"/>
        </w:rPr>
        <w:t>những</w:t>
      </w:r>
      <w:proofErr w:type="spellEnd"/>
      <w:r w:rsidR="00D30291">
        <w:rPr>
          <w:color w:val="333333"/>
          <w:highlight w:val="white"/>
        </w:rPr>
        <w:t xml:space="preserve"> </w:t>
      </w:r>
      <w:proofErr w:type="spellStart"/>
      <w:r w:rsidR="00D30291">
        <w:rPr>
          <w:color w:val="333333"/>
          <w:highlight w:val="white"/>
        </w:rPr>
        <w:t>thế</w:t>
      </w:r>
      <w:proofErr w:type="spellEnd"/>
      <w:r w:rsidR="00D30291">
        <w:rPr>
          <w:color w:val="333333"/>
          <w:highlight w:val="white"/>
        </w:rPr>
        <w:t xml:space="preserve"> </w:t>
      </w:r>
      <w:proofErr w:type="spellStart"/>
      <w:r w:rsidR="00D30291">
        <w:rPr>
          <w:color w:val="333333"/>
          <w:highlight w:val="white"/>
        </w:rPr>
        <w:t>việc</w:t>
      </w:r>
      <w:proofErr w:type="spellEnd"/>
      <w:r w:rsidR="00D30291">
        <w:rPr>
          <w:color w:val="333333"/>
          <w:highlight w:val="white"/>
        </w:rPr>
        <w:t xml:space="preserve"> </w:t>
      </w:r>
      <w:proofErr w:type="spellStart"/>
      <w:r w:rsidR="00D30291">
        <w:rPr>
          <w:color w:val="333333"/>
          <w:highlight w:val="white"/>
        </w:rPr>
        <w:t>tổ</w:t>
      </w:r>
      <w:proofErr w:type="spellEnd"/>
      <w:r w:rsidR="00D30291">
        <w:rPr>
          <w:color w:val="333333"/>
          <w:highlight w:val="white"/>
        </w:rPr>
        <w:t xml:space="preserve"> </w:t>
      </w:r>
      <w:proofErr w:type="spellStart"/>
      <w:r w:rsidR="00D30291">
        <w:rPr>
          <w:color w:val="333333"/>
          <w:highlight w:val="white"/>
        </w:rPr>
        <w:t>chức</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cho</w:t>
      </w:r>
      <w:proofErr w:type="spellEnd"/>
      <w:r w:rsidR="00D30291">
        <w:rPr>
          <w:color w:val="333333"/>
          <w:highlight w:val="white"/>
        </w:rPr>
        <w:t xml:space="preserve"> </w:t>
      </w:r>
      <w:proofErr w:type="spellStart"/>
      <w:r w:rsidR="00D30291">
        <w:rPr>
          <w:color w:val="333333"/>
          <w:highlight w:val="white"/>
        </w:rPr>
        <w:t>một</w:t>
      </w:r>
      <w:proofErr w:type="spellEnd"/>
      <w:r w:rsidR="00D30291">
        <w:rPr>
          <w:color w:val="333333"/>
          <w:highlight w:val="white"/>
        </w:rPr>
        <w:t xml:space="preserve"> </w:t>
      </w:r>
      <w:proofErr w:type="spellStart"/>
      <w:r w:rsidR="00D30291">
        <w:rPr>
          <w:color w:val="333333"/>
          <w:highlight w:val="white"/>
        </w:rPr>
        <w:t>số</w:t>
      </w:r>
      <w:proofErr w:type="spellEnd"/>
      <w:r w:rsidR="00D30291">
        <w:rPr>
          <w:color w:val="333333"/>
          <w:highlight w:val="white"/>
        </w:rPr>
        <w:t xml:space="preserve"> </w:t>
      </w:r>
      <w:proofErr w:type="spellStart"/>
      <w:r w:rsidR="00D30291">
        <w:rPr>
          <w:color w:val="333333"/>
          <w:highlight w:val="white"/>
        </w:rPr>
        <w:t>lượng</w:t>
      </w:r>
      <w:proofErr w:type="spellEnd"/>
      <w:r w:rsidR="00D30291">
        <w:rPr>
          <w:color w:val="333333"/>
          <w:highlight w:val="white"/>
        </w:rPr>
        <w:t xml:space="preserve"> </w:t>
      </w:r>
      <w:proofErr w:type="spellStart"/>
      <w:r w:rsidR="00D30291">
        <w:rPr>
          <w:color w:val="333333"/>
          <w:highlight w:val="white"/>
        </w:rPr>
        <w:t>nhân</w:t>
      </w:r>
      <w:proofErr w:type="spellEnd"/>
      <w:r w:rsidR="00D30291">
        <w:rPr>
          <w:color w:val="333333"/>
          <w:highlight w:val="white"/>
        </w:rPr>
        <w:t xml:space="preserve"> </w:t>
      </w:r>
      <w:proofErr w:type="spellStart"/>
      <w:r w:rsidR="00D30291">
        <w:rPr>
          <w:color w:val="333333"/>
          <w:highlight w:val="white"/>
        </w:rPr>
        <w:t>viên</w:t>
      </w:r>
      <w:proofErr w:type="spellEnd"/>
      <w:r w:rsidR="00D30291">
        <w:rPr>
          <w:color w:val="333333"/>
          <w:highlight w:val="white"/>
        </w:rPr>
        <w:t xml:space="preserve"> </w:t>
      </w:r>
      <w:proofErr w:type="spellStart"/>
      <w:r w:rsidR="00D30291">
        <w:rPr>
          <w:color w:val="333333"/>
          <w:highlight w:val="white"/>
        </w:rPr>
        <w:t>lớn</w:t>
      </w:r>
      <w:proofErr w:type="spellEnd"/>
      <w:r w:rsidR="00D30291">
        <w:rPr>
          <w:color w:val="333333"/>
          <w:highlight w:val="white"/>
        </w:rPr>
        <w:t xml:space="preserve"> </w:t>
      </w:r>
      <w:proofErr w:type="spellStart"/>
      <w:r w:rsidR="00D30291">
        <w:rPr>
          <w:color w:val="333333"/>
          <w:highlight w:val="white"/>
        </w:rPr>
        <w:t>cùng</w:t>
      </w:r>
      <w:proofErr w:type="spellEnd"/>
      <w:r w:rsidR="00D30291">
        <w:rPr>
          <w:color w:val="333333"/>
          <w:highlight w:val="white"/>
        </w:rPr>
        <w:t xml:space="preserve"> </w:t>
      </w:r>
      <w:proofErr w:type="spellStart"/>
      <w:r w:rsidR="00D30291">
        <w:rPr>
          <w:color w:val="333333"/>
          <w:highlight w:val="white"/>
        </w:rPr>
        <w:t>lúc</w:t>
      </w:r>
      <w:proofErr w:type="spellEnd"/>
      <w:r w:rsidR="00D30291">
        <w:rPr>
          <w:color w:val="333333"/>
          <w:highlight w:val="white"/>
        </w:rPr>
        <w:t xml:space="preserve"> </w:t>
      </w:r>
      <w:proofErr w:type="spellStart"/>
      <w:r w:rsidR="00D30291">
        <w:rPr>
          <w:color w:val="333333"/>
          <w:highlight w:val="white"/>
        </w:rPr>
        <w:t>cũng</w:t>
      </w:r>
      <w:proofErr w:type="spellEnd"/>
      <w:r w:rsidR="00D30291">
        <w:rPr>
          <w:color w:val="333333"/>
          <w:highlight w:val="white"/>
        </w:rPr>
        <w:t xml:space="preserve"> </w:t>
      </w:r>
      <w:proofErr w:type="spellStart"/>
      <w:r w:rsidR="00D30291">
        <w:rPr>
          <w:color w:val="333333"/>
          <w:highlight w:val="white"/>
        </w:rPr>
        <w:t>là</w:t>
      </w:r>
      <w:proofErr w:type="spellEnd"/>
      <w:r w:rsidR="00D30291">
        <w:rPr>
          <w:color w:val="333333"/>
          <w:highlight w:val="white"/>
        </w:rPr>
        <w:t xml:space="preserve"> </w:t>
      </w:r>
      <w:proofErr w:type="spellStart"/>
      <w:r w:rsidR="00D30291">
        <w:rPr>
          <w:color w:val="333333"/>
          <w:highlight w:val="white"/>
        </w:rPr>
        <w:t>một</w:t>
      </w:r>
      <w:proofErr w:type="spellEnd"/>
      <w:r w:rsidR="00D30291">
        <w:rPr>
          <w:color w:val="333333"/>
          <w:highlight w:val="white"/>
        </w:rPr>
        <w:t xml:space="preserve"> </w:t>
      </w:r>
      <w:proofErr w:type="spellStart"/>
      <w:r w:rsidR="00D30291">
        <w:rPr>
          <w:color w:val="333333"/>
          <w:highlight w:val="white"/>
        </w:rPr>
        <w:t>vấn</w:t>
      </w:r>
      <w:proofErr w:type="spellEnd"/>
      <w:r w:rsidR="00D30291">
        <w:rPr>
          <w:color w:val="333333"/>
          <w:highlight w:val="white"/>
        </w:rPr>
        <w:t xml:space="preserve"> </w:t>
      </w:r>
      <w:proofErr w:type="spellStart"/>
      <w:r w:rsidR="00D30291">
        <w:rPr>
          <w:color w:val="333333"/>
          <w:highlight w:val="white"/>
        </w:rPr>
        <w:t>đề</w:t>
      </w:r>
      <w:proofErr w:type="spellEnd"/>
      <w:r w:rsidR="00D30291">
        <w:rPr>
          <w:color w:val="333333"/>
          <w:highlight w:val="white"/>
        </w:rPr>
        <w:t xml:space="preserve"> </w:t>
      </w:r>
      <w:proofErr w:type="spellStart"/>
      <w:r w:rsidR="00D30291">
        <w:rPr>
          <w:color w:val="333333"/>
          <w:highlight w:val="white"/>
        </w:rPr>
        <w:t>rất</w:t>
      </w:r>
      <w:proofErr w:type="spellEnd"/>
      <w:r w:rsidR="00D30291">
        <w:rPr>
          <w:color w:val="333333"/>
          <w:highlight w:val="white"/>
        </w:rPr>
        <w:t xml:space="preserve"> </w:t>
      </w:r>
      <w:proofErr w:type="spellStart"/>
      <w:r w:rsidR="00D30291">
        <w:rPr>
          <w:color w:val="333333"/>
          <w:highlight w:val="white"/>
        </w:rPr>
        <w:t>khó</w:t>
      </w:r>
      <w:proofErr w:type="spellEnd"/>
      <w:r w:rsidR="00D30291">
        <w:rPr>
          <w:color w:val="333333"/>
          <w:highlight w:val="white"/>
        </w:rPr>
        <w:t xml:space="preserve"> </w:t>
      </w:r>
      <w:proofErr w:type="spellStart"/>
      <w:r w:rsidR="00D30291">
        <w:rPr>
          <w:color w:val="333333"/>
          <w:highlight w:val="white"/>
        </w:rPr>
        <w:t>khăn</w:t>
      </w:r>
      <w:proofErr w:type="spellEnd"/>
      <w:r w:rsidR="00D30291">
        <w:rPr>
          <w:color w:val="333333"/>
          <w:highlight w:val="white"/>
        </w:rPr>
        <w:t xml:space="preserve">. </w:t>
      </w:r>
      <w:proofErr w:type="spellStart"/>
      <w:r w:rsidR="00D30291">
        <w:rPr>
          <w:color w:val="333333"/>
          <w:highlight w:val="white"/>
        </w:rPr>
        <w:t>Để</w:t>
      </w:r>
      <w:proofErr w:type="spellEnd"/>
      <w:r w:rsidR="00D30291">
        <w:rPr>
          <w:color w:val="333333"/>
          <w:highlight w:val="white"/>
        </w:rPr>
        <w:t xml:space="preserve"> </w:t>
      </w:r>
      <w:proofErr w:type="spellStart"/>
      <w:r w:rsidR="00D30291">
        <w:rPr>
          <w:color w:val="333333"/>
          <w:highlight w:val="white"/>
        </w:rPr>
        <w:t>giải</w:t>
      </w:r>
      <w:proofErr w:type="spellEnd"/>
      <w:r w:rsidR="00D30291">
        <w:rPr>
          <w:color w:val="333333"/>
          <w:highlight w:val="white"/>
        </w:rPr>
        <w:t xml:space="preserve"> </w:t>
      </w:r>
      <w:proofErr w:type="spellStart"/>
      <w:r w:rsidR="00D30291">
        <w:rPr>
          <w:color w:val="333333"/>
          <w:highlight w:val="white"/>
        </w:rPr>
        <w:t>quyết</w:t>
      </w:r>
      <w:proofErr w:type="spellEnd"/>
      <w:r w:rsidR="00D30291">
        <w:rPr>
          <w:color w:val="333333"/>
          <w:highlight w:val="white"/>
        </w:rPr>
        <w:t xml:space="preserve"> </w:t>
      </w:r>
      <w:proofErr w:type="spellStart"/>
      <w:r w:rsidR="00D30291">
        <w:rPr>
          <w:color w:val="333333"/>
          <w:highlight w:val="white"/>
        </w:rPr>
        <w:t>vấn</w:t>
      </w:r>
      <w:proofErr w:type="spellEnd"/>
      <w:r w:rsidR="00D30291">
        <w:rPr>
          <w:color w:val="333333"/>
          <w:highlight w:val="white"/>
        </w:rPr>
        <w:t xml:space="preserve"> </w:t>
      </w:r>
      <w:proofErr w:type="spellStart"/>
      <w:r w:rsidR="00D30291">
        <w:rPr>
          <w:color w:val="333333"/>
          <w:highlight w:val="white"/>
        </w:rPr>
        <w:t>đề</w:t>
      </w:r>
      <w:proofErr w:type="spellEnd"/>
      <w:r w:rsidR="00D30291">
        <w:rPr>
          <w:color w:val="333333"/>
          <w:highlight w:val="white"/>
        </w:rPr>
        <w:t xml:space="preserve"> </w:t>
      </w:r>
      <w:proofErr w:type="spellStart"/>
      <w:r w:rsidR="00D30291">
        <w:rPr>
          <w:color w:val="333333"/>
          <w:highlight w:val="white"/>
        </w:rPr>
        <w:t>trên</w:t>
      </w:r>
      <w:proofErr w:type="spellEnd"/>
      <w:r w:rsidR="00D30291">
        <w:rPr>
          <w:color w:val="333333"/>
          <w:highlight w:val="white"/>
        </w:rPr>
        <w:t xml:space="preserve"> </w:t>
      </w:r>
      <w:proofErr w:type="spellStart"/>
      <w:r w:rsidR="00D30291">
        <w:rPr>
          <w:color w:val="333333"/>
          <w:highlight w:val="white"/>
        </w:rPr>
        <w:t>thì</w:t>
      </w:r>
      <w:proofErr w:type="spellEnd"/>
      <w:r w:rsidR="00D30291">
        <w:rPr>
          <w:color w:val="333333"/>
          <w:highlight w:val="white"/>
        </w:rPr>
        <w:t xml:space="preserve"> </w:t>
      </w:r>
      <w:proofErr w:type="spellStart"/>
      <w:r w:rsidR="00D30291">
        <w:rPr>
          <w:color w:val="333333"/>
          <w:highlight w:val="white"/>
        </w:rPr>
        <w:t>hệ</w:t>
      </w:r>
      <w:proofErr w:type="spellEnd"/>
      <w:r w:rsidR="00D30291">
        <w:rPr>
          <w:color w:val="333333"/>
          <w:highlight w:val="white"/>
        </w:rPr>
        <w:t xml:space="preserve"> </w:t>
      </w:r>
      <w:proofErr w:type="spellStart"/>
      <w:r w:rsidR="00D30291">
        <w:rPr>
          <w:color w:val="333333"/>
          <w:highlight w:val="white"/>
        </w:rPr>
        <w:t>thống</w:t>
      </w:r>
      <w:proofErr w:type="spellEnd"/>
      <w:r w:rsidR="00D30291">
        <w:rPr>
          <w:color w:val="333333"/>
          <w:highlight w:val="white"/>
        </w:rPr>
        <w:t xml:space="preserve"> Testing Online </w:t>
      </w:r>
      <w:proofErr w:type="spellStart"/>
      <w:r w:rsidR="00D30291">
        <w:rPr>
          <w:color w:val="333333"/>
          <w:highlight w:val="white"/>
        </w:rPr>
        <w:t>có</w:t>
      </w:r>
      <w:proofErr w:type="spellEnd"/>
      <w:r w:rsidR="00D30291">
        <w:rPr>
          <w:color w:val="333333"/>
          <w:highlight w:val="white"/>
        </w:rPr>
        <w:t xml:space="preserve"> </w:t>
      </w:r>
      <w:proofErr w:type="spellStart"/>
      <w:r w:rsidR="00D30291">
        <w:rPr>
          <w:color w:val="333333"/>
          <w:highlight w:val="white"/>
        </w:rPr>
        <w:t>lẽ</w:t>
      </w:r>
      <w:proofErr w:type="spellEnd"/>
      <w:r w:rsidR="00D30291">
        <w:rPr>
          <w:color w:val="333333"/>
          <w:highlight w:val="white"/>
        </w:rPr>
        <w:t xml:space="preserve"> </w:t>
      </w:r>
      <w:proofErr w:type="spellStart"/>
      <w:r w:rsidR="00D30291">
        <w:rPr>
          <w:color w:val="333333"/>
          <w:highlight w:val="white"/>
        </w:rPr>
        <w:t>đáp</w:t>
      </w:r>
      <w:proofErr w:type="spellEnd"/>
      <w:r w:rsidR="00D30291">
        <w:rPr>
          <w:color w:val="333333"/>
          <w:highlight w:val="white"/>
        </w:rPr>
        <w:t xml:space="preserve"> </w:t>
      </w:r>
      <w:proofErr w:type="spellStart"/>
      <w:r w:rsidR="00D30291">
        <w:rPr>
          <w:color w:val="333333"/>
          <w:highlight w:val="white"/>
        </w:rPr>
        <w:t>ứng</w:t>
      </w:r>
      <w:proofErr w:type="spellEnd"/>
      <w:r w:rsidR="00D30291">
        <w:rPr>
          <w:color w:val="333333"/>
          <w:highlight w:val="white"/>
        </w:rPr>
        <w:t xml:space="preserve"> </w:t>
      </w:r>
      <w:proofErr w:type="spellStart"/>
      <w:r w:rsidR="00D30291">
        <w:rPr>
          <w:color w:val="333333"/>
          <w:highlight w:val="white"/>
        </w:rPr>
        <w:t>rất</w:t>
      </w:r>
      <w:proofErr w:type="spellEnd"/>
      <w:r w:rsidR="00D30291">
        <w:rPr>
          <w:color w:val="333333"/>
          <w:highlight w:val="white"/>
        </w:rPr>
        <w:t xml:space="preserve"> </w:t>
      </w:r>
      <w:proofErr w:type="spellStart"/>
      <w:r w:rsidR="00D30291">
        <w:rPr>
          <w:color w:val="333333"/>
          <w:highlight w:val="white"/>
        </w:rPr>
        <w:t>tốt</w:t>
      </w:r>
      <w:proofErr w:type="spellEnd"/>
      <w:r w:rsidR="00D30291">
        <w:rPr>
          <w:color w:val="333333"/>
          <w:highlight w:val="white"/>
        </w:rPr>
        <w:t xml:space="preserve">, </w:t>
      </w:r>
      <w:proofErr w:type="spellStart"/>
      <w:r w:rsidR="00D30291">
        <w:rPr>
          <w:color w:val="333333"/>
          <w:highlight w:val="white"/>
        </w:rPr>
        <w:t>hệ</w:t>
      </w:r>
      <w:proofErr w:type="spellEnd"/>
      <w:r w:rsidR="00D30291">
        <w:rPr>
          <w:color w:val="333333"/>
          <w:highlight w:val="white"/>
        </w:rPr>
        <w:t xml:space="preserve"> </w:t>
      </w:r>
      <w:proofErr w:type="spellStart"/>
      <w:r w:rsidR="00D30291">
        <w:rPr>
          <w:color w:val="333333"/>
          <w:highlight w:val="white"/>
        </w:rPr>
        <w:t>thống</w:t>
      </w:r>
      <w:proofErr w:type="spellEnd"/>
      <w:r w:rsidR="00D30291">
        <w:rPr>
          <w:color w:val="333333"/>
          <w:highlight w:val="white"/>
        </w:rPr>
        <w:t xml:space="preserve"> </w:t>
      </w:r>
      <w:proofErr w:type="spellStart"/>
      <w:r w:rsidR="00D30291">
        <w:rPr>
          <w:color w:val="333333"/>
          <w:highlight w:val="white"/>
        </w:rPr>
        <w:t>vừa</w:t>
      </w:r>
      <w:proofErr w:type="spellEnd"/>
      <w:r w:rsidR="00D30291">
        <w:rPr>
          <w:color w:val="333333"/>
          <w:highlight w:val="white"/>
        </w:rPr>
        <w:t xml:space="preserve"> </w:t>
      </w:r>
      <w:proofErr w:type="spellStart"/>
      <w:r w:rsidR="00D30291">
        <w:rPr>
          <w:color w:val="333333"/>
          <w:highlight w:val="white"/>
        </w:rPr>
        <w:t>có</w:t>
      </w:r>
      <w:proofErr w:type="spellEnd"/>
      <w:r w:rsidR="00D30291">
        <w:rPr>
          <w:color w:val="333333"/>
          <w:highlight w:val="white"/>
        </w:rPr>
        <w:t xml:space="preserve"> </w:t>
      </w:r>
      <w:proofErr w:type="spellStart"/>
      <w:r w:rsidR="00D30291">
        <w:rPr>
          <w:color w:val="333333"/>
          <w:highlight w:val="white"/>
        </w:rPr>
        <w:t>thể</w:t>
      </w:r>
      <w:proofErr w:type="spellEnd"/>
      <w:r w:rsidR="00D30291">
        <w:rPr>
          <w:color w:val="333333"/>
          <w:highlight w:val="white"/>
        </w:rPr>
        <w:t xml:space="preserve"> </w:t>
      </w:r>
      <w:proofErr w:type="spellStart"/>
      <w:r w:rsidR="00D30291">
        <w:rPr>
          <w:color w:val="333333"/>
          <w:highlight w:val="white"/>
        </w:rPr>
        <w:t>giúp</w:t>
      </w:r>
      <w:proofErr w:type="spellEnd"/>
      <w:r w:rsidR="00D30291">
        <w:rPr>
          <w:color w:val="333333"/>
          <w:highlight w:val="white"/>
        </w:rPr>
        <w:t xml:space="preserve"> </w:t>
      </w:r>
      <w:proofErr w:type="spellStart"/>
      <w:r w:rsidR="00D30291">
        <w:rPr>
          <w:color w:val="333333"/>
          <w:highlight w:val="white"/>
        </w:rPr>
        <w:t>nhà</w:t>
      </w:r>
      <w:proofErr w:type="spellEnd"/>
      <w:r w:rsidR="00D30291">
        <w:rPr>
          <w:color w:val="333333"/>
          <w:highlight w:val="white"/>
        </w:rPr>
        <w:t xml:space="preserve"> </w:t>
      </w:r>
      <w:proofErr w:type="spellStart"/>
      <w:r w:rsidR="00D30291">
        <w:rPr>
          <w:color w:val="333333"/>
          <w:highlight w:val="white"/>
        </w:rPr>
        <w:t>quản</w:t>
      </w:r>
      <w:proofErr w:type="spellEnd"/>
      <w:r w:rsidR="00D30291">
        <w:rPr>
          <w:color w:val="333333"/>
          <w:highlight w:val="white"/>
        </w:rPr>
        <w:t xml:space="preserve"> </w:t>
      </w:r>
      <w:proofErr w:type="spellStart"/>
      <w:r w:rsidR="00D30291">
        <w:rPr>
          <w:color w:val="333333"/>
          <w:highlight w:val="white"/>
        </w:rPr>
        <w:t>trị</w:t>
      </w:r>
      <w:proofErr w:type="spellEnd"/>
      <w:r w:rsidR="00D30291">
        <w:rPr>
          <w:color w:val="333333"/>
          <w:highlight w:val="white"/>
        </w:rPr>
        <w:t xml:space="preserve"> </w:t>
      </w:r>
      <w:proofErr w:type="spellStart"/>
      <w:r w:rsidR="00D30291">
        <w:rPr>
          <w:color w:val="333333"/>
          <w:highlight w:val="white"/>
        </w:rPr>
        <w:t>giảm</w:t>
      </w:r>
      <w:proofErr w:type="spellEnd"/>
      <w:r w:rsidR="00D30291">
        <w:rPr>
          <w:color w:val="333333"/>
          <w:highlight w:val="white"/>
        </w:rPr>
        <w:t xml:space="preserve"> </w:t>
      </w:r>
      <w:proofErr w:type="spellStart"/>
      <w:r w:rsidR="00D30291">
        <w:rPr>
          <w:color w:val="333333"/>
          <w:highlight w:val="white"/>
        </w:rPr>
        <w:t>thời</w:t>
      </w:r>
      <w:proofErr w:type="spellEnd"/>
      <w:r w:rsidR="00D30291">
        <w:rPr>
          <w:color w:val="333333"/>
          <w:highlight w:val="white"/>
        </w:rPr>
        <w:t xml:space="preserve"> </w:t>
      </w:r>
      <w:proofErr w:type="spellStart"/>
      <w:r w:rsidR="00D30291">
        <w:rPr>
          <w:color w:val="333333"/>
          <w:highlight w:val="white"/>
        </w:rPr>
        <w:t>gian</w:t>
      </w:r>
      <w:proofErr w:type="spellEnd"/>
      <w:r w:rsidR="00D30291">
        <w:rPr>
          <w:color w:val="333333"/>
          <w:highlight w:val="white"/>
        </w:rPr>
        <w:t xml:space="preserve"> ,</w:t>
      </w:r>
      <w:proofErr w:type="spellStart"/>
      <w:r w:rsidR="00D30291">
        <w:rPr>
          <w:color w:val="333333"/>
          <w:highlight w:val="white"/>
        </w:rPr>
        <w:t>tốn</w:t>
      </w:r>
      <w:proofErr w:type="spellEnd"/>
      <w:r w:rsidR="00D30291">
        <w:rPr>
          <w:color w:val="333333"/>
          <w:highlight w:val="white"/>
        </w:rPr>
        <w:t xml:space="preserve"> </w:t>
      </w:r>
      <w:proofErr w:type="spellStart"/>
      <w:r w:rsidR="00D30291">
        <w:rPr>
          <w:color w:val="333333"/>
          <w:highlight w:val="white"/>
        </w:rPr>
        <w:t>ít</w:t>
      </w:r>
      <w:proofErr w:type="spellEnd"/>
      <w:r w:rsidR="00D30291">
        <w:rPr>
          <w:color w:val="333333"/>
          <w:highlight w:val="white"/>
        </w:rPr>
        <w:t xml:space="preserve"> </w:t>
      </w:r>
      <w:proofErr w:type="spellStart"/>
      <w:r w:rsidR="00D30291">
        <w:rPr>
          <w:color w:val="333333"/>
          <w:highlight w:val="white"/>
        </w:rPr>
        <w:t>công</w:t>
      </w:r>
      <w:proofErr w:type="spellEnd"/>
      <w:r w:rsidR="00D30291">
        <w:rPr>
          <w:color w:val="333333"/>
          <w:highlight w:val="white"/>
        </w:rPr>
        <w:t xml:space="preserve"> </w:t>
      </w:r>
      <w:proofErr w:type="spellStart"/>
      <w:r w:rsidR="00D30291">
        <w:rPr>
          <w:color w:val="333333"/>
          <w:highlight w:val="white"/>
        </w:rPr>
        <w:t>sức</w:t>
      </w:r>
      <w:proofErr w:type="spellEnd"/>
      <w:r w:rsidR="00D30291">
        <w:rPr>
          <w:color w:val="333333"/>
          <w:highlight w:val="white"/>
        </w:rPr>
        <w:t xml:space="preserve"> </w:t>
      </w:r>
      <w:proofErr w:type="spellStart"/>
      <w:r w:rsidR="00D30291">
        <w:rPr>
          <w:color w:val="333333"/>
          <w:highlight w:val="white"/>
        </w:rPr>
        <w:t>hơn</w:t>
      </w:r>
      <w:proofErr w:type="spellEnd"/>
      <w:r w:rsidR="00D30291">
        <w:rPr>
          <w:color w:val="333333"/>
          <w:highlight w:val="white"/>
        </w:rPr>
        <w:t xml:space="preserve"> </w:t>
      </w:r>
      <w:proofErr w:type="spellStart"/>
      <w:r w:rsidR="00D30291">
        <w:rPr>
          <w:color w:val="333333"/>
          <w:highlight w:val="white"/>
        </w:rPr>
        <w:t>trong</w:t>
      </w:r>
      <w:proofErr w:type="spellEnd"/>
      <w:r w:rsidR="00D30291">
        <w:rPr>
          <w:color w:val="333333"/>
          <w:highlight w:val="white"/>
        </w:rPr>
        <w:t xml:space="preserve"> </w:t>
      </w:r>
      <w:proofErr w:type="spellStart"/>
      <w:r w:rsidR="00D30291">
        <w:rPr>
          <w:color w:val="333333"/>
          <w:highlight w:val="white"/>
        </w:rPr>
        <w:t>khâu</w:t>
      </w:r>
      <w:proofErr w:type="spellEnd"/>
      <w:r w:rsidR="00D30291">
        <w:rPr>
          <w:color w:val="333333"/>
          <w:highlight w:val="white"/>
        </w:rPr>
        <w:t xml:space="preserve"> </w:t>
      </w:r>
      <w:proofErr w:type="spellStart"/>
      <w:r w:rsidR="00D30291">
        <w:rPr>
          <w:color w:val="333333"/>
          <w:highlight w:val="white"/>
        </w:rPr>
        <w:t>tổ</w:t>
      </w:r>
      <w:proofErr w:type="spellEnd"/>
      <w:r w:rsidR="00D30291">
        <w:rPr>
          <w:color w:val="333333"/>
          <w:highlight w:val="white"/>
        </w:rPr>
        <w:t xml:space="preserve"> </w:t>
      </w:r>
      <w:proofErr w:type="spellStart"/>
      <w:r w:rsidR="00D30291">
        <w:rPr>
          <w:color w:val="333333"/>
          <w:highlight w:val="white"/>
        </w:rPr>
        <w:t>chức</w:t>
      </w:r>
      <w:proofErr w:type="spellEnd"/>
      <w:r w:rsidR="00D30291">
        <w:rPr>
          <w:color w:val="333333"/>
          <w:highlight w:val="white"/>
        </w:rPr>
        <w:t xml:space="preserve"> </w:t>
      </w:r>
      <w:proofErr w:type="spellStart"/>
      <w:r w:rsidR="00D30291">
        <w:rPr>
          <w:color w:val="333333"/>
          <w:highlight w:val="white"/>
        </w:rPr>
        <w:t>thi.Đặc</w:t>
      </w:r>
      <w:proofErr w:type="spellEnd"/>
      <w:r w:rsidR="00D30291">
        <w:rPr>
          <w:color w:val="333333"/>
          <w:highlight w:val="white"/>
        </w:rPr>
        <w:t xml:space="preserve"> </w:t>
      </w:r>
      <w:proofErr w:type="spellStart"/>
      <w:r w:rsidR="00D30291">
        <w:rPr>
          <w:color w:val="333333"/>
          <w:highlight w:val="white"/>
        </w:rPr>
        <w:t>biệt</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test online </w:t>
      </w:r>
      <w:proofErr w:type="spellStart"/>
      <w:r w:rsidR="00D30291">
        <w:rPr>
          <w:color w:val="333333"/>
          <w:highlight w:val="white"/>
        </w:rPr>
        <w:t>sẽ</w:t>
      </w:r>
      <w:proofErr w:type="spellEnd"/>
      <w:r w:rsidR="00D30291">
        <w:rPr>
          <w:color w:val="333333"/>
          <w:highlight w:val="white"/>
        </w:rPr>
        <w:t xml:space="preserve"> </w:t>
      </w:r>
      <w:proofErr w:type="spellStart"/>
      <w:r w:rsidR="00D30291">
        <w:rPr>
          <w:color w:val="333333"/>
          <w:highlight w:val="white"/>
        </w:rPr>
        <w:t>rất</w:t>
      </w:r>
      <w:proofErr w:type="spellEnd"/>
      <w:r w:rsidR="00D30291">
        <w:rPr>
          <w:color w:val="333333"/>
          <w:highlight w:val="white"/>
        </w:rPr>
        <w:t xml:space="preserve"> </w:t>
      </w:r>
      <w:proofErr w:type="spellStart"/>
      <w:r w:rsidR="00D30291">
        <w:rPr>
          <w:color w:val="333333"/>
          <w:highlight w:val="white"/>
        </w:rPr>
        <w:t>công</w:t>
      </w:r>
      <w:proofErr w:type="spellEnd"/>
      <w:r w:rsidR="00D30291">
        <w:rPr>
          <w:color w:val="333333"/>
          <w:highlight w:val="white"/>
        </w:rPr>
        <w:t xml:space="preserve"> </w:t>
      </w:r>
      <w:proofErr w:type="spellStart"/>
      <w:r w:rsidR="00D30291">
        <w:rPr>
          <w:color w:val="333333"/>
          <w:highlight w:val="white"/>
        </w:rPr>
        <w:t>bằng</w:t>
      </w:r>
      <w:proofErr w:type="spellEnd"/>
      <w:r w:rsidR="00D30291">
        <w:rPr>
          <w:color w:val="333333"/>
          <w:highlight w:val="white"/>
        </w:rPr>
        <w:t xml:space="preserve"> </w:t>
      </w:r>
      <w:proofErr w:type="spellStart"/>
      <w:r w:rsidR="00D30291">
        <w:rPr>
          <w:color w:val="333333"/>
          <w:highlight w:val="white"/>
        </w:rPr>
        <w:t>vì</w:t>
      </w:r>
      <w:proofErr w:type="spellEnd"/>
      <w:r w:rsidR="00D30291">
        <w:rPr>
          <w:color w:val="333333"/>
          <w:highlight w:val="white"/>
        </w:rPr>
        <w:t xml:space="preserve"> </w:t>
      </w:r>
      <w:proofErr w:type="spellStart"/>
      <w:r w:rsidR="00D30291">
        <w:rPr>
          <w:color w:val="333333"/>
          <w:highlight w:val="white"/>
        </w:rPr>
        <w:t>khi</w:t>
      </w:r>
      <w:proofErr w:type="spellEnd"/>
      <w:r w:rsidR="00D30291">
        <w:rPr>
          <w:color w:val="333333"/>
          <w:highlight w:val="white"/>
        </w:rPr>
        <w:t xml:space="preserve"> </w:t>
      </w:r>
      <w:proofErr w:type="spellStart"/>
      <w:r w:rsidR="00D30291">
        <w:rPr>
          <w:color w:val="333333"/>
          <w:highlight w:val="white"/>
        </w:rPr>
        <w:t>người</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hoàn</w:t>
      </w:r>
      <w:proofErr w:type="spellEnd"/>
      <w:r w:rsidR="00D30291">
        <w:rPr>
          <w:color w:val="333333"/>
          <w:highlight w:val="white"/>
        </w:rPr>
        <w:t xml:space="preserve"> </w:t>
      </w:r>
      <w:proofErr w:type="spellStart"/>
      <w:r w:rsidR="00D30291">
        <w:rPr>
          <w:color w:val="333333"/>
          <w:highlight w:val="white"/>
        </w:rPr>
        <w:t>thành</w:t>
      </w:r>
      <w:proofErr w:type="spellEnd"/>
      <w:r w:rsidR="00D30291">
        <w:rPr>
          <w:color w:val="333333"/>
          <w:highlight w:val="white"/>
        </w:rPr>
        <w:t xml:space="preserve"> </w:t>
      </w:r>
      <w:proofErr w:type="spellStart"/>
      <w:r w:rsidR="00D30291">
        <w:rPr>
          <w:color w:val="333333"/>
          <w:highlight w:val="white"/>
        </w:rPr>
        <w:t>bài</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thì</w:t>
      </w:r>
      <w:proofErr w:type="spellEnd"/>
      <w:r w:rsidR="00D30291">
        <w:rPr>
          <w:color w:val="333333"/>
          <w:highlight w:val="white"/>
        </w:rPr>
        <w:t xml:space="preserve"> </w:t>
      </w:r>
      <w:proofErr w:type="spellStart"/>
      <w:r w:rsidR="00D30291">
        <w:rPr>
          <w:color w:val="333333"/>
          <w:highlight w:val="white"/>
        </w:rPr>
        <w:t>sẽ</w:t>
      </w:r>
      <w:proofErr w:type="spellEnd"/>
      <w:r w:rsidR="00D30291">
        <w:rPr>
          <w:color w:val="333333"/>
          <w:highlight w:val="white"/>
        </w:rPr>
        <w:t xml:space="preserve"> </w:t>
      </w:r>
      <w:proofErr w:type="spellStart"/>
      <w:r w:rsidR="00D30291">
        <w:rPr>
          <w:color w:val="333333"/>
          <w:highlight w:val="white"/>
        </w:rPr>
        <w:t>có</w:t>
      </w:r>
      <w:proofErr w:type="spellEnd"/>
      <w:r w:rsidR="00D30291">
        <w:rPr>
          <w:color w:val="333333"/>
          <w:highlight w:val="white"/>
        </w:rPr>
        <w:t xml:space="preserve"> </w:t>
      </w:r>
      <w:proofErr w:type="spellStart"/>
      <w:r w:rsidR="00D30291">
        <w:rPr>
          <w:color w:val="333333"/>
          <w:highlight w:val="white"/>
        </w:rPr>
        <w:t>ngay</w:t>
      </w:r>
      <w:proofErr w:type="spellEnd"/>
      <w:r w:rsidR="00D30291">
        <w:rPr>
          <w:color w:val="333333"/>
          <w:highlight w:val="white"/>
        </w:rPr>
        <w:t xml:space="preserve"> </w:t>
      </w:r>
      <w:proofErr w:type="spellStart"/>
      <w:r w:rsidR="00D30291">
        <w:rPr>
          <w:color w:val="333333"/>
          <w:highlight w:val="white"/>
        </w:rPr>
        <w:t>kết</w:t>
      </w:r>
      <w:proofErr w:type="spellEnd"/>
      <w:r w:rsidR="00D30291">
        <w:rPr>
          <w:color w:val="333333"/>
          <w:highlight w:val="white"/>
        </w:rPr>
        <w:t xml:space="preserve"> </w:t>
      </w:r>
      <w:proofErr w:type="spellStart"/>
      <w:r w:rsidR="00D30291">
        <w:rPr>
          <w:color w:val="333333"/>
          <w:highlight w:val="white"/>
        </w:rPr>
        <w:t>quả</w:t>
      </w:r>
      <w:proofErr w:type="spellEnd"/>
      <w:r w:rsidR="00D30291">
        <w:rPr>
          <w:color w:val="333333"/>
          <w:highlight w:val="white"/>
        </w:rPr>
        <w:t xml:space="preserve"> </w:t>
      </w:r>
      <w:proofErr w:type="spellStart"/>
      <w:r w:rsidR="00D30291">
        <w:rPr>
          <w:color w:val="333333"/>
          <w:highlight w:val="white"/>
        </w:rPr>
        <w:t>để</w:t>
      </w:r>
      <w:proofErr w:type="spellEnd"/>
      <w:r w:rsidR="00D30291">
        <w:rPr>
          <w:color w:val="333333"/>
          <w:highlight w:val="white"/>
        </w:rPr>
        <w:t xml:space="preserve"> </w:t>
      </w:r>
      <w:proofErr w:type="spellStart"/>
      <w:r w:rsidR="00D30291">
        <w:rPr>
          <w:color w:val="333333"/>
          <w:highlight w:val="white"/>
        </w:rPr>
        <w:t>đánh</w:t>
      </w:r>
      <w:proofErr w:type="spellEnd"/>
      <w:r w:rsidR="00D30291">
        <w:rPr>
          <w:color w:val="333333"/>
          <w:highlight w:val="white"/>
        </w:rPr>
        <w:t xml:space="preserve"> </w:t>
      </w:r>
      <w:proofErr w:type="spellStart"/>
      <w:r w:rsidR="00D30291">
        <w:rPr>
          <w:color w:val="333333"/>
          <w:highlight w:val="white"/>
        </w:rPr>
        <w:t>giá</w:t>
      </w:r>
      <w:proofErr w:type="spellEnd"/>
      <w:r w:rsidR="00D30291">
        <w:rPr>
          <w:color w:val="333333"/>
          <w:highlight w:val="white"/>
        </w:rPr>
        <w:t xml:space="preserve"> </w:t>
      </w:r>
      <w:proofErr w:type="spellStart"/>
      <w:r w:rsidR="00D30291">
        <w:rPr>
          <w:color w:val="333333"/>
          <w:highlight w:val="white"/>
        </w:rPr>
        <w:t>nên</w:t>
      </w:r>
      <w:proofErr w:type="spellEnd"/>
      <w:r w:rsidR="00D30291">
        <w:rPr>
          <w:color w:val="333333"/>
          <w:highlight w:val="white"/>
        </w:rPr>
        <w:t xml:space="preserve"> </w:t>
      </w:r>
      <w:proofErr w:type="spellStart"/>
      <w:r w:rsidR="00D30291">
        <w:rPr>
          <w:color w:val="333333"/>
          <w:highlight w:val="white"/>
        </w:rPr>
        <w:t>rất</w:t>
      </w:r>
      <w:proofErr w:type="spellEnd"/>
      <w:r w:rsidR="00D30291">
        <w:rPr>
          <w:color w:val="333333"/>
          <w:highlight w:val="white"/>
        </w:rPr>
        <w:t xml:space="preserve"> </w:t>
      </w:r>
      <w:proofErr w:type="spellStart"/>
      <w:r w:rsidR="00D30291">
        <w:rPr>
          <w:color w:val="333333"/>
          <w:highlight w:val="white"/>
        </w:rPr>
        <w:t>hữu</w:t>
      </w:r>
      <w:proofErr w:type="spellEnd"/>
      <w:r w:rsidR="00D30291">
        <w:rPr>
          <w:color w:val="333333"/>
          <w:highlight w:val="white"/>
        </w:rPr>
        <w:t xml:space="preserve"> </w:t>
      </w:r>
      <w:proofErr w:type="spellStart"/>
      <w:r w:rsidR="00D30291">
        <w:rPr>
          <w:color w:val="333333"/>
          <w:highlight w:val="white"/>
        </w:rPr>
        <w:t>ích</w:t>
      </w:r>
      <w:proofErr w:type="spellEnd"/>
      <w:r w:rsidR="00D30291">
        <w:rPr>
          <w:color w:val="333333"/>
          <w:highlight w:val="white"/>
        </w:rPr>
        <w:t>.</w:t>
      </w:r>
    </w:p>
    <w:p w14:paraId="280A8B91" w14:textId="77777777" w:rsidR="003C592B" w:rsidRDefault="003449FE">
      <w:pPr>
        <w:rPr>
          <w:color w:val="000000"/>
        </w:rPr>
      </w:pPr>
      <w:proofErr w:type="spellStart"/>
      <w:r>
        <w:rPr>
          <w:color w:val="000000"/>
        </w:rPr>
        <w:lastRenderedPageBreak/>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thiết</w:t>
      </w:r>
      <w:proofErr w:type="spellEnd"/>
      <w:r>
        <w:rPr>
          <w:color w:val="000000"/>
        </w:rPr>
        <w:t xml:space="preserve"> </w:t>
      </w:r>
      <w:proofErr w:type="spellStart"/>
      <w:r>
        <w:rPr>
          <w:color w:val="000000"/>
        </w:rPr>
        <w:t>kế</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cài</w:t>
      </w:r>
      <w:proofErr w:type="spellEnd"/>
      <w:r>
        <w:rPr>
          <w:color w:val="000000"/>
        </w:rPr>
        <w:t xml:space="preserve"> </w:t>
      </w:r>
      <w:proofErr w:type="spellStart"/>
      <w:r>
        <w:rPr>
          <w:color w:val="000000"/>
        </w:rPr>
        <w:t>đặt</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nghệ</w:t>
      </w:r>
      <w:proofErr w:type="spellEnd"/>
      <w:r>
        <w:rPr>
          <w:color w:val="000000"/>
        </w:rPr>
        <w:t xml:space="preserve"> Java </w:t>
      </w:r>
      <w:proofErr w:type="spellStart"/>
      <w:r>
        <w:rPr>
          <w:color w:val="000000"/>
        </w:rPr>
        <w:t>và</w:t>
      </w:r>
      <w:proofErr w:type="spellEnd"/>
      <w:r>
        <w:rPr>
          <w:color w:val="000000"/>
        </w:rPr>
        <w:t xml:space="preserve"> Angular </w:t>
      </w:r>
      <w:proofErr w:type="spellStart"/>
      <w:r>
        <w:rPr>
          <w:color w:val="000000"/>
        </w:rPr>
        <w:t>với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cơ</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kí</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tạo</w:t>
      </w:r>
      <w:proofErr w:type="spellEnd"/>
      <w:r>
        <w:rPr>
          <w:color w:val="000000"/>
        </w:rPr>
        <w:t xml:space="preserve"> </w:t>
      </w:r>
      <w:proofErr w:type="spellStart"/>
      <w:r>
        <w:rPr>
          <w:color w:val="000000"/>
        </w:rPr>
        <w:t>môn</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tạo</w:t>
      </w:r>
      <w:proofErr w:type="spellEnd"/>
      <w:r>
        <w:rPr>
          <w:color w:val="000000"/>
        </w:rPr>
        <w:t xml:space="preserve"> </w:t>
      </w:r>
      <w:proofErr w:type="spellStart"/>
      <w:r>
        <w:rPr>
          <w:color w:val="000000"/>
        </w:rPr>
        <w:t>câu</w:t>
      </w:r>
      <w:proofErr w:type="spellEnd"/>
      <w:r>
        <w:rPr>
          <w:color w:val="000000"/>
        </w:rPr>
        <w:t xml:space="preserve"> </w:t>
      </w:r>
      <w:proofErr w:type="spellStart"/>
      <w:r>
        <w:rPr>
          <w:color w:val="000000"/>
        </w:rPr>
        <w:t>hỏi</w:t>
      </w:r>
      <w:proofErr w:type="spellEnd"/>
      <w:r>
        <w:rPr>
          <w:color w:val="000000"/>
        </w:rPr>
        <w:t xml:space="preserve">, </w:t>
      </w:r>
      <w:proofErr w:type="spellStart"/>
      <w:r>
        <w:rPr>
          <w:color w:val="000000"/>
        </w:rPr>
        <w:t>tạo</w:t>
      </w:r>
      <w:proofErr w:type="spellEnd"/>
      <w:r>
        <w:rPr>
          <w:color w:val="000000"/>
        </w:rPr>
        <w:t xml:space="preserve"> </w:t>
      </w:r>
      <w:proofErr w:type="spellStart"/>
      <w:r>
        <w:rPr>
          <w:color w:val="000000"/>
        </w:rPr>
        <w:t>bài</w:t>
      </w:r>
      <w:proofErr w:type="spellEnd"/>
      <w:r>
        <w:rPr>
          <w:color w:val="000000"/>
        </w:rPr>
        <w:t xml:space="preserve"> </w:t>
      </w:r>
      <w:proofErr w:type="spellStart"/>
      <w:r>
        <w:rPr>
          <w:color w:val="000000"/>
        </w:rPr>
        <w:t>thi</w:t>
      </w:r>
      <w:proofErr w:type="spellEnd"/>
      <w:r>
        <w:rPr>
          <w:color w:val="000000"/>
        </w:rPr>
        <w:t xml:space="preserve">, </w:t>
      </w:r>
      <w:proofErr w:type="spellStart"/>
      <w:r>
        <w:rPr>
          <w:color w:val="000000"/>
        </w:rPr>
        <w:t>thi</w:t>
      </w:r>
      <w:proofErr w:type="spellEnd"/>
      <w:r>
        <w:rPr>
          <w:color w:val="000000"/>
        </w:rPr>
        <w:t xml:space="preserve">, </w:t>
      </w:r>
      <w:proofErr w:type="spellStart"/>
      <w:r>
        <w:rPr>
          <w:color w:val="000000"/>
        </w:rPr>
        <w:t>xem</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bài</w:t>
      </w:r>
      <w:proofErr w:type="spellEnd"/>
      <w:r>
        <w:rPr>
          <w:color w:val="000000"/>
        </w:rPr>
        <w:t xml:space="preserve"> </w:t>
      </w:r>
      <w:proofErr w:type="spellStart"/>
      <w:r>
        <w:rPr>
          <w:color w:val="000000"/>
        </w:rPr>
        <w:t>thi</w:t>
      </w:r>
      <w:proofErr w:type="spellEnd"/>
      <w:r>
        <w:rPr>
          <w:color w:val="000000"/>
        </w:rPr>
        <w:t>…</w:t>
      </w:r>
    </w:p>
    <w:p w14:paraId="280A8B92" w14:textId="1AA93587" w:rsidR="003C592B" w:rsidDel="00324D67" w:rsidRDefault="003449FE">
      <w:pPr>
        <w:rPr>
          <w:del w:id="1070" w:author="Công Nguyễn Văn" w:date="2019-09-03T13:51:00Z"/>
          <w:color w:val="000000"/>
        </w:rPr>
      </w:pPr>
      <w:proofErr w:type="spellStart"/>
      <w:r>
        <w:rPr>
          <w:color w:val="000000"/>
        </w:rPr>
        <w:t>Đồ</w:t>
      </w:r>
      <w:proofErr w:type="spellEnd"/>
      <w:r>
        <w:rPr>
          <w:color w:val="000000"/>
        </w:rPr>
        <w:t xml:space="preserve"> </w:t>
      </w:r>
      <w:proofErr w:type="spellStart"/>
      <w:r>
        <w:rPr>
          <w:color w:val="000000"/>
        </w:rPr>
        <w:t>án</w:t>
      </w:r>
      <w:proofErr w:type="spellEnd"/>
      <w:r>
        <w:rPr>
          <w:color w:val="000000"/>
        </w:rPr>
        <w:t xml:space="preserve"> bao </w:t>
      </w:r>
      <w:proofErr w:type="spellStart"/>
      <w:r>
        <w:rPr>
          <w:color w:val="000000"/>
        </w:rPr>
        <w:t>gồ</w:t>
      </w:r>
      <w:r w:rsidR="00341FAB">
        <w:rPr>
          <w:color w:val="000000"/>
        </w:rPr>
        <w:t>m</w:t>
      </w:r>
      <w:proofErr w:type="spellEnd"/>
      <w:r w:rsidR="00341FAB">
        <w:rPr>
          <w:color w:val="000000"/>
        </w:rPr>
        <w:t xml:space="preserve"> </w:t>
      </w:r>
      <w:ins w:id="1071" w:author="Công Nguyễn Văn" w:date="2019-09-03T13:51:00Z">
        <w:r w:rsidR="00324D67">
          <w:rPr>
            <w:color w:val="000000"/>
          </w:rPr>
          <w:t>4</w:t>
        </w:r>
      </w:ins>
      <w:del w:id="1072" w:author="Công Nguyễn Văn" w:date="2019-09-03T13:51:00Z">
        <w:r w:rsidR="00341FAB" w:rsidDel="00324D67">
          <w:rPr>
            <w:color w:val="000000"/>
          </w:rPr>
          <w:delText>5</w:delText>
        </w:r>
      </w:del>
      <w:r w:rsidR="00341FAB">
        <w:rPr>
          <w:color w:val="000000"/>
        </w:rPr>
        <w:t xml:space="preserve"> </w:t>
      </w:r>
      <w:proofErr w:type="spellStart"/>
      <w:r w:rsidR="00341FAB">
        <w:rPr>
          <w:color w:val="000000"/>
        </w:rPr>
        <w:t>chương</w:t>
      </w:r>
      <w:proofErr w:type="spellEnd"/>
      <w:r w:rsidR="00341FAB">
        <w:rPr>
          <w:color w:val="000000"/>
        </w:rPr>
        <w:t xml:space="preserve"> </w:t>
      </w:r>
      <w:r>
        <w:rPr>
          <w:color w:val="000000"/>
        </w:rPr>
        <w:t>:</w:t>
      </w:r>
    </w:p>
    <w:p w14:paraId="280A8B93" w14:textId="50EFCD70" w:rsidR="003C592B" w:rsidRDefault="003449FE">
      <w:pPr>
        <w:rPr>
          <w:color w:val="000000"/>
        </w:rPr>
      </w:pPr>
      <w:del w:id="1073" w:author="Công Nguyễn Văn" w:date="2019-09-03T13:51:00Z">
        <w:r w:rsidDel="00324D67">
          <w:rPr>
            <w:color w:val="000000"/>
          </w:rPr>
          <w:delText xml:space="preserve">Chương 1: </w:delText>
        </w:r>
        <w:r w:rsidR="00341FAB" w:rsidDel="00324D67">
          <w:rPr>
            <w:color w:val="000000"/>
          </w:rPr>
          <w:delText>Đặc vấn đề</w:delText>
        </w:r>
      </w:del>
      <w:r>
        <w:rPr>
          <w:color w:val="000000"/>
        </w:rPr>
        <w:t xml:space="preserve"> </w:t>
      </w:r>
    </w:p>
    <w:p w14:paraId="280A8B94" w14:textId="68774ED6" w:rsidR="003C592B" w:rsidRDefault="003449FE">
      <w:pPr>
        <w:rPr>
          <w:color w:val="000000"/>
        </w:rPr>
      </w:pPr>
      <w:proofErr w:type="spellStart"/>
      <w:r>
        <w:rPr>
          <w:color w:val="000000"/>
        </w:rPr>
        <w:t>Chương</w:t>
      </w:r>
      <w:proofErr w:type="spellEnd"/>
      <w:r>
        <w:rPr>
          <w:color w:val="000000"/>
        </w:rPr>
        <w:t xml:space="preserve"> </w:t>
      </w:r>
      <w:ins w:id="1074" w:author="Công Nguyễn Văn" w:date="2019-09-03T13:51:00Z">
        <w:r w:rsidR="00324D67">
          <w:rPr>
            <w:color w:val="000000"/>
          </w:rPr>
          <w:t>1</w:t>
        </w:r>
      </w:ins>
      <w:del w:id="1075" w:author="Công Nguyễn Văn" w:date="2019-09-03T13:51:00Z">
        <w:r w:rsidDel="00324D67">
          <w:rPr>
            <w:color w:val="000000"/>
          </w:rPr>
          <w:delText>2</w:delText>
        </w:r>
      </w:del>
      <w:r>
        <w:rPr>
          <w:color w:val="000000"/>
        </w:rPr>
        <w:t xml:space="preserve">: </w:t>
      </w:r>
      <w:r w:rsidR="00341FAB">
        <w:rPr>
          <w:color w:val="000000"/>
        </w:rPr>
        <w:t xml:space="preserve">Thu </w:t>
      </w:r>
      <w:proofErr w:type="spellStart"/>
      <w:r w:rsidR="00341FAB">
        <w:rPr>
          <w:color w:val="000000"/>
        </w:rPr>
        <w:t>thập</w:t>
      </w:r>
      <w:proofErr w:type="spellEnd"/>
      <w:r w:rsidR="00341FAB">
        <w:rPr>
          <w:color w:val="000000"/>
        </w:rPr>
        <w:t xml:space="preserve"> </w:t>
      </w:r>
      <w:proofErr w:type="spellStart"/>
      <w:r w:rsidR="00341FAB">
        <w:rPr>
          <w:color w:val="000000"/>
        </w:rPr>
        <w:t>các</w:t>
      </w:r>
      <w:proofErr w:type="spellEnd"/>
      <w:r w:rsidR="00341FAB">
        <w:rPr>
          <w:color w:val="000000"/>
        </w:rPr>
        <w:t xml:space="preserve"> </w:t>
      </w:r>
      <w:proofErr w:type="spellStart"/>
      <w:r w:rsidR="00341FAB">
        <w:rPr>
          <w:color w:val="000000"/>
        </w:rPr>
        <w:t>yêu</w:t>
      </w:r>
      <w:proofErr w:type="spellEnd"/>
      <w:r w:rsidR="00341FAB">
        <w:rPr>
          <w:color w:val="000000"/>
        </w:rPr>
        <w:t xml:space="preserve"> </w:t>
      </w:r>
      <w:proofErr w:type="spellStart"/>
      <w:r w:rsidR="00341FAB">
        <w:rPr>
          <w:color w:val="000000"/>
        </w:rPr>
        <w:t>cầu</w:t>
      </w:r>
      <w:proofErr w:type="spellEnd"/>
    </w:p>
    <w:p w14:paraId="280A8B95" w14:textId="44185CEE" w:rsidR="003C592B" w:rsidRDefault="003449FE">
      <w:pPr>
        <w:rPr>
          <w:color w:val="000000"/>
        </w:rPr>
      </w:pPr>
      <w:proofErr w:type="spellStart"/>
      <w:r>
        <w:rPr>
          <w:color w:val="000000"/>
        </w:rPr>
        <w:t>Chương</w:t>
      </w:r>
      <w:proofErr w:type="spellEnd"/>
      <w:r>
        <w:rPr>
          <w:color w:val="000000"/>
        </w:rPr>
        <w:t xml:space="preserve"> </w:t>
      </w:r>
      <w:ins w:id="1076" w:author="Công Nguyễn Văn" w:date="2019-09-03T13:51:00Z">
        <w:r w:rsidR="00324D67">
          <w:rPr>
            <w:color w:val="000000"/>
          </w:rPr>
          <w:t>2</w:t>
        </w:r>
      </w:ins>
      <w:del w:id="1077" w:author="Công Nguyễn Văn" w:date="2019-09-03T13:51:00Z">
        <w:r w:rsidDel="00324D67">
          <w:rPr>
            <w:color w:val="000000"/>
          </w:rPr>
          <w:delText>3</w:delText>
        </w:r>
      </w:del>
      <w:r>
        <w:rPr>
          <w:color w:val="000000"/>
        </w:rPr>
        <w:t xml:space="preserve">: </w:t>
      </w:r>
      <w:proofErr w:type="spellStart"/>
      <w:r w:rsidR="00341FAB">
        <w:rPr>
          <w:color w:val="000000"/>
        </w:rPr>
        <w:t>Phân</w:t>
      </w:r>
      <w:proofErr w:type="spellEnd"/>
      <w:r w:rsidR="00341FAB">
        <w:rPr>
          <w:color w:val="000000"/>
        </w:rPr>
        <w:t xml:space="preserve"> </w:t>
      </w:r>
      <w:proofErr w:type="spellStart"/>
      <w:r w:rsidR="00341FAB">
        <w:rPr>
          <w:color w:val="000000"/>
        </w:rPr>
        <w:t>tích</w:t>
      </w:r>
      <w:proofErr w:type="spellEnd"/>
    </w:p>
    <w:p w14:paraId="280A8B96" w14:textId="75B1F398" w:rsidR="003C592B" w:rsidRDefault="003449FE">
      <w:pPr>
        <w:rPr>
          <w:color w:val="000000"/>
        </w:rPr>
      </w:pPr>
      <w:proofErr w:type="spellStart"/>
      <w:r>
        <w:rPr>
          <w:color w:val="000000"/>
        </w:rPr>
        <w:t>Chương</w:t>
      </w:r>
      <w:proofErr w:type="spellEnd"/>
      <w:r>
        <w:rPr>
          <w:color w:val="000000"/>
        </w:rPr>
        <w:t xml:space="preserve"> </w:t>
      </w:r>
      <w:ins w:id="1078" w:author="Công Nguyễn Văn" w:date="2019-09-03T13:51:00Z">
        <w:r w:rsidR="00324D67">
          <w:rPr>
            <w:color w:val="000000"/>
          </w:rPr>
          <w:t>3</w:t>
        </w:r>
      </w:ins>
      <w:del w:id="1079" w:author="Công Nguyễn Văn" w:date="2019-09-03T13:51:00Z">
        <w:r w:rsidDel="00324D67">
          <w:rPr>
            <w:color w:val="000000"/>
          </w:rPr>
          <w:delText>4</w:delText>
        </w:r>
      </w:del>
      <w:r>
        <w:rPr>
          <w:color w:val="000000"/>
        </w:rPr>
        <w:t xml:space="preserve">: </w:t>
      </w:r>
      <w:proofErr w:type="spellStart"/>
      <w:r>
        <w:rPr>
          <w:color w:val="000000"/>
        </w:rPr>
        <w:t>Thiết</w:t>
      </w:r>
      <w:proofErr w:type="spellEnd"/>
      <w:r>
        <w:rPr>
          <w:color w:val="000000"/>
        </w:rPr>
        <w:t xml:space="preserve"> </w:t>
      </w:r>
      <w:proofErr w:type="spellStart"/>
      <w:r>
        <w:rPr>
          <w:color w:val="000000"/>
        </w:rPr>
        <w:t>kế</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diện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cài</w:t>
      </w:r>
      <w:proofErr w:type="spellEnd"/>
      <w:r>
        <w:rPr>
          <w:color w:val="000000"/>
        </w:rPr>
        <w:t xml:space="preserve"> </w:t>
      </w:r>
      <w:proofErr w:type="spellStart"/>
      <w:r>
        <w:rPr>
          <w:color w:val="000000"/>
        </w:rPr>
        <w:t>đặt</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p>
    <w:p w14:paraId="1691429F" w14:textId="46DB05F4" w:rsidR="00341FAB" w:rsidRDefault="00341FAB">
      <w:pPr>
        <w:rPr>
          <w:color w:val="000000"/>
        </w:rPr>
      </w:pPr>
      <w:proofErr w:type="spellStart"/>
      <w:r>
        <w:rPr>
          <w:color w:val="000000"/>
        </w:rPr>
        <w:t>Chương</w:t>
      </w:r>
      <w:proofErr w:type="spellEnd"/>
      <w:r>
        <w:rPr>
          <w:color w:val="000000"/>
        </w:rPr>
        <w:t xml:space="preserve"> </w:t>
      </w:r>
      <w:ins w:id="1080" w:author="Công Nguyễn Văn" w:date="2019-09-03T13:51:00Z">
        <w:r w:rsidR="00324D67">
          <w:rPr>
            <w:color w:val="000000"/>
          </w:rPr>
          <w:t>4</w:t>
        </w:r>
      </w:ins>
      <w:del w:id="1081" w:author="Công Nguyễn Văn" w:date="2019-09-03T13:51:00Z">
        <w:r w:rsidDel="00324D67">
          <w:rPr>
            <w:color w:val="000000"/>
          </w:rPr>
          <w:delText>5</w:delText>
        </w:r>
      </w:del>
      <w:r>
        <w:rPr>
          <w:color w:val="000000"/>
        </w:rPr>
        <w:t xml:space="preserve">: </w:t>
      </w:r>
      <w:proofErr w:type="spellStart"/>
      <w:r>
        <w:rPr>
          <w:color w:val="000000"/>
        </w:rPr>
        <w:t>Kết</w:t>
      </w:r>
      <w:proofErr w:type="spellEnd"/>
      <w:r>
        <w:rPr>
          <w:color w:val="000000"/>
        </w:rPr>
        <w:t xml:space="preserve"> </w:t>
      </w:r>
      <w:proofErr w:type="spellStart"/>
      <w:r>
        <w:rPr>
          <w:color w:val="000000"/>
        </w:rPr>
        <w:t>luận</w:t>
      </w:r>
      <w:proofErr w:type="spellEnd"/>
    </w:p>
    <w:p w14:paraId="280A8B97" w14:textId="4901D3BF" w:rsidR="003C592B" w:rsidRDefault="003C592B">
      <w:pPr>
        <w:rPr>
          <w:color w:val="000000"/>
        </w:rPr>
      </w:pPr>
    </w:p>
    <w:p w14:paraId="280A8BAB" w14:textId="5C923441" w:rsidR="003C592B" w:rsidRDefault="00AE0AC4" w:rsidP="00AE0AC4">
      <w:pPr>
        <w:pStyle w:val="Heading1"/>
        <w:jc w:val="center"/>
      </w:pPr>
      <w:bookmarkStart w:id="1082" w:name="_Toc18584464"/>
      <w:r>
        <w:t xml:space="preserve">CHƯƠNG </w:t>
      </w:r>
      <w:ins w:id="1083" w:author="Công Nguyễn Văn" w:date="2019-09-03T13:30:00Z">
        <w:r w:rsidR="008F3BFF">
          <w:t>1</w:t>
        </w:r>
      </w:ins>
      <w:del w:id="1084" w:author="Công Nguyễn Văn" w:date="2019-09-03T13:30:00Z">
        <w:r w:rsidR="00AD79C1" w:rsidDel="008F3BFF">
          <w:delText>2</w:delText>
        </w:r>
      </w:del>
      <w:r w:rsidR="00B8152D">
        <w:t xml:space="preserve">: </w:t>
      </w:r>
      <w:r w:rsidR="003449FE">
        <w:t xml:space="preserve">Thu </w:t>
      </w:r>
      <w:proofErr w:type="spellStart"/>
      <w:r w:rsidR="003449FE">
        <w:t>thập</w:t>
      </w:r>
      <w:proofErr w:type="spellEnd"/>
      <w:r w:rsidR="003449FE">
        <w:t xml:space="preserve"> </w:t>
      </w:r>
      <w:proofErr w:type="spellStart"/>
      <w:r w:rsidR="003449FE">
        <w:t>các</w:t>
      </w:r>
      <w:proofErr w:type="spellEnd"/>
      <w:r w:rsidR="003449FE">
        <w:t xml:space="preserve"> </w:t>
      </w:r>
      <w:proofErr w:type="spellStart"/>
      <w:r w:rsidR="003449FE">
        <w:t>yêu</w:t>
      </w:r>
      <w:proofErr w:type="spellEnd"/>
      <w:r w:rsidR="003449FE">
        <w:t xml:space="preserve"> </w:t>
      </w:r>
      <w:proofErr w:type="spellStart"/>
      <w:r w:rsidR="003449FE">
        <w:t>cầu</w:t>
      </w:r>
      <w:bookmarkEnd w:id="1082"/>
      <w:proofErr w:type="spellEnd"/>
    </w:p>
    <w:p w14:paraId="195D68E0" w14:textId="117A850C" w:rsidR="00AD79C1" w:rsidRDefault="00AD79C1" w:rsidP="00AD79C1">
      <w:pPr>
        <w:pStyle w:val="Heading2"/>
      </w:pPr>
      <w:bookmarkStart w:id="1085" w:name="_Toc18584465"/>
      <w:r>
        <w:t>2.1</w:t>
      </w:r>
      <w:r w:rsidR="00B8152D">
        <w:t xml:space="preserve"> </w:t>
      </w:r>
      <w:r>
        <w:t xml:space="preserve">Chu </w:t>
      </w:r>
      <w:proofErr w:type="spellStart"/>
      <w:r>
        <w:t>trình</w:t>
      </w:r>
      <w:proofErr w:type="spellEnd"/>
      <w:r>
        <w:t xml:space="preserve"> </w:t>
      </w:r>
      <w:proofErr w:type="spellStart"/>
      <w:r>
        <w:t>nghiệp</w:t>
      </w:r>
      <w:proofErr w:type="spellEnd"/>
      <w:r>
        <w:t xml:space="preserve"> </w:t>
      </w:r>
      <w:proofErr w:type="spellStart"/>
      <w:r>
        <w:t>vụ</w:t>
      </w:r>
      <w:bookmarkEnd w:id="1085"/>
      <w:proofErr w:type="spellEnd"/>
    </w:p>
    <w:p w14:paraId="2CBAD2A3" w14:textId="77777777" w:rsidR="00385307" w:rsidRDefault="00385307" w:rsidP="00385307">
      <w:r>
        <w:t xml:space="preserve">Chu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Testing Online </w:t>
      </w:r>
      <w:proofErr w:type="spellStart"/>
      <w:r>
        <w:t>gồm</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chính</w:t>
      </w:r>
      <w:proofErr w:type="spellEnd"/>
      <w:r>
        <w:t xml:space="preserve"> </w:t>
      </w:r>
      <w:proofErr w:type="spellStart"/>
      <w:r>
        <w:t>như</w:t>
      </w:r>
      <w:proofErr w:type="spellEnd"/>
      <w:r>
        <w:t xml:space="preserve"> </w:t>
      </w:r>
      <w:proofErr w:type="spellStart"/>
      <w:r>
        <w:t>sau</w:t>
      </w:r>
      <w:proofErr w:type="spellEnd"/>
      <w:r>
        <w:t>:</w:t>
      </w:r>
    </w:p>
    <w:p w14:paraId="162F770E" w14:textId="77777777" w:rsidR="00385307" w:rsidRDefault="00385307" w:rsidP="00385307">
      <w:pPr>
        <w:pStyle w:val="ListParagraph"/>
        <w:numPr>
          <w:ilvl w:val="0"/>
          <w:numId w:val="7"/>
        </w:numPr>
      </w:pP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Các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công</w:t>
      </w:r>
      <w:proofErr w:type="spellEnd"/>
      <w:r>
        <w:t xml:space="preserve"> ty </w:t>
      </w:r>
      <w:proofErr w:type="spellStart"/>
      <w:r>
        <w:t>đăng</w:t>
      </w:r>
      <w:proofErr w:type="spellEnd"/>
      <w:r>
        <w:t xml:space="preserve"> </w:t>
      </w:r>
      <w:proofErr w:type="spellStart"/>
      <w:r>
        <w:t>ký</w:t>
      </w:r>
      <w:proofErr w:type="spellEnd"/>
      <w:r>
        <w:t xml:space="preserve"> </w:t>
      </w:r>
      <w:proofErr w:type="spellStart"/>
      <w:r>
        <w:t>tạo</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một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các</w:t>
      </w:r>
      <w:proofErr w:type="spellEnd"/>
      <w:r>
        <w:t xml:space="preserve"> </w:t>
      </w:r>
      <w:proofErr w:type="spellStart"/>
      <w:r>
        <w:t>bài</w:t>
      </w:r>
      <w:proofErr w:type="spellEnd"/>
      <w:r>
        <w:t xml:space="preserve"> </w:t>
      </w:r>
      <w:proofErr w:type="spellStart"/>
      <w:r>
        <w:t>thi</w:t>
      </w:r>
      <w:proofErr w:type="spellEnd"/>
      <w:r>
        <w:t xml:space="preserve"> test </w:t>
      </w:r>
      <w:proofErr w:type="spellStart"/>
      <w:r>
        <w:t>năng</w:t>
      </w:r>
      <w:proofErr w:type="spellEnd"/>
      <w:r>
        <w:t xml:space="preserve"> </w:t>
      </w:r>
      <w:proofErr w:type="spellStart"/>
      <w:r>
        <w:t>lực</w:t>
      </w:r>
      <w:proofErr w:type="spellEnd"/>
      <w:r>
        <w:t xml:space="preserve"> </w:t>
      </w:r>
      <w:proofErr w:type="spellStart"/>
      <w:r>
        <w:t>mà</w:t>
      </w:r>
      <w:proofErr w:type="spellEnd"/>
      <w:r>
        <w:t xml:space="preserve"> </w:t>
      </w:r>
      <w:proofErr w:type="spellStart"/>
      <w:r>
        <w:t>công</w:t>
      </w:r>
      <w:proofErr w:type="spellEnd"/>
      <w:r>
        <w:t xml:space="preserve"> ty </w:t>
      </w:r>
      <w:proofErr w:type="spellStart"/>
      <w:r>
        <w:t>yêu</w:t>
      </w:r>
      <w:proofErr w:type="spellEnd"/>
      <w:r>
        <w:t xml:space="preserve"> </w:t>
      </w:r>
      <w:proofErr w:type="spellStart"/>
      <w:r>
        <w:t>cầu</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cũng</w:t>
      </w:r>
      <w:proofErr w:type="spellEnd"/>
      <w:r>
        <w:t xml:space="preserve"> </w:t>
      </w:r>
      <w:proofErr w:type="spellStart"/>
      <w:r>
        <w:t>giúp</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tốt</w:t>
      </w:r>
      <w:proofErr w:type="spellEnd"/>
      <w:r>
        <w:t xml:space="preserve"> </w:t>
      </w:r>
      <w:proofErr w:type="spellStart"/>
      <w:r>
        <w:t>hơn</w:t>
      </w:r>
      <w:proofErr w:type="spellEnd"/>
      <w:r>
        <w:t>.</w:t>
      </w:r>
    </w:p>
    <w:p w14:paraId="35F724A3" w14:textId="6179B3DC" w:rsidR="00385307" w:rsidRDefault="00385307" w:rsidP="00385307">
      <w:pPr>
        <w:pStyle w:val="ListParagraph"/>
        <w:numPr>
          <w:ilvl w:val="0"/>
          <w:numId w:val="7"/>
        </w:numPr>
      </w:pPr>
      <w:proofErr w:type="spellStart"/>
      <w:r>
        <w:t>Tạo</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ins w:id="1086" w:author="Công Nguyễn Văn" w:date="2019-09-03T15:41:00Z">
        <w:r w:rsidR="00DD16D3">
          <w:t>từ</w:t>
        </w:r>
        <w:proofErr w:type="spellEnd"/>
        <w:r w:rsidR="00DD16D3">
          <w:t xml:space="preserve"> </w:t>
        </w:r>
        <w:proofErr w:type="spellStart"/>
        <w:r w:rsidR="00DD16D3">
          <w:t>nội</w:t>
        </w:r>
        <w:proofErr w:type="spellEnd"/>
        <w:r w:rsidR="00DD16D3">
          <w:t xml:space="preserve"> dung(subject),</w:t>
        </w:r>
        <w:proofErr w:type="spellStart"/>
        <w:r w:rsidR="00DD16D3">
          <w:t>chương</w:t>
        </w:r>
        <w:proofErr w:type="spellEnd"/>
        <w:r w:rsidR="00DD16D3">
          <w:t>(chapter),</w:t>
        </w:r>
        <w:proofErr w:type="spellStart"/>
        <w:r w:rsidR="00DD16D3">
          <w:t>kĩ</w:t>
        </w:r>
        <w:proofErr w:type="spellEnd"/>
        <w:r w:rsidR="00DD16D3">
          <w:t xml:space="preserve"> </w:t>
        </w:r>
        <w:proofErr w:type="spellStart"/>
        <w:r w:rsidR="00DD16D3">
          <w:t>năng</w:t>
        </w:r>
        <w:proofErr w:type="spellEnd"/>
        <w:r w:rsidR="00DD16D3">
          <w:t>(domai</w:t>
        </w:r>
      </w:ins>
      <w:ins w:id="1087" w:author="Công Nguyễn Văn" w:date="2019-09-03T15:42:00Z">
        <w:r w:rsidR="00DD16D3">
          <w:t xml:space="preserve">n) </w:t>
        </w:r>
      </w:ins>
      <w:proofErr w:type="spellStart"/>
      <w:r>
        <w:t>vào</w:t>
      </w:r>
      <w:proofErr w:type="spellEnd"/>
      <w:r>
        <w:t xml:space="preserve"> </w:t>
      </w:r>
      <w:proofErr w:type="spellStart"/>
      <w:r>
        <w:t>trong</w:t>
      </w:r>
      <w:proofErr w:type="spellEnd"/>
      <w:r>
        <w:t xml:space="preserve"> </w:t>
      </w:r>
      <w:proofErr w:type="spellStart"/>
      <w:r>
        <w:t>ngân</w:t>
      </w:r>
      <w:proofErr w:type="spellEnd"/>
      <w:r>
        <w:t xml:space="preserve"> hang </w:t>
      </w:r>
      <w:proofErr w:type="spellStart"/>
      <w:r>
        <w:t>câu</w:t>
      </w:r>
      <w:proofErr w:type="spellEnd"/>
      <w:r>
        <w:t xml:space="preserve"> </w:t>
      </w:r>
      <w:proofErr w:type="spellStart"/>
      <w:r>
        <w:t>hỏi</w:t>
      </w:r>
      <w:proofErr w:type="spellEnd"/>
      <w:r>
        <w:t>.</w:t>
      </w:r>
    </w:p>
    <w:p w14:paraId="65453ECE" w14:textId="77777777" w:rsidR="00385307" w:rsidRDefault="00385307" w:rsidP="00385307">
      <w:pPr>
        <w:pStyle w:val="ListParagraph"/>
        <w:numPr>
          <w:ilvl w:val="0"/>
          <w:numId w:val="7"/>
        </w:numPr>
      </w:pPr>
      <w:proofErr w:type="spellStart"/>
      <w:r>
        <w:t>Tạo</w:t>
      </w:r>
      <w:proofErr w:type="spellEnd"/>
      <w:r>
        <w:t xml:space="preserve"> </w:t>
      </w:r>
      <w:proofErr w:type="spellStart"/>
      <w:r>
        <w:t>bài</w:t>
      </w:r>
      <w:proofErr w:type="spellEnd"/>
      <w:r>
        <w:t xml:space="preserve"> </w:t>
      </w:r>
      <w:proofErr w:type="spellStart"/>
      <w:r>
        <w:t>thi</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các</w:t>
      </w:r>
      <w:proofErr w:type="spellEnd"/>
      <w:r>
        <w:t xml:space="preserve"> </w:t>
      </w:r>
      <w:proofErr w:type="spellStart"/>
      <w:r>
        <w:t>bài</w:t>
      </w:r>
      <w:proofErr w:type="spellEnd"/>
      <w:r>
        <w:t xml:space="preserve"> </w:t>
      </w:r>
      <w:proofErr w:type="spellStart"/>
      <w:r>
        <w:t>thi</w:t>
      </w:r>
      <w:proofErr w:type="spellEnd"/>
      <w:r>
        <w:t xml:space="preserve"> </w:t>
      </w:r>
      <w:proofErr w:type="spellStart"/>
      <w:r>
        <w:t>từ</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câu</w:t>
      </w:r>
      <w:proofErr w:type="spellEnd"/>
      <w:r>
        <w:t xml:space="preserve"> </w:t>
      </w:r>
      <w:proofErr w:type="spellStart"/>
      <w:r>
        <w:t>hỏi.Các</w:t>
      </w:r>
      <w:proofErr w:type="spellEnd"/>
      <w:r>
        <w:t xml:space="preserve"> </w:t>
      </w:r>
      <w:proofErr w:type="spellStart"/>
      <w:r>
        <w:t>bài</w:t>
      </w:r>
      <w:proofErr w:type="spellEnd"/>
      <w:r>
        <w:t xml:space="preserve"> </w:t>
      </w:r>
      <w:proofErr w:type="spellStart"/>
      <w:r>
        <w:t>thi</w:t>
      </w:r>
      <w:proofErr w:type="spellEnd"/>
      <w:r>
        <w:t xml:space="preserve"> </w:t>
      </w:r>
      <w:proofErr w:type="spellStart"/>
      <w:r>
        <w:t>có</w:t>
      </w:r>
      <w:proofErr w:type="spellEnd"/>
      <w:r>
        <w:t xml:space="preserve"> </w:t>
      </w:r>
      <w:proofErr w:type="spellStart"/>
      <w:r>
        <w:t>thể</w:t>
      </w:r>
      <w:proofErr w:type="spellEnd"/>
      <w:r>
        <w:t xml:space="preserve"> assign </w:t>
      </w:r>
      <w:proofErr w:type="spellStart"/>
      <w:r>
        <w:t>đến</w:t>
      </w:r>
      <w:proofErr w:type="spellEnd"/>
      <w:r>
        <w:t xml:space="preserve"> </w:t>
      </w:r>
      <w:proofErr w:type="spellStart"/>
      <w:r>
        <w:t>những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được</w:t>
      </w:r>
      <w:proofErr w:type="spellEnd"/>
      <w:r>
        <w:t xml:space="preserve"> </w:t>
      </w:r>
      <w:proofErr w:type="spellStart"/>
      <w:r>
        <w:t>chỉ</w:t>
      </w:r>
      <w:proofErr w:type="spellEnd"/>
      <w:r>
        <w:t xml:space="preserve"> </w:t>
      </w:r>
      <w:proofErr w:type="spellStart"/>
      <w:r>
        <w:t>định</w:t>
      </w:r>
      <w:proofErr w:type="spellEnd"/>
      <w:r>
        <w:t>.</w:t>
      </w:r>
    </w:p>
    <w:p w14:paraId="2C874A84" w14:textId="3C6ECEF4" w:rsidR="00385307" w:rsidRDefault="00385307" w:rsidP="00385307">
      <w:pPr>
        <w:pStyle w:val="ListParagraph"/>
        <w:numPr>
          <w:ilvl w:val="0"/>
          <w:numId w:val="7"/>
        </w:numPr>
      </w:pPr>
      <w:proofErr w:type="spellStart"/>
      <w:r>
        <w:t>Thực</w:t>
      </w:r>
      <w:proofErr w:type="spellEnd"/>
      <w:r>
        <w:t xml:space="preserve"> </w:t>
      </w:r>
      <w:proofErr w:type="spellStart"/>
      <w:r>
        <w:t>hiện</w:t>
      </w:r>
      <w:proofErr w:type="spellEnd"/>
      <w:r>
        <w:t xml:space="preserve"> </w:t>
      </w:r>
      <w:proofErr w:type="spellStart"/>
      <w:r>
        <w:t>thi</w:t>
      </w:r>
      <w:proofErr w:type="spellEnd"/>
      <w:r>
        <w:t xml:space="preserve"> test: Sau </w:t>
      </w:r>
      <w:proofErr w:type="spellStart"/>
      <w:r>
        <w:t>khi</w:t>
      </w:r>
      <w:proofErr w:type="spellEnd"/>
      <w:r>
        <w:t xml:space="preserve"> </w:t>
      </w:r>
      <w:proofErr w:type="spellStart"/>
      <w:r>
        <w:t>bài</w:t>
      </w:r>
      <w:proofErr w:type="spellEnd"/>
      <w:r>
        <w:t xml:space="preserve"> </w:t>
      </w:r>
      <w:proofErr w:type="spellStart"/>
      <w:r>
        <w:t>thi</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thì</w:t>
      </w:r>
      <w:proofErr w:type="spellEnd"/>
      <w:r>
        <w:t xml:space="preserve"> </w:t>
      </w:r>
      <w:proofErr w:type="spellStart"/>
      <w:r>
        <w:t>những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sẽ</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website</w:t>
      </w:r>
      <w:ins w:id="1088" w:author="Công Nguyễn Văn" w:date="2019-09-03T15:42:00Z">
        <w:r w:rsidR="00C55894">
          <w:t xml:space="preserve"> </w:t>
        </w:r>
        <w:proofErr w:type="spellStart"/>
        <w:r w:rsidR="00C55894">
          <w:t>hệ</w:t>
        </w:r>
        <w:proofErr w:type="spellEnd"/>
        <w:r w:rsidR="00C55894">
          <w:t xml:space="preserve"> </w:t>
        </w:r>
        <w:proofErr w:type="spellStart"/>
        <w:r w:rsidR="00C55894">
          <w:t>thống</w:t>
        </w:r>
      </w:ins>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thi</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chức</w:t>
      </w:r>
      <w:proofErr w:type="spellEnd"/>
      <w:r>
        <w:t xml:space="preserve"> </w:t>
      </w:r>
      <w:proofErr w:type="spellStart"/>
      <w:r>
        <w:t>năng.Sau</w:t>
      </w:r>
      <w:proofErr w:type="spellEnd"/>
      <w:r>
        <w:t xml:space="preserve"> </w:t>
      </w:r>
      <w:proofErr w:type="spellStart"/>
      <w:r>
        <w:t>khi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thi</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thì</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bài</w:t>
      </w:r>
      <w:proofErr w:type="spellEnd"/>
      <w:r>
        <w:t xml:space="preserve"> </w:t>
      </w:r>
      <w:proofErr w:type="spellStart"/>
      <w:r>
        <w:t>thi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vào</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bài</w:t>
      </w:r>
      <w:proofErr w:type="spellEnd"/>
      <w:r>
        <w:t xml:space="preserve"> </w:t>
      </w:r>
      <w:proofErr w:type="spellStart"/>
      <w:r>
        <w:t>thi</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đó</w:t>
      </w:r>
      <w:proofErr w:type="spellEnd"/>
      <w:r>
        <w:t>.</w:t>
      </w:r>
    </w:p>
    <w:p w14:paraId="1BD1C9B4" w14:textId="1977E325" w:rsidR="00385307" w:rsidRPr="00385307" w:rsidRDefault="00385307" w:rsidP="00385307">
      <w:pPr>
        <w:pStyle w:val="ListParagraph"/>
        <w:numPr>
          <w:ilvl w:val="0"/>
          <w:numId w:val="7"/>
        </w:numPr>
      </w:pPr>
      <w:proofErr w:type="spellStart"/>
      <w:r>
        <w:t>Phân</w:t>
      </w:r>
      <w:proofErr w:type="spellEnd"/>
      <w:r>
        <w:t xml:space="preserve"> </w:t>
      </w:r>
      <w:proofErr w:type="spellStart"/>
      <w:r>
        <w:t>quyền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Do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người</w:t>
      </w:r>
      <w:proofErr w:type="spellEnd"/>
      <w:r>
        <w:t xml:space="preserve"> dung </w:t>
      </w:r>
      <w:proofErr w:type="spellStart"/>
      <w:r>
        <w:t>khác</w:t>
      </w:r>
      <w:proofErr w:type="spellEnd"/>
      <w:r>
        <w:t xml:space="preserve"> </w:t>
      </w:r>
      <w:proofErr w:type="spellStart"/>
      <w:r>
        <w:t>nhau</w:t>
      </w:r>
      <w:proofErr w:type="spellEnd"/>
      <w:r>
        <w:t xml:space="preserve"> </w:t>
      </w:r>
      <w:proofErr w:type="spellStart"/>
      <w:r>
        <w:t>nên</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rõ</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r w:rsidRPr="00385307">
        <w:t xml:space="preserve"> </w:t>
      </w:r>
    </w:p>
    <w:p w14:paraId="2719D560" w14:textId="0248783F" w:rsidR="00AD79C1" w:rsidRDefault="00AD79C1" w:rsidP="00AD79C1">
      <w:pPr>
        <w:pStyle w:val="Heading2"/>
      </w:pPr>
      <w:bookmarkStart w:id="1089" w:name="_Toc18584466"/>
      <w:r>
        <w:lastRenderedPageBreak/>
        <w:t xml:space="preserve">2.2: </w:t>
      </w: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bookmarkEnd w:id="1089"/>
      <w:proofErr w:type="spellEnd"/>
    </w:p>
    <w:p w14:paraId="251B93D3" w14:textId="5EF415C3" w:rsidR="00AD79C1" w:rsidRDefault="0072147F" w:rsidP="00AD79C1">
      <w:r>
        <w:rPr>
          <w:b/>
        </w:rP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được</w:t>
      </w:r>
      <w:proofErr w:type="spellEnd"/>
      <w:r>
        <w:t xml:space="preserve"> </w:t>
      </w:r>
      <w:proofErr w:type="spellStart"/>
      <w:r>
        <w:t>tài</w:t>
      </w:r>
      <w:proofErr w:type="spellEnd"/>
      <w:r>
        <w:t xml:space="preserve"> </w:t>
      </w:r>
      <w:proofErr w:type="spellStart"/>
      <w:r>
        <w:t>khoản</w:t>
      </w:r>
      <w:proofErr w:type="spellEnd"/>
      <w:r>
        <w:t xml:space="preserve"> user </w:t>
      </w:r>
      <w:proofErr w:type="spellStart"/>
      <w:r>
        <w:t>có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them</w:t>
      </w:r>
      <w:proofErr w:type="spellEnd"/>
      <w:r>
        <w:t xml:space="preserve"> </w:t>
      </w:r>
      <w:proofErr w:type="spellStart"/>
      <w:r>
        <w:t>bớt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từng</w:t>
      </w:r>
      <w:proofErr w:type="spellEnd"/>
      <w:r>
        <w:t xml:space="preserve"> </w:t>
      </w:r>
      <w:proofErr w:type="spellStart"/>
      <w:r>
        <w:t>người</w:t>
      </w:r>
      <w:proofErr w:type="spellEnd"/>
      <w:r>
        <w:t xml:space="preserve"> dung </w:t>
      </w:r>
      <w:proofErr w:type="spellStart"/>
      <w:r>
        <w:t>sử</w:t>
      </w:r>
      <w:proofErr w:type="spellEnd"/>
      <w:r>
        <w:t xml:space="preserve"> </w:t>
      </w:r>
      <w:proofErr w:type="spellStart"/>
      <w:r>
        <w:t>dụng</w:t>
      </w:r>
      <w:proofErr w:type="spellEnd"/>
      <w:r>
        <w:t xml:space="preserve">, </w:t>
      </w:r>
      <w:proofErr w:type="spellStart"/>
      <w:r>
        <w:t>từng</w:t>
      </w:r>
      <w:proofErr w:type="spellEnd"/>
      <w:r>
        <w:t xml:space="preserve"> </w:t>
      </w:r>
      <w:proofErr w:type="spellStart"/>
      <w:r>
        <w:t>nhóm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tùy</w:t>
      </w:r>
      <w:proofErr w:type="spellEnd"/>
      <w:r>
        <w:t xml:space="preserve"> </w:t>
      </w:r>
      <w:proofErr w:type="spellStart"/>
      <w:r>
        <w:t>theo</w:t>
      </w:r>
      <w:proofErr w:type="spellEnd"/>
      <w:r>
        <w:t xml:space="preserve"> </w:t>
      </w:r>
      <w:proofErr w:type="spellStart"/>
      <w:r>
        <w:t>mục</w:t>
      </w:r>
      <w:proofErr w:type="spellEnd"/>
      <w:r>
        <w:t xml:space="preserve"> </w:t>
      </w:r>
      <w:proofErr w:type="spellStart"/>
      <w:r>
        <w:t>đích</w:t>
      </w:r>
      <w:proofErr w:type="spellEnd"/>
      <w:r>
        <w:t>.</w:t>
      </w:r>
    </w:p>
    <w:p w14:paraId="54F3D1F3" w14:textId="70513A14" w:rsidR="0072147F" w:rsidRDefault="0072147F" w:rsidP="00AD79C1">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câu</w:t>
      </w:r>
      <w:proofErr w:type="spellEnd"/>
      <w:r>
        <w:t xml:space="preserve"> </w:t>
      </w:r>
      <w:proofErr w:type="spellStart"/>
      <w:r>
        <w:t>hỏi</w:t>
      </w:r>
      <w:proofErr w:type="spellEnd"/>
      <w:r>
        <w:t xml:space="preserve"> </w:t>
      </w:r>
      <w:proofErr w:type="spellStart"/>
      <w:r>
        <w:t>là</w:t>
      </w:r>
      <w:proofErr w:type="spellEnd"/>
      <w:r>
        <w:t xml:space="preserve"> </w:t>
      </w:r>
      <w:proofErr w:type="spellStart"/>
      <w:r>
        <w:t>quản</w:t>
      </w:r>
      <w:proofErr w:type="spellEnd"/>
      <w:r>
        <w:t xml:space="preserve"> </w:t>
      </w:r>
      <w:proofErr w:type="spellStart"/>
      <w:r>
        <w:t>lý</w:t>
      </w:r>
      <w:proofErr w:type="spellEnd"/>
      <w:r>
        <w:t xml:space="preserve"> subject, </w:t>
      </w:r>
      <w:proofErr w:type="spellStart"/>
      <w:r>
        <w:t>quản</w:t>
      </w:r>
      <w:proofErr w:type="spellEnd"/>
      <w:r>
        <w:t xml:space="preserve"> </w:t>
      </w:r>
      <w:proofErr w:type="spellStart"/>
      <w:r>
        <w:t>lý</w:t>
      </w:r>
      <w:proofErr w:type="spellEnd"/>
      <w:r>
        <w:t xml:space="preserve"> chapter, </w:t>
      </w:r>
      <w:proofErr w:type="spellStart"/>
      <w:r>
        <w:t>quản</w:t>
      </w:r>
      <w:proofErr w:type="spellEnd"/>
      <w:r>
        <w:t xml:space="preserve"> </w:t>
      </w:r>
      <w:proofErr w:type="spellStart"/>
      <w:r>
        <w:t>lý</w:t>
      </w:r>
      <w:proofErr w:type="spellEnd"/>
      <w:r>
        <w:t xml:space="preserve"> </w:t>
      </w:r>
      <w:proofErr w:type="spellStart"/>
      <w:r>
        <w:t>domain.Mỗi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đều</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 </w:t>
      </w:r>
      <w:proofErr w:type="spellStart"/>
      <w:r>
        <w:t>sửa</w:t>
      </w:r>
      <w:proofErr w:type="spellEnd"/>
      <w:r>
        <w:t xml:space="preserve">, </w:t>
      </w:r>
      <w:proofErr w:type="spellStart"/>
      <w:r>
        <w:t>xóa</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muốn</w:t>
      </w:r>
      <w:proofErr w:type="spellEnd"/>
      <w:r>
        <w:t>.</w:t>
      </w:r>
    </w:p>
    <w:p w14:paraId="772E0F5E" w14:textId="6D30EA9F" w:rsidR="0072147F" w:rsidRDefault="0072147F" w:rsidP="00AD79C1">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thủ</w:t>
      </w:r>
      <w:proofErr w:type="spellEnd"/>
      <w:r>
        <w:t xml:space="preserve"> </w:t>
      </w:r>
      <w:proofErr w:type="spellStart"/>
      <w:r>
        <w:t>công</w:t>
      </w:r>
      <w:proofErr w:type="spellEnd"/>
      <w:ins w:id="1090" w:author="Công Nguyễn Văn" w:date="2019-09-03T13:45:00Z">
        <w:r w:rsidR="007C1D11">
          <w:t xml:space="preserve"> </w:t>
        </w:r>
        <w:proofErr w:type="spellStart"/>
        <w:r w:rsidR="007C1D11">
          <w:t>từ</w:t>
        </w:r>
        <w:proofErr w:type="spellEnd"/>
        <w:r w:rsidR="007C1D11">
          <w:t xml:space="preserve"> </w:t>
        </w:r>
        <w:proofErr w:type="spellStart"/>
        <w:r w:rsidR="007C1D11">
          <w:t>Subject,Chapter,Doamin</w:t>
        </w:r>
      </w:ins>
      <w:proofErr w:type="spellEnd"/>
      <w:r>
        <w:t xml:space="preserve"> </w:t>
      </w:r>
      <w:proofErr w:type="spellStart"/>
      <w:r>
        <w:t>hoặc</w:t>
      </w:r>
      <w:proofErr w:type="spellEnd"/>
      <w:r>
        <w:t xml:space="preserve"> </w:t>
      </w:r>
      <w:proofErr w:type="spellStart"/>
      <w:r>
        <w:t>là</w:t>
      </w:r>
      <w:proofErr w:type="spellEnd"/>
      <w:r>
        <w:t xml:space="preserve"> import </w:t>
      </w:r>
      <w:proofErr w:type="spellStart"/>
      <w:r>
        <w:t>từ</w:t>
      </w:r>
      <w:proofErr w:type="spellEnd"/>
      <w:r>
        <w:t xml:space="preserve"> file excel </w:t>
      </w:r>
      <w:proofErr w:type="spellStart"/>
      <w:r>
        <w:t>theo</w:t>
      </w:r>
      <w:proofErr w:type="spellEnd"/>
      <w:r>
        <w:t xml:space="preserve"> </w:t>
      </w:r>
      <w:proofErr w:type="spellStart"/>
      <w:r>
        <w:t>mẫu</w:t>
      </w:r>
      <w:proofErr w:type="spellEnd"/>
      <w:r>
        <w:t xml:space="preserve"> </w:t>
      </w:r>
      <w:proofErr w:type="spellStart"/>
      <w:r>
        <w:t>được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sẵn</w:t>
      </w:r>
      <w:proofErr w:type="spellEnd"/>
      <w:r>
        <w:t>.</w:t>
      </w:r>
    </w:p>
    <w:p w14:paraId="377CD549" w14:textId="57AA2718" w:rsidR="0072147F" w:rsidRDefault="0072147F" w:rsidP="00AD79C1">
      <w:r>
        <w:t xml:space="preserve">- </w:t>
      </w:r>
      <w:proofErr w:type="spellStart"/>
      <w:r>
        <w:t>Quản</w:t>
      </w:r>
      <w:proofErr w:type="spellEnd"/>
      <w:r>
        <w:t xml:space="preserve"> </w:t>
      </w:r>
      <w:proofErr w:type="spellStart"/>
      <w:r>
        <w:t>lý</w:t>
      </w:r>
      <w:proofErr w:type="spellEnd"/>
      <w:r>
        <w:t xml:space="preserve"> </w:t>
      </w:r>
      <w:proofErr w:type="spellStart"/>
      <w:r>
        <w:t>bài</w:t>
      </w:r>
      <w:proofErr w:type="spellEnd"/>
      <w:r>
        <w:t xml:space="preserve"> </w:t>
      </w:r>
      <w:proofErr w:type="spellStart"/>
      <w:r>
        <w:t>thi</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bài</w:t>
      </w:r>
      <w:proofErr w:type="spellEnd"/>
      <w:r>
        <w:t xml:space="preserve"> </w:t>
      </w:r>
      <w:proofErr w:type="spellStart"/>
      <w:r>
        <w:t>thi</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theo</w:t>
      </w:r>
      <w:proofErr w:type="spellEnd"/>
      <w:r>
        <w:t xml:space="preserve"> 2 </w:t>
      </w:r>
      <w:proofErr w:type="spellStart"/>
      <w:r>
        <w:t>cách</w:t>
      </w:r>
      <w:proofErr w:type="spellEnd"/>
      <w:r>
        <w:t xml:space="preserve"> </w:t>
      </w:r>
      <w:proofErr w:type="spellStart"/>
      <w:r>
        <w:t>là</w:t>
      </w:r>
      <w:proofErr w:type="spellEnd"/>
      <w:r>
        <w:t xml:space="preserve"> random </w:t>
      </w:r>
      <w:proofErr w:type="spellStart"/>
      <w:r>
        <w:t>và</w:t>
      </w:r>
      <w:proofErr w:type="spellEnd"/>
      <w:r>
        <w:t xml:space="preserve"> </w:t>
      </w:r>
      <w:proofErr w:type="spellStart"/>
      <w:r>
        <w:t>thủ</w:t>
      </w:r>
      <w:proofErr w:type="spellEnd"/>
      <w:r>
        <w:t xml:space="preserve"> </w:t>
      </w:r>
      <w:proofErr w:type="spellStart"/>
      <w:r>
        <w:t>công</w:t>
      </w:r>
      <w:proofErr w:type="spellEnd"/>
      <w:ins w:id="1091" w:author="Công Nguyễn Văn" w:date="2019-09-03T13:47:00Z">
        <w:r w:rsidR="00D7490E">
          <w:t xml:space="preserve"> </w:t>
        </w:r>
        <w:proofErr w:type="spellStart"/>
        <w:r w:rsidR="00D7490E">
          <w:t>từ</w:t>
        </w:r>
        <w:proofErr w:type="spellEnd"/>
        <w:r w:rsidR="00D7490E">
          <w:t xml:space="preserve"> </w:t>
        </w:r>
        <w:proofErr w:type="spellStart"/>
        <w:r w:rsidR="00D7490E">
          <w:t>các</w:t>
        </w:r>
        <w:proofErr w:type="spellEnd"/>
        <w:r w:rsidR="00D7490E">
          <w:t xml:space="preserve"> </w:t>
        </w:r>
        <w:proofErr w:type="spellStart"/>
        <w:r w:rsidR="00D7490E">
          <w:t>câu</w:t>
        </w:r>
        <w:proofErr w:type="spellEnd"/>
        <w:r w:rsidR="00D7490E">
          <w:t xml:space="preserve"> </w:t>
        </w:r>
        <w:proofErr w:type="spellStart"/>
        <w:r w:rsidR="00D7490E">
          <w:t>hỏi</w:t>
        </w:r>
        <w:proofErr w:type="spellEnd"/>
        <w:r w:rsidR="00D7490E">
          <w:t xml:space="preserve"> </w:t>
        </w:r>
        <w:proofErr w:type="spellStart"/>
        <w:r w:rsidR="00D7490E">
          <w:t>đã</w:t>
        </w:r>
        <w:proofErr w:type="spellEnd"/>
        <w:r w:rsidR="00D7490E">
          <w:t xml:space="preserve"> </w:t>
        </w:r>
        <w:proofErr w:type="spellStart"/>
        <w:r w:rsidR="00D7490E">
          <w:t>được</w:t>
        </w:r>
        <w:proofErr w:type="spellEnd"/>
        <w:r w:rsidR="00D7490E">
          <w:t xml:space="preserve"> </w:t>
        </w:r>
        <w:proofErr w:type="spellStart"/>
        <w:r w:rsidR="00D7490E">
          <w:t>tạo</w:t>
        </w:r>
      </w:ins>
      <w:r>
        <w:t>.Các</w:t>
      </w:r>
      <w:proofErr w:type="spellEnd"/>
      <w:r>
        <w:t xml:space="preserve"> </w:t>
      </w:r>
      <w:proofErr w:type="spellStart"/>
      <w:r>
        <w:t>bài</w:t>
      </w:r>
      <w:proofErr w:type="spellEnd"/>
      <w:r>
        <w:t xml:space="preserve"> </w:t>
      </w:r>
      <w:proofErr w:type="spellStart"/>
      <w:r>
        <w:t>thi</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gán</w:t>
      </w:r>
      <w:proofErr w:type="spellEnd"/>
      <w:r>
        <w:t xml:space="preserve"> </w:t>
      </w:r>
      <w:proofErr w:type="spellStart"/>
      <w:r>
        <w:t>cho</w:t>
      </w:r>
      <w:proofErr w:type="spellEnd"/>
      <w:r>
        <w:t xml:space="preserve"> </w:t>
      </w:r>
      <w:proofErr w:type="spellStart"/>
      <w:r>
        <w:t>bất</w:t>
      </w:r>
      <w:proofErr w:type="spellEnd"/>
      <w:r>
        <w:t xml:space="preserve"> </w:t>
      </w:r>
      <w:proofErr w:type="spellStart"/>
      <w:r>
        <w:t>kì</w:t>
      </w:r>
      <w:proofErr w:type="spellEnd"/>
      <w:r>
        <w:t xml:space="preserve"> </w:t>
      </w:r>
      <w:proofErr w:type="spellStart"/>
      <w:r>
        <w:t>tài</w:t>
      </w:r>
      <w:proofErr w:type="spellEnd"/>
      <w:r>
        <w:t xml:space="preserve"> </w:t>
      </w:r>
      <w:proofErr w:type="spellStart"/>
      <w:r>
        <w:t>khoản</w:t>
      </w:r>
      <w:proofErr w:type="spellEnd"/>
      <w:r>
        <w:t xml:space="preserve"> user </w:t>
      </w:r>
      <w:proofErr w:type="spellStart"/>
      <w:r>
        <w:t>nào</w:t>
      </w:r>
      <w:proofErr w:type="spellEnd"/>
      <w:r>
        <w:t xml:space="preserve"> </w:t>
      </w:r>
      <w:proofErr w:type="spellStart"/>
      <w:r>
        <w:t>có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w:t>
      </w:r>
    </w:p>
    <w:p w14:paraId="0DAAAB3B" w14:textId="011CD51F" w:rsidR="0072147F" w:rsidRPr="0072147F" w:rsidRDefault="0072147F" w:rsidP="00AD79C1">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nội</w:t>
      </w:r>
      <w:proofErr w:type="spellEnd"/>
      <w:r>
        <w:t xml:space="preserve"> dung </w:t>
      </w:r>
      <w:proofErr w:type="spellStart"/>
      <w:r>
        <w:t>để</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bắt</w:t>
      </w:r>
      <w:proofErr w:type="spellEnd"/>
      <w:r>
        <w:t xml:space="preserve"> </w:t>
      </w:r>
      <w:proofErr w:type="spellStart"/>
      <w:r>
        <w:t>mắt</w:t>
      </w:r>
      <w:proofErr w:type="spellEnd"/>
      <w:r>
        <w:t xml:space="preserve"> </w:t>
      </w:r>
      <w:proofErr w:type="spellStart"/>
      <w:r>
        <w:t>hơn</w:t>
      </w:r>
      <w:proofErr w:type="spellEnd"/>
      <w:r>
        <w:t xml:space="preserve"> </w:t>
      </w:r>
      <w:proofErr w:type="spellStart"/>
      <w:r>
        <w:t>như</w:t>
      </w:r>
      <w:proofErr w:type="spellEnd"/>
      <w:r>
        <w:t xml:space="preserve"> </w:t>
      </w:r>
      <w:proofErr w:type="spellStart"/>
      <w:r>
        <w:t>là</w:t>
      </w:r>
      <w:proofErr w:type="spellEnd"/>
      <w:r>
        <w:t xml:space="preserve"> </w:t>
      </w:r>
      <w:proofErr w:type="spellStart"/>
      <w:r>
        <w:t>tạo</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đẹp</w:t>
      </w:r>
      <w:proofErr w:type="spellEnd"/>
      <w:r>
        <w:t xml:space="preserve"> </w:t>
      </w:r>
      <w:proofErr w:type="spellStart"/>
      <w:r>
        <w:t>cho</w:t>
      </w:r>
      <w:proofErr w:type="spellEnd"/>
      <w:r>
        <w:t xml:space="preserve"> </w:t>
      </w:r>
      <w:proofErr w:type="spellStart"/>
      <w:r>
        <w:t>trang</w:t>
      </w:r>
      <w:proofErr w:type="spellEnd"/>
      <w:r>
        <w:t xml:space="preserve"> home, </w:t>
      </w:r>
      <w:proofErr w:type="spellStart"/>
      <w:r>
        <w:t>thêm</w:t>
      </w:r>
      <w:proofErr w:type="spellEnd"/>
      <w:r>
        <w:t xml:space="preserve"> </w:t>
      </w:r>
      <w:proofErr w:type="spellStart"/>
      <w:r>
        <w:t>phần</w:t>
      </w:r>
      <w:proofErr w:type="spellEnd"/>
      <w:r>
        <w:t xml:space="preserve"> tin </w:t>
      </w:r>
      <w:proofErr w:type="spellStart"/>
      <w:r>
        <w:t>tức</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đọc</w:t>
      </w:r>
      <w:proofErr w:type="spellEnd"/>
      <w:r>
        <w:t>.</w:t>
      </w:r>
    </w:p>
    <w:p w14:paraId="2E02D83A" w14:textId="3EA59E0B" w:rsidR="00AD79C1" w:rsidRDefault="00AD79C1" w:rsidP="00AD79C1">
      <w:pPr>
        <w:pStyle w:val="Heading2"/>
      </w:pPr>
      <w:bookmarkStart w:id="1092" w:name="_Toc18584467"/>
      <w:r>
        <w:t xml:space="preserve">2.3:Yêu </w:t>
      </w:r>
      <w:proofErr w:type="spellStart"/>
      <w:r>
        <w:t>cầu</w:t>
      </w:r>
      <w:proofErr w:type="spellEnd"/>
      <w:r>
        <w:t xml:space="preserve"> phi </w:t>
      </w:r>
      <w:proofErr w:type="spellStart"/>
      <w:r>
        <w:t>chức</w:t>
      </w:r>
      <w:proofErr w:type="spellEnd"/>
      <w:r>
        <w:t xml:space="preserve"> </w:t>
      </w:r>
      <w:proofErr w:type="spellStart"/>
      <w:r>
        <w:t>năng</w:t>
      </w:r>
      <w:bookmarkEnd w:id="1092"/>
      <w:proofErr w:type="spellEnd"/>
    </w:p>
    <w:p w14:paraId="3E2DE2FE" w14:textId="4845413F" w:rsidR="00AD79C1" w:rsidRDefault="00AD79C1" w:rsidP="00AD79C1">
      <w:pPr>
        <w:pStyle w:val="Heading2"/>
      </w:pPr>
      <w:bookmarkStart w:id="1093" w:name="_Toc18584468"/>
      <w:proofErr w:type="spellStart"/>
      <w:r w:rsidRPr="00AD79C1">
        <w:rPr>
          <w:b w:val="0"/>
        </w:rPr>
        <w:t>Từ</w:t>
      </w:r>
      <w:proofErr w:type="spellEnd"/>
      <w:r w:rsidRPr="00AD79C1">
        <w:rPr>
          <w:b w:val="0"/>
        </w:rPr>
        <w:t xml:space="preserve"> </w:t>
      </w:r>
      <w:proofErr w:type="spellStart"/>
      <w:r w:rsidRPr="00AD79C1">
        <w:rPr>
          <w:b w:val="0"/>
        </w:rPr>
        <w:t>điển</w:t>
      </w:r>
      <w:proofErr w:type="spellEnd"/>
      <w:r w:rsidRPr="00AD79C1">
        <w:rPr>
          <w:b w:val="0"/>
        </w:rPr>
        <w:t xml:space="preserve"> </w:t>
      </w:r>
      <w:proofErr w:type="spellStart"/>
      <w:r w:rsidRPr="00AD79C1">
        <w:rPr>
          <w:b w:val="0"/>
        </w:rPr>
        <w:t>dữ</w:t>
      </w:r>
      <w:proofErr w:type="spellEnd"/>
      <w:r w:rsidRPr="00AD79C1">
        <w:rPr>
          <w:b w:val="0"/>
        </w:rPr>
        <w:t xml:space="preserve"> </w:t>
      </w:r>
      <w:proofErr w:type="spellStart"/>
      <w:r w:rsidRPr="00AD79C1">
        <w:rPr>
          <w:b w:val="0"/>
        </w:rPr>
        <w:t>liệu</w:t>
      </w:r>
      <w:bookmarkEnd w:id="1093"/>
      <w:proofErr w:type="spellEnd"/>
    </w:p>
    <w:tbl>
      <w:tblPr>
        <w:tblStyle w:val="TableGrid"/>
        <w:tblW w:w="0" w:type="auto"/>
        <w:jc w:val="center"/>
        <w:tblLayout w:type="fixed"/>
        <w:tblLook w:val="04A0" w:firstRow="1" w:lastRow="0" w:firstColumn="1" w:lastColumn="0" w:noHBand="0" w:noVBand="1"/>
        <w:tblPrChange w:id="1094" w:author="Công Nguyễn Văn" w:date="2019-09-03T13:34:00Z">
          <w:tblPr>
            <w:tblStyle w:val="TableGrid"/>
            <w:tblW w:w="0" w:type="auto"/>
            <w:jc w:val="center"/>
            <w:tblLook w:val="04A0" w:firstRow="1" w:lastRow="0" w:firstColumn="1" w:lastColumn="0" w:noHBand="0" w:noVBand="1"/>
          </w:tblPr>
        </w:tblPrChange>
      </w:tblPr>
      <w:tblGrid>
        <w:gridCol w:w="1696"/>
        <w:gridCol w:w="3402"/>
        <w:gridCol w:w="1796"/>
        <w:tblGridChange w:id="1095">
          <w:tblGrid>
            <w:gridCol w:w="1408"/>
            <w:gridCol w:w="6992"/>
            <w:gridCol w:w="662"/>
          </w:tblGrid>
        </w:tblGridChange>
      </w:tblGrid>
      <w:tr w:rsidR="00C77207" w:rsidRPr="007B5B6C" w14:paraId="5466DBC6" w14:textId="64855E47" w:rsidTr="008F3BFF">
        <w:trPr>
          <w:trHeight w:val="647"/>
          <w:jc w:val="center"/>
          <w:trPrChange w:id="1096" w:author="Công Nguyễn Văn" w:date="2019-09-03T13:34:00Z">
            <w:trPr>
              <w:trHeight w:val="647"/>
              <w:jc w:val="center"/>
            </w:trPr>
          </w:trPrChange>
        </w:trPr>
        <w:tc>
          <w:tcPr>
            <w:tcW w:w="1696" w:type="dxa"/>
            <w:tcPrChange w:id="1097" w:author="Công Nguyễn Văn" w:date="2019-09-03T13:34:00Z">
              <w:tcPr>
                <w:tcW w:w="1473" w:type="dxa"/>
              </w:tcPr>
            </w:tcPrChange>
          </w:tcPr>
          <w:p w14:paraId="0169ED6A" w14:textId="121842BF" w:rsidR="00AF7633" w:rsidRPr="00B8152D" w:rsidRDefault="00AF7633" w:rsidP="000A3BD1">
            <w:pPr>
              <w:jc w:val="center"/>
              <w:rPr>
                <w:b/>
                <w:sz w:val="26"/>
                <w:szCs w:val="26"/>
              </w:rPr>
            </w:pPr>
            <w:proofErr w:type="spellStart"/>
            <w:r w:rsidRPr="00B8152D">
              <w:rPr>
                <w:b/>
                <w:sz w:val="26"/>
                <w:szCs w:val="26"/>
              </w:rPr>
              <w:t>Mục</w:t>
            </w:r>
            <w:proofErr w:type="spellEnd"/>
            <w:r w:rsidRPr="00B8152D">
              <w:rPr>
                <w:b/>
                <w:sz w:val="26"/>
                <w:szCs w:val="26"/>
              </w:rPr>
              <w:t xml:space="preserve"> </w:t>
            </w:r>
            <w:proofErr w:type="spellStart"/>
            <w:r w:rsidRPr="00B8152D">
              <w:rPr>
                <w:b/>
                <w:sz w:val="26"/>
                <w:szCs w:val="26"/>
              </w:rPr>
              <w:t>từ</w:t>
            </w:r>
            <w:proofErr w:type="spellEnd"/>
          </w:p>
        </w:tc>
        <w:tc>
          <w:tcPr>
            <w:tcW w:w="3402" w:type="dxa"/>
            <w:tcPrChange w:id="1098" w:author="Công Nguyễn Văn" w:date="2019-09-03T13:34:00Z">
              <w:tcPr>
                <w:tcW w:w="5610" w:type="dxa"/>
              </w:tcPr>
            </w:tcPrChange>
          </w:tcPr>
          <w:p w14:paraId="57C5A564" w14:textId="34913C54" w:rsidR="00AF7633" w:rsidRPr="00B8152D" w:rsidRDefault="00AF7633" w:rsidP="000A3BD1">
            <w:pPr>
              <w:jc w:val="center"/>
              <w:rPr>
                <w:b/>
                <w:sz w:val="26"/>
                <w:szCs w:val="26"/>
              </w:rPr>
            </w:pPr>
            <w:proofErr w:type="spellStart"/>
            <w:r w:rsidRPr="00B8152D">
              <w:rPr>
                <w:b/>
                <w:sz w:val="26"/>
                <w:szCs w:val="26"/>
              </w:rPr>
              <w:t>Thuộc</w:t>
            </w:r>
            <w:proofErr w:type="spellEnd"/>
            <w:r w:rsidRPr="00B8152D">
              <w:rPr>
                <w:b/>
                <w:sz w:val="26"/>
                <w:szCs w:val="26"/>
              </w:rPr>
              <w:t xml:space="preserve"> </w:t>
            </w:r>
            <w:proofErr w:type="spellStart"/>
            <w:r w:rsidRPr="00B8152D">
              <w:rPr>
                <w:b/>
                <w:sz w:val="26"/>
                <w:szCs w:val="26"/>
              </w:rPr>
              <w:t>tính</w:t>
            </w:r>
            <w:proofErr w:type="spellEnd"/>
          </w:p>
        </w:tc>
        <w:tc>
          <w:tcPr>
            <w:tcW w:w="1796" w:type="dxa"/>
            <w:tcPrChange w:id="1099" w:author="Công Nguyễn Văn" w:date="2019-09-03T13:34:00Z">
              <w:tcPr>
                <w:tcW w:w="1979" w:type="dxa"/>
              </w:tcPr>
            </w:tcPrChange>
          </w:tcPr>
          <w:p w14:paraId="6B7EB444" w14:textId="2D6926F7" w:rsidR="00AF7633" w:rsidRPr="00B8152D" w:rsidRDefault="00C77207" w:rsidP="000A3BD1">
            <w:pPr>
              <w:jc w:val="center"/>
              <w:rPr>
                <w:b/>
                <w:sz w:val="26"/>
                <w:szCs w:val="26"/>
              </w:rPr>
            </w:pPr>
            <w:ins w:id="1100" w:author="Nguyen Thanh Binh" w:date="2019-09-03T10:06:00Z">
              <w:r>
                <w:rPr>
                  <w:b/>
                  <w:sz w:val="26"/>
                  <w:szCs w:val="26"/>
                </w:rPr>
                <w:t xml:space="preserve">Ý </w:t>
              </w:r>
              <w:proofErr w:type="spellStart"/>
              <w:r>
                <w:rPr>
                  <w:b/>
                  <w:sz w:val="26"/>
                  <w:szCs w:val="26"/>
                </w:rPr>
                <w:t>nghĩa</w:t>
              </w:r>
            </w:ins>
            <w:proofErr w:type="spellEnd"/>
          </w:p>
        </w:tc>
      </w:tr>
      <w:tr w:rsidR="00C77207" w:rsidRPr="007B5B6C" w14:paraId="67492878" w14:textId="76D672CF" w:rsidTr="008F3BFF">
        <w:trPr>
          <w:trHeight w:val="543"/>
          <w:jc w:val="center"/>
          <w:trPrChange w:id="1101" w:author="Công Nguyễn Văn" w:date="2019-09-03T13:34:00Z">
            <w:trPr>
              <w:trHeight w:val="543"/>
              <w:jc w:val="center"/>
            </w:trPr>
          </w:trPrChange>
        </w:trPr>
        <w:tc>
          <w:tcPr>
            <w:tcW w:w="1696" w:type="dxa"/>
            <w:tcPrChange w:id="1102" w:author="Công Nguyễn Văn" w:date="2019-09-03T13:34:00Z">
              <w:tcPr>
                <w:tcW w:w="1473" w:type="dxa"/>
              </w:tcPr>
            </w:tcPrChange>
          </w:tcPr>
          <w:p w14:paraId="090A1632" w14:textId="682D9E07" w:rsidR="00AF7633" w:rsidRPr="007B5B6C" w:rsidRDefault="00AF7633" w:rsidP="000A3BD1">
            <w:pPr>
              <w:rPr>
                <w:sz w:val="26"/>
                <w:szCs w:val="26"/>
              </w:rPr>
            </w:pP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r w:rsidRPr="007B5B6C">
              <w:rPr>
                <w:sz w:val="26"/>
                <w:szCs w:val="26"/>
              </w:rPr>
              <w:t>User</w:t>
            </w:r>
            <w:r>
              <w:rPr>
                <w:sz w:val="26"/>
                <w:szCs w:val="26"/>
              </w:rPr>
              <w:t>)</w:t>
            </w:r>
          </w:p>
        </w:tc>
        <w:tc>
          <w:tcPr>
            <w:tcW w:w="3402" w:type="dxa"/>
            <w:tcPrChange w:id="1103" w:author="Công Nguyễn Văn" w:date="2019-09-03T13:34:00Z">
              <w:tcPr>
                <w:tcW w:w="5610" w:type="dxa"/>
              </w:tcPr>
            </w:tcPrChange>
          </w:tcPr>
          <w:p w14:paraId="630238C7" w14:textId="7591B062" w:rsidR="00AF7633" w:rsidRPr="007B5B6C" w:rsidRDefault="008F3BFF" w:rsidP="008C6D9B">
            <w:pPr>
              <w:jc w:val="center"/>
              <w:rPr>
                <w:sz w:val="26"/>
                <w:szCs w:val="26"/>
              </w:rPr>
            </w:pPr>
            <w:proofErr w:type="spellStart"/>
            <w:ins w:id="1104" w:author="Công Nguyễn Văn" w:date="2019-09-03T13:33:00Z">
              <w:r>
                <w:rPr>
                  <w:sz w:val="26"/>
                  <w:szCs w:val="26"/>
                </w:rPr>
                <w:t>Tên</w:t>
              </w:r>
            </w:ins>
            <w:proofErr w:type="spellEnd"/>
            <w:del w:id="1105" w:author="Công Nguyễn Văn" w:date="2019-09-03T13:33:00Z">
              <w:r w:rsidR="00AF7633" w:rsidRPr="007B5B6C" w:rsidDel="008F3BFF">
                <w:rPr>
                  <w:sz w:val="26"/>
                  <w:szCs w:val="26"/>
                </w:rPr>
                <w:delText>Fullname</w:delText>
              </w:r>
            </w:del>
            <w:r w:rsidR="00AF7633" w:rsidRPr="007B5B6C">
              <w:rPr>
                <w:sz w:val="26"/>
                <w:szCs w:val="26"/>
              </w:rPr>
              <w:t>, email,</w:t>
            </w:r>
            <w:ins w:id="1106" w:author="Nguyen Thanh Binh" w:date="2019-09-03T10:06:00Z">
              <w:r w:rsidR="00C77207">
                <w:rPr>
                  <w:sz w:val="26"/>
                  <w:szCs w:val="26"/>
                </w:rPr>
                <w:t xml:space="preserve"> </w:t>
              </w:r>
            </w:ins>
            <w:proofErr w:type="spellStart"/>
            <w:ins w:id="1107" w:author="Công Nguyễn Văn" w:date="2019-09-03T13:34:00Z">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ins>
            <w:proofErr w:type="spellEnd"/>
            <w:del w:id="1108" w:author="Công Nguyễn Văn" w:date="2019-09-03T13:33:00Z">
              <w:r w:rsidR="00AF7633" w:rsidRPr="007B5B6C" w:rsidDel="008F3BFF">
                <w:rPr>
                  <w:sz w:val="26"/>
                  <w:szCs w:val="26"/>
                </w:rPr>
                <w:delText>phone</w:delText>
              </w:r>
            </w:del>
            <w:r w:rsidR="00AF7633" w:rsidRPr="007B5B6C">
              <w:rPr>
                <w:sz w:val="26"/>
                <w:szCs w:val="26"/>
              </w:rPr>
              <w:t>,</w:t>
            </w:r>
            <w:ins w:id="1109" w:author="Nguyen Thanh Binh" w:date="2019-09-03T10:06:00Z">
              <w:r w:rsidR="00C77207">
                <w:rPr>
                  <w:sz w:val="26"/>
                  <w:szCs w:val="26"/>
                </w:rPr>
                <w:t xml:space="preserve"> </w:t>
              </w:r>
            </w:ins>
            <w:proofErr w:type="spellStart"/>
            <w:ins w:id="1110" w:author="Công Nguyễn Văn" w:date="2019-09-03T13:34:00Z">
              <w:r>
                <w:rPr>
                  <w:sz w:val="26"/>
                  <w:szCs w:val="26"/>
                </w:rPr>
                <w:t>địa</w:t>
              </w:r>
              <w:proofErr w:type="spellEnd"/>
              <w:r>
                <w:rPr>
                  <w:sz w:val="26"/>
                  <w:szCs w:val="26"/>
                </w:rPr>
                <w:t xml:space="preserve"> </w:t>
              </w:r>
              <w:proofErr w:type="spellStart"/>
              <w:r>
                <w:rPr>
                  <w:sz w:val="26"/>
                  <w:szCs w:val="26"/>
                </w:rPr>
                <w:t>chỉ,trạng</w:t>
              </w:r>
              <w:proofErr w:type="spellEnd"/>
              <w:r>
                <w:rPr>
                  <w:sz w:val="26"/>
                  <w:szCs w:val="26"/>
                </w:rPr>
                <w:t xml:space="preserve"> </w:t>
              </w:r>
              <w:proofErr w:type="spellStart"/>
              <w:r>
                <w:rPr>
                  <w:sz w:val="26"/>
                  <w:szCs w:val="26"/>
                </w:rPr>
                <w:t>thái</w:t>
              </w:r>
            </w:ins>
            <w:proofErr w:type="spellEnd"/>
            <w:del w:id="1111" w:author="Công Nguyễn Văn" w:date="2019-09-03T13:34:00Z">
              <w:r w:rsidR="00AF7633" w:rsidRPr="007B5B6C" w:rsidDel="008F3BFF">
                <w:rPr>
                  <w:sz w:val="26"/>
                  <w:szCs w:val="26"/>
                </w:rPr>
                <w:delText>password,status,avatar</w:delText>
              </w:r>
            </w:del>
          </w:p>
        </w:tc>
        <w:tc>
          <w:tcPr>
            <w:tcW w:w="1796" w:type="dxa"/>
            <w:tcPrChange w:id="1112" w:author="Công Nguyễn Văn" w:date="2019-09-03T13:34:00Z">
              <w:tcPr>
                <w:tcW w:w="1979" w:type="dxa"/>
              </w:tcPr>
            </w:tcPrChange>
          </w:tcPr>
          <w:p w14:paraId="1BFF74CD" w14:textId="673C31AC" w:rsidR="00AF7633" w:rsidRPr="007B5B6C" w:rsidRDefault="008F3BFF" w:rsidP="008C6D9B">
            <w:pPr>
              <w:jc w:val="center"/>
              <w:rPr>
                <w:ins w:id="1113" w:author="Nguyen Thanh Binh" w:date="2019-09-03T10:05:00Z"/>
                <w:sz w:val="26"/>
                <w:szCs w:val="26"/>
              </w:rPr>
            </w:pPr>
            <w:proofErr w:type="spellStart"/>
            <w:ins w:id="1114" w:author="Công Nguyễn Văn" w:date="2019-09-03T13:35:00Z">
              <w:r>
                <w:rPr>
                  <w:rFonts w:hint="eastAsia"/>
                  <w:sz w:val="26"/>
                  <w:szCs w:val="26"/>
                </w:rPr>
                <w:t>N</w:t>
              </w:r>
              <w:r>
                <w:rPr>
                  <w:sz w:val="26"/>
                  <w:szCs w:val="26"/>
                </w:rPr>
                <w:t>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w:t>
              </w:r>
            </w:ins>
          </w:p>
        </w:tc>
      </w:tr>
      <w:tr w:rsidR="00C77207" w:rsidRPr="007B5B6C" w14:paraId="256ED2C2" w14:textId="32308ADB" w:rsidTr="008F3BFF">
        <w:trPr>
          <w:trHeight w:val="543"/>
          <w:jc w:val="center"/>
          <w:trPrChange w:id="1115" w:author="Công Nguyễn Văn" w:date="2019-09-03T13:34:00Z">
            <w:trPr>
              <w:trHeight w:val="543"/>
              <w:jc w:val="center"/>
            </w:trPr>
          </w:trPrChange>
        </w:trPr>
        <w:tc>
          <w:tcPr>
            <w:tcW w:w="1696" w:type="dxa"/>
            <w:tcPrChange w:id="1116" w:author="Công Nguyễn Văn" w:date="2019-09-03T13:34:00Z">
              <w:tcPr>
                <w:tcW w:w="1473" w:type="dxa"/>
              </w:tcPr>
            </w:tcPrChange>
          </w:tcPr>
          <w:p w14:paraId="7CA27F4C" w14:textId="2243664F" w:rsidR="00AF7633" w:rsidRPr="007B5B6C" w:rsidRDefault="008F3BFF" w:rsidP="000A3BD1">
            <w:pPr>
              <w:rPr>
                <w:sz w:val="26"/>
                <w:szCs w:val="26"/>
              </w:rPr>
            </w:pPr>
            <w:proofErr w:type="spellStart"/>
            <w:ins w:id="1117" w:author="Công Nguyễn Văn" w:date="2019-09-03T13:34:00Z">
              <w:r>
                <w:rPr>
                  <w:sz w:val="26"/>
                  <w:szCs w:val="26"/>
                </w:rPr>
                <w:t>Bộ</w:t>
              </w:r>
              <w:proofErr w:type="spellEnd"/>
              <w:r>
                <w:rPr>
                  <w:sz w:val="26"/>
                  <w:szCs w:val="26"/>
                </w:rPr>
                <w:t xml:space="preserve"> </w:t>
              </w:r>
              <w:proofErr w:type="spellStart"/>
              <w:r>
                <w:rPr>
                  <w:sz w:val="26"/>
                  <w:szCs w:val="26"/>
                </w:rPr>
                <w:t>phận</w:t>
              </w:r>
              <w:proofErr w:type="spellEnd"/>
              <w:r>
                <w:rPr>
                  <w:sz w:val="26"/>
                  <w:szCs w:val="26"/>
                </w:rPr>
                <w:t>(</w:t>
              </w:r>
            </w:ins>
            <w:r w:rsidR="00AF7633" w:rsidRPr="007B5B6C">
              <w:rPr>
                <w:sz w:val="26"/>
                <w:szCs w:val="26"/>
              </w:rPr>
              <w:t>Group</w:t>
            </w:r>
            <w:ins w:id="1118" w:author="Công Nguyễn Văn" w:date="2019-09-03T13:34:00Z">
              <w:r>
                <w:rPr>
                  <w:sz w:val="26"/>
                  <w:szCs w:val="26"/>
                </w:rPr>
                <w:t>)</w:t>
              </w:r>
            </w:ins>
          </w:p>
        </w:tc>
        <w:tc>
          <w:tcPr>
            <w:tcW w:w="3402" w:type="dxa"/>
            <w:tcPrChange w:id="1119" w:author="Công Nguyễn Văn" w:date="2019-09-03T13:34:00Z">
              <w:tcPr>
                <w:tcW w:w="5610" w:type="dxa"/>
              </w:tcPr>
            </w:tcPrChange>
          </w:tcPr>
          <w:p w14:paraId="00FA828C" w14:textId="7FBB6BB4" w:rsidR="00AF7633" w:rsidRPr="007B5B6C" w:rsidRDefault="00AF7633" w:rsidP="008C6D9B">
            <w:pPr>
              <w:jc w:val="center"/>
              <w:rPr>
                <w:sz w:val="26"/>
                <w:szCs w:val="26"/>
              </w:rPr>
            </w:pPr>
            <w:del w:id="1120" w:author="Công Nguyễn Văn" w:date="2019-09-03T13:35:00Z">
              <w:r w:rsidRPr="007B5B6C" w:rsidDel="008F3BFF">
                <w:rPr>
                  <w:sz w:val="26"/>
                  <w:szCs w:val="26"/>
                </w:rPr>
                <w:delText>Name</w:delText>
              </w:r>
            </w:del>
            <w:proofErr w:type="spellStart"/>
            <w:ins w:id="1121" w:author="Công Nguyễn Văn" w:date="2019-09-03T13:35:00Z">
              <w:r w:rsidR="008F3BFF">
                <w:rPr>
                  <w:sz w:val="26"/>
                  <w:szCs w:val="26"/>
                </w:rPr>
                <w:t>Tên</w:t>
              </w:r>
              <w:proofErr w:type="spellEnd"/>
              <w:r w:rsidR="008F3BFF">
                <w:rPr>
                  <w:sz w:val="26"/>
                  <w:szCs w:val="26"/>
                </w:rPr>
                <w:t xml:space="preserve"> </w:t>
              </w:r>
            </w:ins>
            <w:proofErr w:type="spellStart"/>
            <w:ins w:id="1122" w:author="Công Nguyễn Văn" w:date="2019-09-03T13:36:00Z">
              <w:r w:rsidR="008F3BFF">
                <w:rPr>
                  <w:sz w:val="26"/>
                  <w:szCs w:val="26"/>
                </w:rPr>
                <w:t>bộ</w:t>
              </w:r>
              <w:proofErr w:type="spellEnd"/>
              <w:r w:rsidR="008F3BFF">
                <w:rPr>
                  <w:sz w:val="26"/>
                  <w:szCs w:val="26"/>
                </w:rPr>
                <w:t xml:space="preserve"> </w:t>
              </w:r>
              <w:proofErr w:type="spellStart"/>
              <w:r w:rsidR="008F3BFF">
                <w:rPr>
                  <w:sz w:val="26"/>
                  <w:szCs w:val="26"/>
                </w:rPr>
                <w:t>phận</w:t>
              </w:r>
            </w:ins>
            <w:proofErr w:type="spellEnd"/>
            <w:ins w:id="1123" w:author="Công Nguyễn Văn" w:date="2019-09-03T13:35:00Z">
              <w:r w:rsidR="008F3BFF">
                <w:rPr>
                  <w:sz w:val="26"/>
                  <w:szCs w:val="26"/>
                </w:rPr>
                <w:t xml:space="preserve"> </w:t>
              </w:r>
            </w:ins>
            <w:r w:rsidRPr="007B5B6C">
              <w:rPr>
                <w:sz w:val="26"/>
                <w:szCs w:val="26"/>
              </w:rPr>
              <w:t xml:space="preserve">, </w:t>
            </w:r>
            <w:proofErr w:type="spellStart"/>
            <w:ins w:id="1124" w:author="Công Nguyễn Văn" w:date="2019-09-03T13:36:00Z">
              <w:r w:rsidR="008F3BFF">
                <w:rPr>
                  <w:sz w:val="26"/>
                  <w:szCs w:val="26"/>
                </w:rPr>
                <w:t>Ngày</w:t>
              </w:r>
              <w:proofErr w:type="spellEnd"/>
              <w:r w:rsidR="008F3BFF">
                <w:rPr>
                  <w:sz w:val="26"/>
                  <w:szCs w:val="26"/>
                </w:rPr>
                <w:t xml:space="preserve"> </w:t>
              </w:r>
              <w:proofErr w:type="spellStart"/>
              <w:r w:rsidR="008F3BFF">
                <w:rPr>
                  <w:sz w:val="26"/>
                  <w:szCs w:val="26"/>
                </w:rPr>
                <w:t>tạo</w:t>
              </w:r>
            </w:ins>
            <w:proofErr w:type="spellEnd"/>
            <w:del w:id="1125" w:author="Công Nguyễn Văn" w:date="2019-09-03T13:36:00Z">
              <w:r w:rsidRPr="007B5B6C" w:rsidDel="008F3BFF">
                <w:rPr>
                  <w:sz w:val="26"/>
                  <w:szCs w:val="26"/>
                </w:rPr>
                <w:delText>Created_At</w:delText>
              </w:r>
            </w:del>
            <w:r w:rsidRPr="007B5B6C">
              <w:rPr>
                <w:sz w:val="26"/>
                <w:szCs w:val="26"/>
              </w:rPr>
              <w:t xml:space="preserve">, </w:t>
            </w:r>
            <w:proofErr w:type="spellStart"/>
            <w:ins w:id="1126" w:author="Công Nguyễn Văn" w:date="2019-09-03T13:36:00Z">
              <w:r w:rsidR="008F3BFF">
                <w:rPr>
                  <w:sz w:val="26"/>
                  <w:szCs w:val="26"/>
                </w:rPr>
                <w:t>Ngày</w:t>
              </w:r>
              <w:proofErr w:type="spellEnd"/>
              <w:r w:rsidR="008F3BFF">
                <w:rPr>
                  <w:sz w:val="26"/>
                  <w:szCs w:val="26"/>
                </w:rPr>
                <w:t xml:space="preserve"> </w:t>
              </w:r>
              <w:proofErr w:type="spellStart"/>
              <w:r w:rsidR="008F3BFF">
                <w:rPr>
                  <w:sz w:val="26"/>
                  <w:szCs w:val="26"/>
                </w:rPr>
                <w:t>chỉnh</w:t>
              </w:r>
              <w:proofErr w:type="spellEnd"/>
              <w:r w:rsidR="008F3BFF">
                <w:rPr>
                  <w:sz w:val="26"/>
                  <w:szCs w:val="26"/>
                </w:rPr>
                <w:t xml:space="preserve"> </w:t>
              </w:r>
              <w:proofErr w:type="spellStart"/>
              <w:r w:rsidR="008F3BFF">
                <w:rPr>
                  <w:sz w:val="26"/>
                  <w:szCs w:val="26"/>
                </w:rPr>
                <w:t>sửa</w:t>
              </w:r>
            </w:ins>
            <w:proofErr w:type="spellEnd"/>
            <w:del w:id="1127" w:author="Công Nguyễn Văn" w:date="2019-09-03T13:36:00Z">
              <w:r w:rsidRPr="007B5B6C" w:rsidDel="008F3BFF">
                <w:rPr>
                  <w:sz w:val="26"/>
                  <w:szCs w:val="26"/>
                </w:rPr>
                <w:delText>Updated_At</w:delText>
              </w:r>
            </w:del>
          </w:p>
        </w:tc>
        <w:tc>
          <w:tcPr>
            <w:tcW w:w="1796" w:type="dxa"/>
            <w:tcPrChange w:id="1128" w:author="Công Nguyễn Văn" w:date="2019-09-03T13:34:00Z">
              <w:tcPr>
                <w:tcW w:w="1979" w:type="dxa"/>
              </w:tcPr>
            </w:tcPrChange>
          </w:tcPr>
          <w:p w14:paraId="0B4BB7BF" w14:textId="0B747FCD" w:rsidR="00AF7633" w:rsidRPr="007B5B6C" w:rsidRDefault="008F3BFF" w:rsidP="008C6D9B">
            <w:pPr>
              <w:jc w:val="center"/>
              <w:rPr>
                <w:ins w:id="1129" w:author="Nguyen Thanh Binh" w:date="2019-09-03T10:05:00Z"/>
                <w:sz w:val="26"/>
                <w:szCs w:val="26"/>
              </w:rPr>
            </w:pPr>
            <w:proofErr w:type="spellStart"/>
            <w:ins w:id="1130" w:author="Công Nguyễn Văn" w:date="2019-09-03T13:35:00Z">
              <w:r>
                <w:rPr>
                  <w:rFonts w:hint="eastAsia"/>
                  <w:sz w:val="26"/>
                  <w:szCs w:val="26"/>
                </w:rPr>
                <w:t>C</w:t>
              </w:r>
              <w:r>
                <w:rPr>
                  <w:sz w:val="26"/>
                  <w:szCs w:val="26"/>
                </w:rPr>
                <w:t>ác</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w:t>
              </w:r>
            </w:ins>
          </w:p>
        </w:tc>
      </w:tr>
      <w:tr w:rsidR="00C77207" w:rsidRPr="007B5B6C" w14:paraId="099BF709" w14:textId="72D4D919" w:rsidTr="008F3BFF">
        <w:trPr>
          <w:trHeight w:val="543"/>
          <w:jc w:val="center"/>
          <w:trPrChange w:id="1131" w:author="Công Nguyễn Văn" w:date="2019-09-03T13:34:00Z">
            <w:trPr>
              <w:trHeight w:val="543"/>
              <w:jc w:val="center"/>
            </w:trPr>
          </w:trPrChange>
        </w:trPr>
        <w:tc>
          <w:tcPr>
            <w:tcW w:w="1696" w:type="dxa"/>
            <w:tcPrChange w:id="1132" w:author="Công Nguyễn Văn" w:date="2019-09-03T13:34:00Z">
              <w:tcPr>
                <w:tcW w:w="1473" w:type="dxa"/>
              </w:tcPr>
            </w:tcPrChange>
          </w:tcPr>
          <w:p w14:paraId="2798222A" w14:textId="1B7D6A22" w:rsidR="00AF7633" w:rsidRPr="007B5B6C" w:rsidRDefault="008B2964" w:rsidP="000A3BD1">
            <w:pPr>
              <w:rPr>
                <w:sz w:val="26"/>
                <w:szCs w:val="26"/>
              </w:rPr>
            </w:pPr>
            <w:proofErr w:type="spellStart"/>
            <w:ins w:id="1133" w:author="Công Nguyễn Văn" w:date="2019-09-03T13:39:00Z">
              <w:r>
                <w:rPr>
                  <w:sz w:val="26"/>
                  <w:szCs w:val="26"/>
                </w:rPr>
                <w:t>Vai</w:t>
              </w:r>
              <w:proofErr w:type="spellEnd"/>
              <w:r>
                <w:rPr>
                  <w:sz w:val="26"/>
                  <w:szCs w:val="26"/>
                </w:rPr>
                <w:t xml:space="preserve"> </w:t>
              </w:r>
              <w:proofErr w:type="spellStart"/>
              <w:r>
                <w:rPr>
                  <w:sz w:val="26"/>
                  <w:szCs w:val="26"/>
                </w:rPr>
                <w:t>trò</w:t>
              </w:r>
              <w:proofErr w:type="spellEnd"/>
              <w:r>
                <w:rPr>
                  <w:sz w:val="26"/>
                  <w:szCs w:val="26"/>
                </w:rPr>
                <w:t xml:space="preserve"> </w:t>
              </w:r>
            </w:ins>
            <w:ins w:id="1134" w:author="Công Nguyễn Văn" w:date="2019-09-03T13:36:00Z">
              <w:r w:rsidR="008F3BFF">
                <w:rPr>
                  <w:sz w:val="26"/>
                  <w:szCs w:val="26"/>
                </w:rPr>
                <w:t>(</w:t>
              </w:r>
            </w:ins>
            <w:r w:rsidR="00AF7633" w:rsidRPr="007B5B6C">
              <w:rPr>
                <w:sz w:val="26"/>
                <w:szCs w:val="26"/>
              </w:rPr>
              <w:t>Role</w:t>
            </w:r>
            <w:ins w:id="1135" w:author="Công Nguyễn Văn" w:date="2019-09-03T13:36:00Z">
              <w:r w:rsidR="008F3BFF">
                <w:rPr>
                  <w:sz w:val="26"/>
                  <w:szCs w:val="26"/>
                </w:rPr>
                <w:t>)</w:t>
              </w:r>
            </w:ins>
          </w:p>
        </w:tc>
        <w:tc>
          <w:tcPr>
            <w:tcW w:w="3402" w:type="dxa"/>
            <w:tcPrChange w:id="1136" w:author="Công Nguyễn Văn" w:date="2019-09-03T13:34:00Z">
              <w:tcPr>
                <w:tcW w:w="5610" w:type="dxa"/>
              </w:tcPr>
            </w:tcPrChange>
          </w:tcPr>
          <w:p w14:paraId="12636164" w14:textId="0CE73AFE" w:rsidR="00AF7633" w:rsidRPr="007B5B6C" w:rsidRDefault="00AF7633" w:rsidP="008C6D9B">
            <w:pPr>
              <w:jc w:val="center"/>
              <w:rPr>
                <w:sz w:val="26"/>
                <w:szCs w:val="26"/>
              </w:rPr>
            </w:pPr>
            <w:del w:id="1137" w:author="Công Nguyễn Văn" w:date="2019-09-03T13:36:00Z">
              <w:r w:rsidRPr="007B5B6C" w:rsidDel="008B2964">
                <w:rPr>
                  <w:sz w:val="26"/>
                  <w:szCs w:val="26"/>
                </w:rPr>
                <w:delText>Name</w:delText>
              </w:r>
            </w:del>
            <w:proofErr w:type="spellStart"/>
            <w:ins w:id="1138" w:author="Công Nguyễn Văn" w:date="2019-09-03T13:36:00Z">
              <w:r w:rsidR="008B2964">
                <w:rPr>
                  <w:sz w:val="26"/>
                  <w:szCs w:val="26"/>
                </w:rPr>
                <w:t>Tên</w:t>
              </w:r>
              <w:proofErr w:type="spellEnd"/>
              <w:r w:rsidR="008B2964">
                <w:rPr>
                  <w:sz w:val="26"/>
                  <w:szCs w:val="26"/>
                </w:rPr>
                <w:t xml:space="preserve"> </w:t>
              </w:r>
            </w:ins>
            <w:r w:rsidRPr="007B5B6C">
              <w:rPr>
                <w:sz w:val="26"/>
                <w:szCs w:val="26"/>
              </w:rPr>
              <w:t xml:space="preserve">, </w:t>
            </w:r>
            <w:proofErr w:type="spellStart"/>
            <w:ins w:id="1139" w:author="Công Nguyễn Văn" w:date="2019-09-03T13:36:00Z">
              <w:r w:rsidR="008F3BFF">
                <w:rPr>
                  <w:sz w:val="26"/>
                  <w:szCs w:val="26"/>
                </w:rPr>
                <w:t>Ngày</w:t>
              </w:r>
              <w:proofErr w:type="spellEnd"/>
              <w:r w:rsidR="008F3BFF">
                <w:rPr>
                  <w:sz w:val="26"/>
                  <w:szCs w:val="26"/>
                </w:rPr>
                <w:t xml:space="preserve"> </w:t>
              </w:r>
              <w:proofErr w:type="spellStart"/>
              <w:r w:rsidR="008F3BFF">
                <w:rPr>
                  <w:sz w:val="26"/>
                  <w:szCs w:val="26"/>
                </w:rPr>
                <w:t>tạo</w:t>
              </w:r>
              <w:proofErr w:type="spellEnd"/>
              <w:r w:rsidR="008F3BFF" w:rsidRPr="007B5B6C">
                <w:rPr>
                  <w:sz w:val="26"/>
                  <w:szCs w:val="26"/>
                </w:rPr>
                <w:t xml:space="preserve">, </w:t>
              </w:r>
              <w:proofErr w:type="spellStart"/>
              <w:r w:rsidR="008F3BFF">
                <w:rPr>
                  <w:sz w:val="26"/>
                  <w:szCs w:val="26"/>
                </w:rPr>
                <w:t>Ngày</w:t>
              </w:r>
              <w:proofErr w:type="spellEnd"/>
              <w:r w:rsidR="008F3BFF">
                <w:rPr>
                  <w:sz w:val="26"/>
                  <w:szCs w:val="26"/>
                </w:rPr>
                <w:t xml:space="preserve"> </w:t>
              </w:r>
              <w:proofErr w:type="spellStart"/>
              <w:r w:rsidR="008F3BFF">
                <w:rPr>
                  <w:sz w:val="26"/>
                  <w:szCs w:val="26"/>
                </w:rPr>
                <w:t>chỉnh</w:t>
              </w:r>
              <w:proofErr w:type="spellEnd"/>
              <w:r w:rsidR="008F3BFF">
                <w:rPr>
                  <w:sz w:val="26"/>
                  <w:szCs w:val="26"/>
                </w:rPr>
                <w:t xml:space="preserve"> </w:t>
              </w:r>
              <w:proofErr w:type="spellStart"/>
              <w:r w:rsidR="008F3BFF">
                <w:rPr>
                  <w:sz w:val="26"/>
                  <w:szCs w:val="26"/>
                </w:rPr>
                <w:t>sửa</w:t>
              </w:r>
              <w:proofErr w:type="spellEnd"/>
              <w:r w:rsidR="008F3BFF" w:rsidRPr="007B5B6C" w:rsidDel="008F3BFF">
                <w:rPr>
                  <w:sz w:val="26"/>
                  <w:szCs w:val="26"/>
                </w:rPr>
                <w:t xml:space="preserve"> </w:t>
              </w:r>
            </w:ins>
            <w:del w:id="1140" w:author="Công Nguyễn Văn" w:date="2019-09-03T13:36:00Z">
              <w:r w:rsidRPr="007B5B6C" w:rsidDel="008F3BFF">
                <w:rPr>
                  <w:sz w:val="26"/>
                  <w:szCs w:val="26"/>
                </w:rPr>
                <w:delText>Created_At, Updated_At</w:delText>
              </w:r>
            </w:del>
          </w:p>
        </w:tc>
        <w:tc>
          <w:tcPr>
            <w:tcW w:w="1796" w:type="dxa"/>
            <w:tcPrChange w:id="1141" w:author="Công Nguyễn Văn" w:date="2019-09-03T13:34:00Z">
              <w:tcPr>
                <w:tcW w:w="1979" w:type="dxa"/>
              </w:tcPr>
            </w:tcPrChange>
          </w:tcPr>
          <w:p w14:paraId="6A99958E" w14:textId="2936716C" w:rsidR="00AF7633" w:rsidRPr="007B5B6C" w:rsidRDefault="008B2964" w:rsidP="008C6D9B">
            <w:pPr>
              <w:jc w:val="center"/>
              <w:rPr>
                <w:ins w:id="1142" w:author="Nguyen Thanh Binh" w:date="2019-09-03T10:05:00Z"/>
                <w:sz w:val="26"/>
                <w:szCs w:val="26"/>
              </w:rPr>
            </w:pPr>
            <w:proofErr w:type="spellStart"/>
            <w:ins w:id="1143" w:author="Công Nguyễn Văn" w:date="2019-09-03T13:40:00Z">
              <w:r>
                <w:rPr>
                  <w:sz w:val="26"/>
                  <w:szCs w:val="26"/>
                </w:rPr>
                <w:t>Mỗi</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p>
        </w:tc>
      </w:tr>
      <w:tr w:rsidR="00C77207" w:rsidRPr="007B5B6C" w14:paraId="2F348F44" w14:textId="210B63FF" w:rsidTr="008F3BFF">
        <w:trPr>
          <w:trHeight w:val="1020"/>
          <w:jc w:val="center"/>
          <w:trPrChange w:id="1144" w:author="Công Nguyễn Văn" w:date="2019-09-03T13:34:00Z">
            <w:trPr>
              <w:trHeight w:val="1020"/>
              <w:jc w:val="center"/>
            </w:trPr>
          </w:trPrChange>
        </w:trPr>
        <w:tc>
          <w:tcPr>
            <w:tcW w:w="1696" w:type="dxa"/>
            <w:tcPrChange w:id="1145" w:author="Công Nguyễn Văn" w:date="2019-09-03T13:34:00Z">
              <w:tcPr>
                <w:tcW w:w="1473" w:type="dxa"/>
              </w:tcPr>
            </w:tcPrChange>
          </w:tcPr>
          <w:p w14:paraId="3F60CADB" w14:textId="0A0CB08F" w:rsidR="00AF7633" w:rsidRPr="007B5B6C" w:rsidRDefault="008B2964" w:rsidP="000A3BD1">
            <w:pPr>
              <w:rPr>
                <w:sz w:val="26"/>
                <w:szCs w:val="26"/>
              </w:rPr>
            </w:pPr>
            <w:proofErr w:type="spellStart"/>
            <w:ins w:id="1146" w:author="Công Nguyễn Văn" w:date="2019-09-03T13:39:00Z">
              <w:r>
                <w:rPr>
                  <w:sz w:val="26"/>
                  <w:szCs w:val="26"/>
                </w:rPr>
                <w:t>Nội</w:t>
              </w:r>
              <w:proofErr w:type="spellEnd"/>
              <w:r>
                <w:rPr>
                  <w:sz w:val="26"/>
                  <w:szCs w:val="26"/>
                </w:rPr>
                <w:t xml:space="preserve"> dung(</w:t>
              </w:r>
            </w:ins>
            <w:r w:rsidR="00AF7633" w:rsidRPr="007B5B6C">
              <w:rPr>
                <w:sz w:val="26"/>
                <w:szCs w:val="26"/>
              </w:rPr>
              <w:t>Subject</w:t>
            </w:r>
            <w:ins w:id="1147" w:author="Công Nguyễn Văn" w:date="2019-09-03T13:39:00Z">
              <w:r>
                <w:rPr>
                  <w:sz w:val="26"/>
                  <w:szCs w:val="26"/>
                </w:rPr>
                <w:t>)</w:t>
              </w:r>
            </w:ins>
          </w:p>
        </w:tc>
        <w:tc>
          <w:tcPr>
            <w:tcW w:w="3402" w:type="dxa"/>
            <w:tcPrChange w:id="1148" w:author="Công Nguyễn Văn" w:date="2019-09-03T13:34:00Z">
              <w:tcPr>
                <w:tcW w:w="5610" w:type="dxa"/>
              </w:tcPr>
            </w:tcPrChange>
          </w:tcPr>
          <w:p w14:paraId="7F5306B0" w14:textId="52FF76F0" w:rsidR="00AF7633" w:rsidRPr="007B5B6C" w:rsidRDefault="008B2964" w:rsidP="008C6D9B">
            <w:pPr>
              <w:jc w:val="center"/>
              <w:rPr>
                <w:sz w:val="26"/>
                <w:szCs w:val="26"/>
              </w:rPr>
            </w:pPr>
            <w:proofErr w:type="spellStart"/>
            <w:ins w:id="1149" w:author="Công Nguyễn Văn" w:date="2019-09-03T13:39:00Z">
              <w:r>
                <w:rPr>
                  <w:sz w:val="26"/>
                  <w:szCs w:val="26"/>
                </w:rPr>
                <w:t>Tên</w:t>
              </w:r>
              <w:proofErr w:type="spellEnd"/>
              <w:r>
                <w:rPr>
                  <w:sz w:val="26"/>
                  <w:szCs w:val="26"/>
                </w:rPr>
                <w:t xml:space="preserve"> </w:t>
              </w:r>
              <w:proofErr w:type="spellStart"/>
              <w:r>
                <w:rPr>
                  <w:sz w:val="26"/>
                  <w:szCs w:val="26"/>
                </w:rPr>
                <w:t>nội</w:t>
              </w:r>
              <w:proofErr w:type="spellEnd"/>
              <w:r>
                <w:rPr>
                  <w:sz w:val="26"/>
                  <w:szCs w:val="26"/>
                </w:rPr>
                <w:t xml:space="preserve"> dung</w:t>
              </w:r>
            </w:ins>
            <w:del w:id="1150" w:author="Công Nguyễn Văn" w:date="2019-09-03T13:39:00Z">
              <w:r w:rsidR="00AF7633" w:rsidRPr="007B5B6C" w:rsidDel="008B2964">
                <w:rPr>
                  <w:sz w:val="26"/>
                  <w:szCs w:val="26"/>
                </w:rPr>
                <w:delText>Name</w:delText>
              </w:r>
            </w:del>
            <w:r w:rsidR="00AF7633" w:rsidRPr="007B5B6C">
              <w:rPr>
                <w:sz w:val="26"/>
                <w:szCs w:val="26"/>
              </w:rPr>
              <w:t xml:space="preserve">, </w:t>
            </w:r>
            <w:proofErr w:type="spellStart"/>
            <w:ins w:id="1151" w:author="Công Nguyễn Văn" w:date="2019-09-03T13:39:00Z">
              <w:r>
                <w:rPr>
                  <w:sz w:val="26"/>
                  <w:szCs w:val="26"/>
                </w:rPr>
                <w:t>Ngày</w:t>
              </w:r>
              <w:proofErr w:type="spellEnd"/>
              <w:r>
                <w:rPr>
                  <w:sz w:val="26"/>
                  <w:szCs w:val="26"/>
                </w:rPr>
                <w:t xml:space="preserve"> </w:t>
              </w:r>
              <w:proofErr w:type="spellStart"/>
              <w:r>
                <w:rPr>
                  <w:sz w:val="26"/>
                  <w:szCs w:val="26"/>
                </w:rPr>
                <w:t>tạo</w:t>
              </w:r>
              <w:proofErr w:type="spellEnd"/>
              <w:r w:rsidRPr="007B5B6C">
                <w:rPr>
                  <w:sz w:val="26"/>
                  <w:szCs w:val="26"/>
                </w:rPr>
                <w:t xml:space="preserve">, </w:t>
              </w:r>
              <w:proofErr w:type="spellStart"/>
              <w:r>
                <w:rPr>
                  <w:sz w:val="26"/>
                  <w:szCs w:val="26"/>
                </w:rPr>
                <w:t>Ngày</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ins>
            <w:proofErr w:type="spellEnd"/>
            <w:del w:id="1152" w:author="Công Nguyễn Văn" w:date="2019-09-03T13:39:00Z">
              <w:r w:rsidR="00AF7633" w:rsidRPr="007B5B6C" w:rsidDel="008B2964">
                <w:rPr>
                  <w:sz w:val="26"/>
                  <w:szCs w:val="26"/>
                </w:rPr>
                <w:delText>Created_At, Updated_At</w:delText>
              </w:r>
            </w:del>
          </w:p>
        </w:tc>
        <w:tc>
          <w:tcPr>
            <w:tcW w:w="1796" w:type="dxa"/>
            <w:tcPrChange w:id="1153" w:author="Công Nguyễn Văn" w:date="2019-09-03T13:34:00Z">
              <w:tcPr>
                <w:tcW w:w="1979" w:type="dxa"/>
              </w:tcPr>
            </w:tcPrChange>
          </w:tcPr>
          <w:p w14:paraId="4D07E755" w14:textId="4ED5210D" w:rsidR="00AF7633" w:rsidRPr="007B5B6C" w:rsidRDefault="008B2964" w:rsidP="008C6D9B">
            <w:pPr>
              <w:jc w:val="center"/>
              <w:rPr>
                <w:ins w:id="1154" w:author="Nguyen Thanh Binh" w:date="2019-09-03T10:05:00Z"/>
                <w:sz w:val="26"/>
                <w:szCs w:val="26"/>
              </w:rPr>
            </w:pPr>
            <w:proofErr w:type="spellStart"/>
            <w:ins w:id="1155" w:author="Công Nguyễn Văn" w:date="2019-09-03T13:40:00Z">
              <w:r>
                <w:rPr>
                  <w:rFonts w:hint="eastAsia"/>
                  <w:sz w:val="26"/>
                  <w:szCs w:val="26"/>
                </w:rPr>
                <w:t>N</w:t>
              </w:r>
              <w:r>
                <w:rPr>
                  <w:sz w:val="26"/>
                  <w:szCs w:val="26"/>
                </w:rPr>
                <w:t>ội</w:t>
              </w:r>
              <w:proofErr w:type="spellEnd"/>
              <w:r>
                <w:rPr>
                  <w:sz w:val="26"/>
                  <w:szCs w:val="26"/>
                </w:rPr>
                <w:t xml:space="preserve"> dung </w:t>
              </w: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p>
        </w:tc>
      </w:tr>
      <w:tr w:rsidR="00C77207" w:rsidRPr="007B5B6C" w14:paraId="36F1A921" w14:textId="43427C79" w:rsidTr="008F3BFF">
        <w:trPr>
          <w:trHeight w:val="944"/>
          <w:jc w:val="center"/>
          <w:trPrChange w:id="1156" w:author="Công Nguyễn Văn" w:date="2019-09-03T13:34:00Z">
            <w:trPr>
              <w:trHeight w:val="944"/>
              <w:jc w:val="center"/>
            </w:trPr>
          </w:trPrChange>
        </w:trPr>
        <w:tc>
          <w:tcPr>
            <w:tcW w:w="1696" w:type="dxa"/>
            <w:tcPrChange w:id="1157" w:author="Công Nguyễn Văn" w:date="2019-09-03T13:34:00Z">
              <w:tcPr>
                <w:tcW w:w="1473" w:type="dxa"/>
              </w:tcPr>
            </w:tcPrChange>
          </w:tcPr>
          <w:p w14:paraId="0E68EAF7" w14:textId="375FAFC6" w:rsidR="00AF7633" w:rsidRPr="007B5B6C" w:rsidRDefault="008B2964" w:rsidP="000A3BD1">
            <w:pPr>
              <w:rPr>
                <w:sz w:val="26"/>
                <w:szCs w:val="26"/>
              </w:rPr>
            </w:pPr>
            <w:proofErr w:type="spellStart"/>
            <w:ins w:id="1158" w:author="Công Nguyễn Văn" w:date="2019-09-03T13:40:00Z">
              <w:r>
                <w:rPr>
                  <w:sz w:val="26"/>
                  <w:szCs w:val="26"/>
                </w:rPr>
                <w:t>Chương</w:t>
              </w:r>
              <w:proofErr w:type="spellEnd"/>
              <w:r>
                <w:rPr>
                  <w:sz w:val="26"/>
                  <w:szCs w:val="26"/>
                </w:rPr>
                <w:t>(</w:t>
              </w:r>
            </w:ins>
            <w:r w:rsidR="00AF7633" w:rsidRPr="007B5B6C">
              <w:rPr>
                <w:sz w:val="26"/>
                <w:szCs w:val="26"/>
              </w:rPr>
              <w:t>Chapter</w:t>
            </w:r>
            <w:ins w:id="1159" w:author="Công Nguyễn Văn" w:date="2019-09-03T13:40:00Z">
              <w:r>
                <w:rPr>
                  <w:sz w:val="26"/>
                  <w:szCs w:val="26"/>
                </w:rPr>
                <w:t>)</w:t>
              </w:r>
            </w:ins>
          </w:p>
        </w:tc>
        <w:tc>
          <w:tcPr>
            <w:tcW w:w="3402" w:type="dxa"/>
            <w:tcPrChange w:id="1160" w:author="Công Nguyễn Văn" w:date="2019-09-03T13:34:00Z">
              <w:tcPr>
                <w:tcW w:w="5610" w:type="dxa"/>
              </w:tcPr>
            </w:tcPrChange>
          </w:tcPr>
          <w:p w14:paraId="6A0AAF3D" w14:textId="4F51B7D8" w:rsidR="00AF7633" w:rsidRPr="007B5B6C" w:rsidRDefault="00AF7633" w:rsidP="008C6D9B">
            <w:pPr>
              <w:jc w:val="center"/>
              <w:rPr>
                <w:sz w:val="26"/>
                <w:szCs w:val="26"/>
              </w:rPr>
            </w:pPr>
            <w:del w:id="1161" w:author="Công Nguyễn Văn" w:date="2019-09-03T13:40:00Z">
              <w:r w:rsidRPr="007B5B6C" w:rsidDel="008B2964">
                <w:rPr>
                  <w:sz w:val="26"/>
                  <w:szCs w:val="26"/>
                </w:rPr>
                <w:delText>Name</w:delText>
              </w:r>
            </w:del>
            <w:proofErr w:type="spellStart"/>
            <w:ins w:id="1162" w:author="Công Nguyễn Văn" w:date="2019-09-03T13:40:00Z">
              <w:r w:rsidR="008B2964">
                <w:rPr>
                  <w:sz w:val="26"/>
                  <w:szCs w:val="26"/>
                </w:rPr>
                <w:t>Tên</w:t>
              </w:r>
              <w:proofErr w:type="spellEnd"/>
              <w:r w:rsidR="008B2964">
                <w:rPr>
                  <w:sz w:val="26"/>
                  <w:szCs w:val="26"/>
                </w:rPr>
                <w:t xml:space="preserve"> </w:t>
              </w:r>
              <w:proofErr w:type="spellStart"/>
              <w:r w:rsidR="008B2964">
                <w:rPr>
                  <w:sz w:val="26"/>
                  <w:szCs w:val="26"/>
                </w:rPr>
                <w:t>chư</w:t>
              </w:r>
            </w:ins>
            <w:ins w:id="1163" w:author="Công Nguyễn Văn" w:date="2019-09-03T13:41:00Z">
              <w:r w:rsidR="008B2964">
                <w:rPr>
                  <w:sz w:val="26"/>
                  <w:szCs w:val="26"/>
                </w:rPr>
                <w:t>ơng</w:t>
              </w:r>
            </w:ins>
            <w:proofErr w:type="spellEnd"/>
            <w:r w:rsidRPr="007B5B6C">
              <w:rPr>
                <w:sz w:val="26"/>
                <w:szCs w:val="26"/>
              </w:rPr>
              <w:t xml:space="preserve">, </w:t>
            </w:r>
            <w:proofErr w:type="spellStart"/>
            <w:ins w:id="1164" w:author="Công Nguyễn Văn" w:date="2019-09-03T13:41:00Z">
              <w:r w:rsidR="008B2964">
                <w:rPr>
                  <w:sz w:val="26"/>
                  <w:szCs w:val="26"/>
                </w:rPr>
                <w:t>Tên</w:t>
              </w:r>
              <w:proofErr w:type="spellEnd"/>
              <w:r w:rsidR="008B2964">
                <w:rPr>
                  <w:sz w:val="26"/>
                  <w:szCs w:val="26"/>
                </w:rPr>
                <w:t xml:space="preserve"> subject </w:t>
              </w:r>
              <w:proofErr w:type="spellStart"/>
              <w:r w:rsidR="008B2964">
                <w:rPr>
                  <w:sz w:val="26"/>
                  <w:szCs w:val="26"/>
                </w:rPr>
                <w:t>của</w:t>
              </w:r>
              <w:proofErr w:type="spellEnd"/>
              <w:r w:rsidR="008B2964">
                <w:rPr>
                  <w:sz w:val="26"/>
                  <w:szCs w:val="26"/>
                </w:rPr>
                <w:t xml:space="preserve"> </w:t>
              </w:r>
              <w:proofErr w:type="spellStart"/>
              <w:r w:rsidR="008B2964">
                <w:rPr>
                  <w:sz w:val="26"/>
                  <w:szCs w:val="26"/>
                </w:rPr>
                <w:t>chương</w:t>
              </w:r>
              <w:proofErr w:type="spellEnd"/>
              <w:r w:rsidR="008B2964">
                <w:rPr>
                  <w:sz w:val="26"/>
                  <w:szCs w:val="26"/>
                </w:rPr>
                <w:t xml:space="preserve"> ,</w:t>
              </w:r>
            </w:ins>
            <w:proofErr w:type="spellStart"/>
            <w:del w:id="1165" w:author="Công Nguyễn Văn" w:date="2019-09-03T13:41:00Z">
              <w:r w:rsidRPr="007B5B6C" w:rsidDel="008B2964">
                <w:rPr>
                  <w:sz w:val="26"/>
                  <w:szCs w:val="26"/>
                </w:rPr>
                <w:delText xml:space="preserve">Subject_Id,Parent_Id, </w:delText>
              </w:r>
            </w:del>
            <w:ins w:id="1166" w:author="Công Nguyễn Văn" w:date="2019-09-03T13:41:00Z">
              <w:r w:rsidR="008B2964">
                <w:rPr>
                  <w:sz w:val="26"/>
                  <w:szCs w:val="26"/>
                </w:rPr>
                <w:t>Ngày</w:t>
              </w:r>
              <w:proofErr w:type="spellEnd"/>
              <w:r w:rsidR="008B2964">
                <w:rPr>
                  <w:sz w:val="26"/>
                  <w:szCs w:val="26"/>
                </w:rPr>
                <w:t xml:space="preserve"> </w:t>
              </w:r>
              <w:proofErr w:type="spellStart"/>
              <w:r w:rsidR="008B2964">
                <w:rPr>
                  <w:sz w:val="26"/>
                  <w:szCs w:val="26"/>
                </w:rPr>
                <w:t>tạo</w:t>
              </w:r>
              <w:proofErr w:type="spellEnd"/>
              <w:r w:rsidR="008B2964" w:rsidRPr="007B5B6C">
                <w:rPr>
                  <w:sz w:val="26"/>
                  <w:szCs w:val="26"/>
                </w:rPr>
                <w:t xml:space="preserve">, </w:t>
              </w:r>
              <w:proofErr w:type="spellStart"/>
              <w:r w:rsidR="008B2964">
                <w:rPr>
                  <w:sz w:val="26"/>
                  <w:szCs w:val="26"/>
                </w:rPr>
                <w:t>Ngày</w:t>
              </w:r>
              <w:proofErr w:type="spellEnd"/>
              <w:r w:rsidR="008B2964">
                <w:rPr>
                  <w:sz w:val="26"/>
                  <w:szCs w:val="26"/>
                </w:rPr>
                <w:t xml:space="preserve"> </w:t>
              </w:r>
              <w:proofErr w:type="spellStart"/>
              <w:r w:rsidR="008B2964">
                <w:rPr>
                  <w:sz w:val="26"/>
                  <w:szCs w:val="26"/>
                </w:rPr>
                <w:t>chỉnh</w:t>
              </w:r>
              <w:proofErr w:type="spellEnd"/>
              <w:r w:rsidR="008B2964">
                <w:rPr>
                  <w:sz w:val="26"/>
                  <w:szCs w:val="26"/>
                </w:rPr>
                <w:t xml:space="preserve"> </w:t>
              </w:r>
              <w:proofErr w:type="spellStart"/>
              <w:r w:rsidR="008B2964">
                <w:rPr>
                  <w:sz w:val="26"/>
                  <w:szCs w:val="26"/>
                </w:rPr>
                <w:t>sửa</w:t>
              </w:r>
            </w:ins>
            <w:proofErr w:type="spellEnd"/>
            <w:del w:id="1167" w:author="Công Nguyễn Văn" w:date="2019-09-03T13:41:00Z">
              <w:r w:rsidRPr="007B5B6C" w:rsidDel="008B2964">
                <w:rPr>
                  <w:sz w:val="26"/>
                  <w:szCs w:val="26"/>
                </w:rPr>
                <w:delText>Created_At, Updated_At</w:delText>
              </w:r>
            </w:del>
          </w:p>
        </w:tc>
        <w:tc>
          <w:tcPr>
            <w:tcW w:w="1796" w:type="dxa"/>
            <w:tcPrChange w:id="1168" w:author="Công Nguyễn Văn" w:date="2019-09-03T13:34:00Z">
              <w:tcPr>
                <w:tcW w:w="1979" w:type="dxa"/>
              </w:tcPr>
            </w:tcPrChange>
          </w:tcPr>
          <w:p w14:paraId="68AE0A91" w14:textId="354BD9E1" w:rsidR="00AF7633" w:rsidRPr="007B5B6C" w:rsidRDefault="008B2964" w:rsidP="008C6D9B">
            <w:pPr>
              <w:jc w:val="center"/>
              <w:rPr>
                <w:ins w:id="1169" w:author="Nguyen Thanh Binh" w:date="2019-09-03T10:05:00Z"/>
                <w:sz w:val="26"/>
                <w:szCs w:val="26"/>
              </w:rPr>
            </w:pPr>
            <w:proofErr w:type="spellStart"/>
            <w:ins w:id="1170" w:author="Công Nguyễn Văn" w:date="2019-09-03T13:41:00Z">
              <w:r>
                <w:rPr>
                  <w:sz w:val="26"/>
                  <w:szCs w:val="26"/>
                </w:rPr>
                <w:t>C</w:t>
              </w:r>
            </w:ins>
            <w:ins w:id="1171" w:author="Công Nguyễn Văn" w:date="2019-09-03T13:42:00Z">
              <w:r>
                <w:rPr>
                  <w:sz w:val="26"/>
                  <w:szCs w:val="26"/>
                </w:rPr>
                <w:t>ác</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của</w:t>
              </w:r>
              <w:proofErr w:type="spellEnd"/>
              <w:r>
                <w:rPr>
                  <w:sz w:val="26"/>
                  <w:szCs w:val="26"/>
                </w:rPr>
                <w:t xml:space="preserve"> subject</w:t>
              </w:r>
            </w:ins>
          </w:p>
        </w:tc>
      </w:tr>
      <w:tr w:rsidR="00C77207" w:rsidRPr="007B5B6C" w14:paraId="4B29F1F7" w14:textId="77D849FE" w:rsidTr="008F3BFF">
        <w:trPr>
          <w:trHeight w:val="982"/>
          <w:jc w:val="center"/>
          <w:trPrChange w:id="1172" w:author="Công Nguyễn Văn" w:date="2019-09-03T13:34:00Z">
            <w:trPr>
              <w:trHeight w:val="982"/>
              <w:jc w:val="center"/>
            </w:trPr>
          </w:trPrChange>
        </w:trPr>
        <w:tc>
          <w:tcPr>
            <w:tcW w:w="1696" w:type="dxa"/>
            <w:tcPrChange w:id="1173" w:author="Công Nguyễn Văn" w:date="2019-09-03T13:34:00Z">
              <w:tcPr>
                <w:tcW w:w="1473" w:type="dxa"/>
              </w:tcPr>
            </w:tcPrChange>
          </w:tcPr>
          <w:p w14:paraId="6FF21507" w14:textId="0847087F" w:rsidR="00AF7633" w:rsidRPr="007B5B6C" w:rsidRDefault="00DF24DE" w:rsidP="000A3BD1">
            <w:pPr>
              <w:rPr>
                <w:sz w:val="26"/>
                <w:szCs w:val="26"/>
              </w:rPr>
            </w:pPr>
            <w:proofErr w:type="spellStart"/>
            <w:ins w:id="1174" w:author="Công Nguyễn Văn" w:date="2019-09-03T14:10:00Z">
              <w:r>
                <w:rPr>
                  <w:sz w:val="26"/>
                  <w:szCs w:val="26"/>
                </w:rPr>
                <w:lastRenderedPageBreak/>
                <w:t>Kĩ</w:t>
              </w:r>
              <w:proofErr w:type="spellEnd"/>
              <w:r>
                <w:rPr>
                  <w:sz w:val="26"/>
                  <w:szCs w:val="26"/>
                </w:rPr>
                <w:t xml:space="preserve"> </w:t>
              </w:r>
              <w:proofErr w:type="spellStart"/>
              <w:r>
                <w:rPr>
                  <w:sz w:val="26"/>
                  <w:szCs w:val="26"/>
                </w:rPr>
                <w:t>năng</w:t>
              </w:r>
            </w:ins>
            <w:proofErr w:type="spellEnd"/>
            <w:ins w:id="1175" w:author="Công Nguyễn Văn" w:date="2019-09-03T13:42:00Z">
              <w:r w:rsidR="008B2964">
                <w:rPr>
                  <w:sz w:val="26"/>
                  <w:szCs w:val="26"/>
                </w:rPr>
                <w:t>(</w:t>
              </w:r>
            </w:ins>
            <w:r w:rsidR="00AF7633" w:rsidRPr="007B5B6C">
              <w:rPr>
                <w:sz w:val="26"/>
                <w:szCs w:val="26"/>
              </w:rPr>
              <w:t>Domain</w:t>
            </w:r>
            <w:ins w:id="1176" w:author="Công Nguyễn Văn" w:date="2019-09-03T13:42:00Z">
              <w:r w:rsidR="008B2964">
                <w:rPr>
                  <w:sz w:val="26"/>
                  <w:szCs w:val="26"/>
                </w:rPr>
                <w:t>)</w:t>
              </w:r>
            </w:ins>
          </w:p>
        </w:tc>
        <w:tc>
          <w:tcPr>
            <w:tcW w:w="3402" w:type="dxa"/>
            <w:tcPrChange w:id="1177" w:author="Công Nguyễn Văn" w:date="2019-09-03T13:34:00Z">
              <w:tcPr>
                <w:tcW w:w="5610" w:type="dxa"/>
              </w:tcPr>
            </w:tcPrChange>
          </w:tcPr>
          <w:p w14:paraId="351D96AB" w14:textId="7015332B" w:rsidR="00AF7633" w:rsidRPr="007B5B6C" w:rsidRDefault="00AF7633" w:rsidP="008C6D9B">
            <w:pPr>
              <w:jc w:val="center"/>
              <w:rPr>
                <w:sz w:val="26"/>
                <w:szCs w:val="26"/>
              </w:rPr>
            </w:pPr>
            <w:del w:id="1178" w:author="Công Nguyễn Văn" w:date="2019-09-03T13:42:00Z">
              <w:r w:rsidRPr="007B5B6C" w:rsidDel="008B2964">
                <w:rPr>
                  <w:sz w:val="26"/>
                  <w:szCs w:val="26"/>
                </w:rPr>
                <w:delText>Name</w:delText>
              </w:r>
            </w:del>
            <w:proofErr w:type="spellStart"/>
            <w:ins w:id="1179" w:author="Công Nguyễn Văn" w:date="2019-09-03T13:42:00Z">
              <w:r w:rsidR="008B2964">
                <w:rPr>
                  <w:sz w:val="26"/>
                  <w:szCs w:val="26"/>
                </w:rPr>
                <w:t>Tên</w:t>
              </w:r>
              <w:proofErr w:type="spellEnd"/>
              <w:r w:rsidR="008B2964">
                <w:rPr>
                  <w:sz w:val="26"/>
                  <w:szCs w:val="26"/>
                </w:rPr>
                <w:t xml:space="preserve"> </w:t>
              </w:r>
              <w:proofErr w:type="spellStart"/>
              <w:r w:rsidR="008B2964">
                <w:rPr>
                  <w:sz w:val="26"/>
                  <w:szCs w:val="26"/>
                </w:rPr>
                <w:t>lĩnh</w:t>
              </w:r>
              <w:proofErr w:type="spellEnd"/>
              <w:r w:rsidR="008B2964">
                <w:rPr>
                  <w:sz w:val="26"/>
                  <w:szCs w:val="26"/>
                </w:rPr>
                <w:t xml:space="preserve"> </w:t>
              </w:r>
              <w:proofErr w:type="spellStart"/>
              <w:r w:rsidR="008B2964">
                <w:rPr>
                  <w:sz w:val="26"/>
                  <w:szCs w:val="26"/>
                </w:rPr>
                <w:t>vực</w:t>
              </w:r>
            </w:ins>
            <w:proofErr w:type="spellEnd"/>
            <w:r w:rsidRPr="007B5B6C">
              <w:rPr>
                <w:sz w:val="26"/>
                <w:szCs w:val="26"/>
              </w:rPr>
              <w:t>,</w:t>
            </w:r>
            <w:ins w:id="1180" w:author="Công Nguyễn Văn" w:date="2019-09-03T14:11:00Z">
              <w:r w:rsidR="00B15A5A">
                <w:rPr>
                  <w:sz w:val="26"/>
                  <w:szCs w:val="26"/>
                </w:rPr>
                <w:t xml:space="preserve"> </w:t>
              </w:r>
            </w:ins>
            <w:proofErr w:type="spellStart"/>
            <w:ins w:id="1181" w:author="Công Nguyễn Văn" w:date="2019-09-03T13:43:00Z">
              <w:r w:rsidR="008B2964">
                <w:rPr>
                  <w:sz w:val="26"/>
                  <w:szCs w:val="26"/>
                </w:rPr>
                <w:t>Tên</w:t>
              </w:r>
              <w:proofErr w:type="spellEnd"/>
              <w:r w:rsidR="008B2964">
                <w:rPr>
                  <w:sz w:val="26"/>
                  <w:szCs w:val="26"/>
                </w:rPr>
                <w:t xml:space="preserve"> subject </w:t>
              </w:r>
              <w:proofErr w:type="spellStart"/>
              <w:r w:rsidR="008B2964">
                <w:rPr>
                  <w:sz w:val="26"/>
                  <w:szCs w:val="26"/>
                </w:rPr>
                <w:t>của</w:t>
              </w:r>
              <w:proofErr w:type="spellEnd"/>
              <w:r w:rsidR="008B2964">
                <w:rPr>
                  <w:sz w:val="26"/>
                  <w:szCs w:val="26"/>
                </w:rPr>
                <w:t xml:space="preserve"> </w:t>
              </w:r>
              <w:proofErr w:type="spellStart"/>
              <w:r w:rsidR="008B2964">
                <w:rPr>
                  <w:sz w:val="26"/>
                  <w:szCs w:val="26"/>
                </w:rPr>
                <w:t>lĩnh</w:t>
              </w:r>
              <w:proofErr w:type="spellEnd"/>
              <w:r w:rsidR="008B2964">
                <w:rPr>
                  <w:sz w:val="26"/>
                  <w:szCs w:val="26"/>
                </w:rPr>
                <w:t xml:space="preserve"> </w:t>
              </w:r>
              <w:proofErr w:type="spellStart"/>
              <w:r w:rsidR="008B2964">
                <w:rPr>
                  <w:sz w:val="26"/>
                  <w:szCs w:val="26"/>
                </w:rPr>
                <w:t>vực</w:t>
              </w:r>
              <w:proofErr w:type="spellEnd"/>
              <w:r w:rsidR="008B2964" w:rsidRPr="007B5B6C" w:rsidDel="008B2964">
                <w:rPr>
                  <w:sz w:val="26"/>
                  <w:szCs w:val="26"/>
                </w:rPr>
                <w:t xml:space="preserve"> </w:t>
              </w:r>
            </w:ins>
            <w:del w:id="1182" w:author="Công Nguyễn Văn" w:date="2019-09-03T13:43:00Z">
              <w:r w:rsidRPr="007B5B6C" w:rsidDel="008B2964">
                <w:rPr>
                  <w:sz w:val="26"/>
                  <w:szCs w:val="26"/>
                </w:rPr>
                <w:delText>Subject_Id</w:delText>
              </w:r>
            </w:del>
            <w:r w:rsidRPr="007B5B6C">
              <w:rPr>
                <w:sz w:val="26"/>
                <w:szCs w:val="26"/>
              </w:rPr>
              <w:t xml:space="preserve">, </w:t>
            </w:r>
            <w:proofErr w:type="spellStart"/>
            <w:ins w:id="1183" w:author="Công Nguyễn Văn" w:date="2019-09-03T13:43:00Z">
              <w:r w:rsidR="008B2964">
                <w:rPr>
                  <w:sz w:val="26"/>
                  <w:szCs w:val="26"/>
                </w:rPr>
                <w:t>Ngày</w:t>
              </w:r>
              <w:proofErr w:type="spellEnd"/>
              <w:r w:rsidR="008B2964">
                <w:rPr>
                  <w:sz w:val="26"/>
                  <w:szCs w:val="26"/>
                </w:rPr>
                <w:t xml:space="preserve"> </w:t>
              </w:r>
              <w:proofErr w:type="spellStart"/>
              <w:r w:rsidR="008B2964">
                <w:rPr>
                  <w:sz w:val="26"/>
                  <w:szCs w:val="26"/>
                </w:rPr>
                <w:t>tạo</w:t>
              </w:r>
              <w:proofErr w:type="spellEnd"/>
              <w:r w:rsidR="008B2964" w:rsidRPr="007B5B6C">
                <w:rPr>
                  <w:sz w:val="26"/>
                  <w:szCs w:val="26"/>
                </w:rPr>
                <w:t xml:space="preserve">, </w:t>
              </w:r>
              <w:proofErr w:type="spellStart"/>
              <w:r w:rsidR="008B2964">
                <w:rPr>
                  <w:sz w:val="26"/>
                  <w:szCs w:val="26"/>
                </w:rPr>
                <w:t>Ngày</w:t>
              </w:r>
              <w:proofErr w:type="spellEnd"/>
              <w:r w:rsidR="008B2964">
                <w:rPr>
                  <w:sz w:val="26"/>
                  <w:szCs w:val="26"/>
                </w:rPr>
                <w:t xml:space="preserve"> </w:t>
              </w:r>
              <w:proofErr w:type="spellStart"/>
              <w:r w:rsidR="008B2964">
                <w:rPr>
                  <w:sz w:val="26"/>
                  <w:szCs w:val="26"/>
                </w:rPr>
                <w:t>chỉnh</w:t>
              </w:r>
              <w:proofErr w:type="spellEnd"/>
              <w:r w:rsidR="008B2964">
                <w:rPr>
                  <w:sz w:val="26"/>
                  <w:szCs w:val="26"/>
                </w:rPr>
                <w:t xml:space="preserve"> </w:t>
              </w:r>
              <w:proofErr w:type="spellStart"/>
              <w:r w:rsidR="008B2964">
                <w:rPr>
                  <w:sz w:val="26"/>
                  <w:szCs w:val="26"/>
                </w:rPr>
                <w:t>sửa</w:t>
              </w:r>
            </w:ins>
            <w:proofErr w:type="spellEnd"/>
            <w:del w:id="1184" w:author="Công Nguyễn Văn" w:date="2019-09-03T13:43:00Z">
              <w:r w:rsidRPr="007B5B6C" w:rsidDel="008B2964">
                <w:rPr>
                  <w:sz w:val="26"/>
                  <w:szCs w:val="26"/>
                </w:rPr>
                <w:delText>Created_At, Updated_At</w:delText>
              </w:r>
            </w:del>
          </w:p>
        </w:tc>
        <w:tc>
          <w:tcPr>
            <w:tcW w:w="1796" w:type="dxa"/>
            <w:tcPrChange w:id="1185" w:author="Công Nguyễn Văn" w:date="2019-09-03T13:34:00Z">
              <w:tcPr>
                <w:tcW w:w="1979" w:type="dxa"/>
              </w:tcPr>
            </w:tcPrChange>
          </w:tcPr>
          <w:p w14:paraId="3F9B9600" w14:textId="201A6DDA" w:rsidR="00AF7633" w:rsidRPr="007B5B6C" w:rsidRDefault="008B2964" w:rsidP="008C6D9B">
            <w:pPr>
              <w:jc w:val="center"/>
              <w:rPr>
                <w:ins w:id="1186" w:author="Nguyen Thanh Binh" w:date="2019-09-03T10:05:00Z"/>
                <w:sz w:val="26"/>
                <w:szCs w:val="26"/>
              </w:rPr>
            </w:pPr>
            <w:proofErr w:type="spellStart"/>
            <w:ins w:id="1187" w:author="Công Nguyễn Văn" w:date="2019-09-03T13:43:00Z">
              <w:r>
                <w:rPr>
                  <w:sz w:val="26"/>
                  <w:szCs w:val="26"/>
                </w:rPr>
                <w:t>Các</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các</w:t>
              </w:r>
            </w:ins>
            <w:proofErr w:type="spellEnd"/>
            <w:ins w:id="1188" w:author="Công Nguyễn Văn" w:date="2019-09-03T14:11:00Z">
              <w:r w:rsidR="00DF24DE">
                <w:rPr>
                  <w:sz w:val="26"/>
                  <w:szCs w:val="26"/>
                </w:rPr>
                <w:t xml:space="preserve"> </w:t>
              </w:r>
            </w:ins>
            <w:proofErr w:type="spellStart"/>
            <w:ins w:id="1189" w:author="Công Nguyễn Văn" w:date="2019-09-03T14:10:00Z">
              <w:r w:rsidR="00DF24DE">
                <w:rPr>
                  <w:sz w:val="26"/>
                  <w:szCs w:val="26"/>
                </w:rPr>
                <w:t>kĩ</w:t>
              </w:r>
              <w:proofErr w:type="spellEnd"/>
              <w:r w:rsidR="00DF24DE">
                <w:rPr>
                  <w:sz w:val="26"/>
                  <w:szCs w:val="26"/>
                </w:rPr>
                <w:t xml:space="preserve"> </w:t>
              </w:r>
              <w:proofErr w:type="spellStart"/>
              <w:r w:rsidR="00DF24DE">
                <w:rPr>
                  <w:sz w:val="26"/>
                  <w:szCs w:val="26"/>
                </w:rPr>
                <w:t>năng</w:t>
              </w:r>
            </w:ins>
            <w:proofErr w:type="spellEnd"/>
            <w:ins w:id="1190" w:author="Công Nguyễn Văn" w:date="2019-09-03T13:43:00Z">
              <w:r>
                <w:rPr>
                  <w:sz w:val="26"/>
                  <w:szCs w:val="26"/>
                </w:rPr>
                <w:t xml:space="preserve"> </w:t>
              </w:r>
              <w:proofErr w:type="spellStart"/>
              <w:r>
                <w:rPr>
                  <w:sz w:val="26"/>
                  <w:szCs w:val="26"/>
                </w:rPr>
                <w:t>của</w:t>
              </w:r>
              <w:proofErr w:type="spellEnd"/>
              <w:r>
                <w:rPr>
                  <w:sz w:val="26"/>
                  <w:szCs w:val="26"/>
                </w:rPr>
                <w:t xml:space="preserve"> subject</w:t>
              </w:r>
            </w:ins>
          </w:p>
        </w:tc>
      </w:tr>
      <w:tr w:rsidR="00C77207" w:rsidRPr="007B5B6C" w14:paraId="77A0332E" w14:textId="4ED65A3C" w:rsidTr="008F3BFF">
        <w:trPr>
          <w:trHeight w:val="1190"/>
          <w:jc w:val="center"/>
          <w:trPrChange w:id="1191" w:author="Công Nguyễn Văn" w:date="2019-09-03T13:34:00Z">
            <w:trPr>
              <w:trHeight w:val="1190"/>
              <w:jc w:val="center"/>
            </w:trPr>
          </w:trPrChange>
        </w:trPr>
        <w:tc>
          <w:tcPr>
            <w:tcW w:w="1696" w:type="dxa"/>
            <w:tcPrChange w:id="1192" w:author="Công Nguyễn Văn" w:date="2019-09-03T13:34:00Z">
              <w:tcPr>
                <w:tcW w:w="1473" w:type="dxa"/>
              </w:tcPr>
            </w:tcPrChange>
          </w:tcPr>
          <w:p w14:paraId="23347463" w14:textId="05D60702" w:rsidR="00AF7633" w:rsidRPr="007B5B6C" w:rsidRDefault="00874620" w:rsidP="000A3BD1">
            <w:pPr>
              <w:rPr>
                <w:sz w:val="26"/>
                <w:szCs w:val="26"/>
              </w:rPr>
            </w:pPr>
            <w:proofErr w:type="spellStart"/>
            <w:ins w:id="1193" w:author="Công Nguyễn Văn" w:date="2019-09-03T13:44:00Z">
              <w:r>
                <w:rPr>
                  <w:sz w:val="26"/>
                  <w:szCs w:val="26"/>
                </w:rPr>
                <w:t>Câu</w:t>
              </w:r>
              <w:proofErr w:type="spellEnd"/>
              <w:r>
                <w:rPr>
                  <w:sz w:val="26"/>
                  <w:szCs w:val="26"/>
                </w:rPr>
                <w:t xml:space="preserve"> </w:t>
              </w:r>
              <w:proofErr w:type="spellStart"/>
              <w:r>
                <w:rPr>
                  <w:sz w:val="26"/>
                  <w:szCs w:val="26"/>
                </w:rPr>
                <w:t>hỏi</w:t>
              </w:r>
              <w:proofErr w:type="spellEnd"/>
              <w:r>
                <w:rPr>
                  <w:sz w:val="26"/>
                  <w:szCs w:val="26"/>
                </w:rPr>
                <w:t>(</w:t>
              </w:r>
            </w:ins>
            <w:r w:rsidR="00AF7633" w:rsidRPr="007B5B6C">
              <w:rPr>
                <w:sz w:val="26"/>
                <w:szCs w:val="26"/>
              </w:rPr>
              <w:t>Question</w:t>
            </w:r>
            <w:ins w:id="1194" w:author="Công Nguyễn Văn" w:date="2019-09-03T13:44:00Z">
              <w:r>
                <w:rPr>
                  <w:sz w:val="26"/>
                  <w:szCs w:val="26"/>
                </w:rPr>
                <w:t>)</w:t>
              </w:r>
            </w:ins>
          </w:p>
        </w:tc>
        <w:tc>
          <w:tcPr>
            <w:tcW w:w="3402" w:type="dxa"/>
            <w:tcPrChange w:id="1195" w:author="Công Nguyễn Văn" w:date="2019-09-03T13:34:00Z">
              <w:tcPr>
                <w:tcW w:w="5610" w:type="dxa"/>
              </w:tcPr>
            </w:tcPrChange>
          </w:tcPr>
          <w:p w14:paraId="2E61C3C5" w14:textId="279D8A95" w:rsidR="00AF7633" w:rsidRPr="007B5B6C" w:rsidRDefault="00AF7633" w:rsidP="008C6D9B">
            <w:pPr>
              <w:jc w:val="center"/>
              <w:rPr>
                <w:sz w:val="26"/>
                <w:szCs w:val="26"/>
              </w:rPr>
            </w:pPr>
            <w:del w:id="1196" w:author="Công Nguyễn Văn" w:date="2019-09-03T13:44:00Z">
              <w:r w:rsidRPr="007B5B6C" w:rsidDel="00874620">
                <w:rPr>
                  <w:sz w:val="26"/>
                  <w:szCs w:val="26"/>
                </w:rPr>
                <w:delText>Title</w:delText>
              </w:r>
            </w:del>
            <w:proofErr w:type="spellStart"/>
            <w:ins w:id="1197" w:author="Công Nguyễn Văn" w:date="2019-09-03T13:44:00Z">
              <w:r w:rsidR="00874620">
                <w:rPr>
                  <w:sz w:val="26"/>
                  <w:szCs w:val="26"/>
                </w:rPr>
                <w:t>Tên</w:t>
              </w:r>
              <w:proofErr w:type="spellEnd"/>
              <w:r w:rsidR="00874620">
                <w:rPr>
                  <w:sz w:val="26"/>
                  <w:szCs w:val="26"/>
                </w:rPr>
                <w:t xml:space="preserve"> </w:t>
              </w:r>
              <w:proofErr w:type="spellStart"/>
              <w:r w:rsidR="00874620">
                <w:rPr>
                  <w:sz w:val="26"/>
                  <w:szCs w:val="26"/>
                </w:rPr>
                <w:t>câu</w:t>
              </w:r>
              <w:proofErr w:type="spellEnd"/>
              <w:r w:rsidR="00874620">
                <w:rPr>
                  <w:sz w:val="26"/>
                  <w:szCs w:val="26"/>
                </w:rPr>
                <w:t xml:space="preserve"> </w:t>
              </w:r>
              <w:proofErr w:type="spellStart"/>
              <w:r w:rsidR="00874620">
                <w:rPr>
                  <w:sz w:val="26"/>
                  <w:szCs w:val="26"/>
                </w:rPr>
                <w:t>hỏi</w:t>
              </w:r>
            </w:ins>
            <w:proofErr w:type="spellEnd"/>
            <w:r w:rsidRPr="007B5B6C">
              <w:rPr>
                <w:sz w:val="26"/>
                <w:szCs w:val="26"/>
              </w:rPr>
              <w:t>,</w:t>
            </w:r>
            <w:ins w:id="1198" w:author="Nguyen Thanh Binh" w:date="2019-09-03T09:53:00Z">
              <w:r>
                <w:rPr>
                  <w:sz w:val="26"/>
                  <w:szCs w:val="26"/>
                </w:rPr>
                <w:t xml:space="preserve"> </w:t>
              </w:r>
            </w:ins>
            <w:proofErr w:type="spellStart"/>
            <w:ins w:id="1199" w:author="Công Nguyễn Văn" w:date="2019-09-03T13:44:00Z">
              <w:r w:rsidR="00874620">
                <w:rPr>
                  <w:sz w:val="26"/>
                  <w:szCs w:val="26"/>
                </w:rPr>
                <w:t>Mã</w:t>
              </w:r>
              <w:proofErr w:type="spellEnd"/>
              <w:r w:rsidR="00874620">
                <w:rPr>
                  <w:sz w:val="26"/>
                  <w:szCs w:val="26"/>
                </w:rPr>
                <w:t xml:space="preserve"> </w:t>
              </w:r>
              <w:proofErr w:type="spellStart"/>
              <w:r w:rsidR="00874620">
                <w:rPr>
                  <w:sz w:val="26"/>
                  <w:szCs w:val="26"/>
                </w:rPr>
                <w:t>câu</w:t>
              </w:r>
              <w:proofErr w:type="spellEnd"/>
              <w:r w:rsidR="00874620">
                <w:rPr>
                  <w:sz w:val="26"/>
                  <w:szCs w:val="26"/>
                </w:rPr>
                <w:t xml:space="preserve"> </w:t>
              </w:r>
              <w:proofErr w:type="spellStart"/>
              <w:r w:rsidR="00874620">
                <w:rPr>
                  <w:sz w:val="26"/>
                  <w:szCs w:val="26"/>
                </w:rPr>
                <w:t>hỏi</w:t>
              </w:r>
            </w:ins>
            <w:proofErr w:type="spellEnd"/>
            <w:del w:id="1200" w:author="Công Nguyễn Văn" w:date="2019-09-03T13:44:00Z">
              <w:r w:rsidRPr="007B5B6C" w:rsidDel="00874620">
                <w:rPr>
                  <w:sz w:val="26"/>
                  <w:szCs w:val="26"/>
                </w:rPr>
                <w:delText>Code</w:delText>
              </w:r>
            </w:del>
            <w:r w:rsidRPr="007B5B6C">
              <w:rPr>
                <w:sz w:val="26"/>
                <w:szCs w:val="26"/>
              </w:rPr>
              <w:t>,</w:t>
            </w:r>
            <w:ins w:id="1201" w:author="Nguyen Thanh Binh" w:date="2019-09-03T09:53:00Z">
              <w:r>
                <w:rPr>
                  <w:sz w:val="26"/>
                  <w:szCs w:val="26"/>
                </w:rPr>
                <w:t xml:space="preserve"> </w:t>
              </w:r>
            </w:ins>
            <w:del w:id="1202" w:author="Công Nguyễn Văn" w:date="2019-09-03T13:44:00Z">
              <w:r w:rsidRPr="007B5B6C" w:rsidDel="00874620">
                <w:rPr>
                  <w:sz w:val="26"/>
                  <w:szCs w:val="26"/>
                </w:rPr>
                <w:delText>Content</w:delText>
              </w:r>
            </w:del>
            <w:proofErr w:type="spellStart"/>
            <w:ins w:id="1203" w:author="Công Nguyễn Văn" w:date="2019-09-03T13:44:00Z">
              <w:r w:rsidR="00874620">
                <w:rPr>
                  <w:sz w:val="26"/>
                  <w:szCs w:val="26"/>
                </w:rPr>
                <w:t>Nội</w:t>
              </w:r>
              <w:proofErr w:type="spellEnd"/>
              <w:r w:rsidR="00874620">
                <w:rPr>
                  <w:sz w:val="26"/>
                  <w:szCs w:val="26"/>
                </w:rPr>
                <w:t xml:space="preserve"> dung</w:t>
              </w:r>
            </w:ins>
            <w:r w:rsidRPr="007B5B6C">
              <w:rPr>
                <w:sz w:val="26"/>
                <w:szCs w:val="26"/>
              </w:rPr>
              <w:t>,</w:t>
            </w:r>
            <w:ins w:id="1204" w:author="Nguyen Thanh Binh" w:date="2019-09-03T09:53:00Z">
              <w:r>
                <w:rPr>
                  <w:sz w:val="26"/>
                  <w:szCs w:val="26"/>
                </w:rPr>
                <w:t xml:space="preserve">  </w:t>
              </w:r>
            </w:ins>
            <w:del w:id="1205" w:author="Công Nguyễn Văn" w:date="2019-09-03T13:45:00Z">
              <w:r w:rsidRPr="007B5B6C" w:rsidDel="00874620">
                <w:rPr>
                  <w:sz w:val="26"/>
                  <w:szCs w:val="26"/>
                </w:rPr>
                <w:delText>Media,</w:delText>
              </w:r>
            </w:del>
            <w:ins w:id="1206" w:author="Nguyen Thanh Binh" w:date="2019-09-03T09:53:00Z">
              <w:del w:id="1207" w:author="Công Nguyễn Văn" w:date="2019-09-03T13:45:00Z">
                <w:r w:rsidDel="00874620">
                  <w:rPr>
                    <w:sz w:val="26"/>
                    <w:szCs w:val="26"/>
                  </w:rPr>
                  <w:delText xml:space="preserve"> </w:delText>
                </w:r>
              </w:del>
            </w:ins>
            <w:proofErr w:type="spellStart"/>
            <w:ins w:id="1208" w:author="Công Nguyễn Văn" w:date="2019-09-03T13:45:00Z">
              <w:r w:rsidR="00874620">
                <w:rPr>
                  <w:sz w:val="26"/>
                  <w:szCs w:val="26"/>
                </w:rPr>
                <w:t>Tên</w:t>
              </w:r>
              <w:proofErr w:type="spellEnd"/>
              <w:r w:rsidR="00874620">
                <w:rPr>
                  <w:sz w:val="26"/>
                  <w:szCs w:val="26"/>
                </w:rPr>
                <w:t xml:space="preserve"> subject, </w:t>
              </w:r>
              <w:proofErr w:type="spellStart"/>
              <w:r w:rsidR="00874620">
                <w:rPr>
                  <w:sz w:val="26"/>
                  <w:szCs w:val="26"/>
                </w:rPr>
                <w:t>Tên</w:t>
              </w:r>
              <w:proofErr w:type="spellEnd"/>
              <w:r w:rsidR="00874620">
                <w:rPr>
                  <w:sz w:val="26"/>
                  <w:szCs w:val="26"/>
                </w:rPr>
                <w:t xml:space="preserve"> </w:t>
              </w:r>
              <w:proofErr w:type="spellStart"/>
              <w:r w:rsidR="00874620">
                <w:rPr>
                  <w:sz w:val="26"/>
                  <w:szCs w:val="26"/>
                </w:rPr>
                <w:t>Chapter,Tên</w:t>
              </w:r>
              <w:proofErr w:type="spellEnd"/>
              <w:r w:rsidR="00874620">
                <w:rPr>
                  <w:sz w:val="26"/>
                  <w:szCs w:val="26"/>
                </w:rPr>
                <w:t xml:space="preserve"> Domain</w:t>
              </w:r>
            </w:ins>
            <w:del w:id="1209" w:author="Công Nguyễn Văn" w:date="2019-09-03T13:45:00Z">
              <w:r w:rsidRPr="007B5B6C" w:rsidDel="00874620">
                <w:rPr>
                  <w:sz w:val="26"/>
                  <w:szCs w:val="26"/>
                </w:rPr>
                <w:delText>Subject_Id,Chapter_Id,Domain_Id,</w:delText>
              </w:r>
            </w:del>
            <w:ins w:id="1210" w:author="Nguyen Thanh Binh" w:date="2019-09-03T10:07:00Z">
              <w:del w:id="1211" w:author="Công Nguyễn Văn" w:date="2019-09-03T13:45:00Z">
                <w:r w:rsidR="00C77207" w:rsidDel="00874620">
                  <w:rPr>
                    <w:sz w:val="26"/>
                    <w:szCs w:val="26"/>
                  </w:rPr>
                  <w:delText xml:space="preserve"> </w:delText>
                </w:r>
              </w:del>
            </w:ins>
            <w:del w:id="1212" w:author="Công Nguyễn Văn" w:date="2019-09-03T13:45:00Z">
              <w:r w:rsidRPr="007B5B6C" w:rsidDel="00874620">
                <w:rPr>
                  <w:sz w:val="26"/>
                  <w:szCs w:val="26"/>
                </w:rPr>
                <w:delText>Status,</w:delText>
              </w:r>
            </w:del>
            <w:ins w:id="1213" w:author="Nguyen Thanh Binh" w:date="2019-09-03T10:07:00Z">
              <w:del w:id="1214" w:author="Công Nguyễn Văn" w:date="2019-09-03T13:45:00Z">
                <w:r w:rsidR="00C77207" w:rsidDel="00874620">
                  <w:rPr>
                    <w:sz w:val="26"/>
                    <w:szCs w:val="26"/>
                  </w:rPr>
                  <w:delText xml:space="preserve"> </w:delText>
                </w:r>
              </w:del>
            </w:ins>
            <w:del w:id="1215" w:author="Công Nguyễn Văn" w:date="2019-09-03T13:45:00Z">
              <w:r w:rsidRPr="007B5B6C" w:rsidDel="00874620">
                <w:rPr>
                  <w:sz w:val="26"/>
                  <w:szCs w:val="26"/>
                </w:rPr>
                <w:delText>Creator_Id, Created_At, Updated_At</w:delText>
              </w:r>
            </w:del>
          </w:p>
        </w:tc>
        <w:tc>
          <w:tcPr>
            <w:tcW w:w="1796" w:type="dxa"/>
            <w:tcPrChange w:id="1216" w:author="Công Nguyễn Văn" w:date="2019-09-03T13:34:00Z">
              <w:tcPr>
                <w:tcW w:w="1979" w:type="dxa"/>
              </w:tcPr>
            </w:tcPrChange>
          </w:tcPr>
          <w:p w14:paraId="1050A0A4" w14:textId="2C1DC7F6" w:rsidR="00AF7633" w:rsidRPr="007B5B6C" w:rsidRDefault="007C1D11" w:rsidP="008C6D9B">
            <w:pPr>
              <w:jc w:val="center"/>
              <w:rPr>
                <w:ins w:id="1217" w:author="Nguyen Thanh Binh" w:date="2019-09-03T10:05:00Z"/>
                <w:sz w:val="26"/>
                <w:szCs w:val="26"/>
              </w:rPr>
            </w:pPr>
            <w:proofErr w:type="spellStart"/>
            <w:ins w:id="1218" w:author="Công Nguyễn Văn" w:date="2019-09-03T13:46:00Z">
              <w:r>
                <w:rPr>
                  <w:rFonts w:hint="eastAsia"/>
                  <w:sz w:val="26"/>
                  <w:szCs w:val="26"/>
                </w:rPr>
                <w:t>C</w:t>
              </w:r>
              <w:r>
                <w:rPr>
                  <w:sz w:val="26"/>
                  <w:szCs w:val="26"/>
                </w:rPr>
                <w:t>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ins>
            <w:proofErr w:type="spellEnd"/>
          </w:p>
        </w:tc>
      </w:tr>
      <w:tr w:rsidR="00C77207" w:rsidRPr="007B5B6C" w14:paraId="00B8F2CA" w14:textId="002F7C30" w:rsidTr="008F3BFF">
        <w:trPr>
          <w:trHeight w:val="1094"/>
          <w:jc w:val="center"/>
          <w:trPrChange w:id="1219" w:author="Công Nguyễn Văn" w:date="2019-09-03T13:34:00Z">
            <w:trPr>
              <w:trHeight w:val="1094"/>
              <w:jc w:val="center"/>
            </w:trPr>
          </w:trPrChange>
        </w:trPr>
        <w:tc>
          <w:tcPr>
            <w:tcW w:w="1696" w:type="dxa"/>
            <w:tcPrChange w:id="1220" w:author="Công Nguyễn Văn" w:date="2019-09-03T13:34:00Z">
              <w:tcPr>
                <w:tcW w:w="1473" w:type="dxa"/>
              </w:tcPr>
            </w:tcPrChange>
          </w:tcPr>
          <w:p w14:paraId="57D86B03" w14:textId="5878E580" w:rsidR="00AF7633" w:rsidRPr="007B5B6C" w:rsidRDefault="00D7490E" w:rsidP="000A3BD1">
            <w:pPr>
              <w:rPr>
                <w:sz w:val="26"/>
                <w:szCs w:val="26"/>
              </w:rPr>
            </w:pPr>
            <w:proofErr w:type="spellStart"/>
            <w:ins w:id="1221" w:author="Công Nguyễn Văn" w:date="2019-09-03T13:47:00Z">
              <w:r>
                <w:rPr>
                  <w:sz w:val="26"/>
                  <w:szCs w:val="26"/>
                </w:rPr>
                <w:t>Bài</w:t>
              </w:r>
              <w:proofErr w:type="spellEnd"/>
              <w:r>
                <w:rPr>
                  <w:sz w:val="26"/>
                  <w:szCs w:val="26"/>
                </w:rPr>
                <w:t xml:space="preserve"> </w:t>
              </w:r>
              <w:proofErr w:type="spellStart"/>
              <w:r>
                <w:rPr>
                  <w:sz w:val="26"/>
                  <w:szCs w:val="26"/>
                </w:rPr>
                <w:t>thi</w:t>
              </w:r>
              <w:proofErr w:type="spellEnd"/>
              <w:r>
                <w:rPr>
                  <w:sz w:val="26"/>
                  <w:szCs w:val="26"/>
                </w:rPr>
                <w:t>(</w:t>
              </w:r>
            </w:ins>
            <w:r w:rsidR="00AF7633" w:rsidRPr="007B5B6C">
              <w:rPr>
                <w:sz w:val="26"/>
                <w:szCs w:val="26"/>
              </w:rPr>
              <w:t>Exam</w:t>
            </w:r>
            <w:ins w:id="1222" w:author="Công Nguyễn Văn" w:date="2019-09-03T13:47:00Z">
              <w:r>
                <w:rPr>
                  <w:sz w:val="26"/>
                  <w:szCs w:val="26"/>
                </w:rPr>
                <w:t>)</w:t>
              </w:r>
            </w:ins>
          </w:p>
        </w:tc>
        <w:tc>
          <w:tcPr>
            <w:tcW w:w="3402" w:type="dxa"/>
            <w:tcPrChange w:id="1223" w:author="Công Nguyễn Văn" w:date="2019-09-03T13:34:00Z">
              <w:tcPr>
                <w:tcW w:w="5610" w:type="dxa"/>
              </w:tcPr>
            </w:tcPrChange>
          </w:tcPr>
          <w:p w14:paraId="248E434F" w14:textId="0E95BE08" w:rsidR="00AF7633" w:rsidRPr="007B5B6C" w:rsidRDefault="00AF7633" w:rsidP="008C6D9B">
            <w:pPr>
              <w:jc w:val="center"/>
              <w:rPr>
                <w:sz w:val="26"/>
                <w:szCs w:val="26"/>
              </w:rPr>
            </w:pPr>
            <w:del w:id="1224" w:author="Công Nguyễn Văn" w:date="2019-09-03T13:48:00Z">
              <w:r w:rsidRPr="007B5B6C" w:rsidDel="00D7490E">
                <w:rPr>
                  <w:sz w:val="26"/>
                  <w:szCs w:val="26"/>
                </w:rPr>
                <w:delText>Title</w:delText>
              </w:r>
            </w:del>
            <w:proofErr w:type="spellStart"/>
            <w:ins w:id="1225" w:author="Công Nguyễn Văn" w:date="2019-09-03T13:48:00Z">
              <w:r w:rsidR="00D7490E">
                <w:rPr>
                  <w:sz w:val="26"/>
                  <w:szCs w:val="26"/>
                </w:rPr>
                <w:t>Tiêu</w:t>
              </w:r>
              <w:proofErr w:type="spellEnd"/>
              <w:r w:rsidR="00D7490E">
                <w:rPr>
                  <w:sz w:val="26"/>
                  <w:szCs w:val="26"/>
                </w:rPr>
                <w:t xml:space="preserve"> </w:t>
              </w:r>
              <w:proofErr w:type="spellStart"/>
              <w:r w:rsidR="00D7490E">
                <w:rPr>
                  <w:sz w:val="26"/>
                  <w:szCs w:val="26"/>
                </w:rPr>
                <w:t>đề</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r w:rsidRPr="007B5B6C">
              <w:rPr>
                <w:sz w:val="26"/>
                <w:szCs w:val="26"/>
              </w:rPr>
              <w:t>,</w:t>
            </w:r>
            <w:ins w:id="1226" w:author="Nguyen Thanh Binh" w:date="2019-09-03T09:53:00Z">
              <w:r>
                <w:rPr>
                  <w:sz w:val="26"/>
                  <w:szCs w:val="26"/>
                </w:rPr>
                <w:t xml:space="preserve"> </w:t>
              </w:r>
            </w:ins>
            <w:del w:id="1227" w:author="Công Nguyễn Văn" w:date="2019-09-03T13:48:00Z">
              <w:r w:rsidRPr="007B5B6C" w:rsidDel="00D7490E">
                <w:rPr>
                  <w:sz w:val="26"/>
                  <w:szCs w:val="26"/>
                </w:rPr>
                <w:delText>Name</w:delText>
              </w:r>
            </w:del>
            <w:proofErr w:type="spellStart"/>
            <w:ins w:id="1228" w:author="Công Nguyễn Văn" w:date="2019-09-03T13:48:00Z">
              <w:r w:rsidR="00D7490E">
                <w:rPr>
                  <w:sz w:val="26"/>
                  <w:szCs w:val="26"/>
                </w:rPr>
                <w:t>Tên</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r w:rsidRPr="007B5B6C">
              <w:rPr>
                <w:sz w:val="26"/>
                <w:szCs w:val="26"/>
              </w:rPr>
              <w:t>,</w:t>
            </w:r>
            <w:ins w:id="1229" w:author="Nguyen Thanh Binh" w:date="2019-09-03T09:53:00Z">
              <w:r>
                <w:rPr>
                  <w:sz w:val="26"/>
                  <w:szCs w:val="26"/>
                </w:rPr>
                <w:t xml:space="preserve"> </w:t>
              </w:r>
            </w:ins>
            <w:del w:id="1230" w:author="Công Nguyễn Văn" w:date="2019-09-03T13:48:00Z">
              <w:r w:rsidRPr="007B5B6C" w:rsidDel="00D7490E">
                <w:rPr>
                  <w:sz w:val="26"/>
                  <w:szCs w:val="26"/>
                </w:rPr>
                <w:delText>Code</w:delText>
              </w:r>
            </w:del>
            <w:proofErr w:type="spellStart"/>
            <w:ins w:id="1231" w:author="Công Nguyễn Văn" w:date="2019-09-03T13:48:00Z">
              <w:r w:rsidR="00D7490E">
                <w:rPr>
                  <w:sz w:val="26"/>
                  <w:szCs w:val="26"/>
                </w:rPr>
                <w:t>Loại</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r w:rsidRPr="007B5B6C">
              <w:rPr>
                <w:sz w:val="26"/>
                <w:szCs w:val="26"/>
              </w:rPr>
              <w:t>,</w:t>
            </w:r>
            <w:ins w:id="1232" w:author="Nguyen Thanh Binh" w:date="2019-09-03T09:53:00Z">
              <w:r>
                <w:rPr>
                  <w:sz w:val="26"/>
                  <w:szCs w:val="26"/>
                </w:rPr>
                <w:t xml:space="preserve"> </w:t>
              </w:r>
            </w:ins>
            <w:del w:id="1233" w:author="Công Nguyễn Văn" w:date="2019-09-03T13:48:00Z">
              <w:r w:rsidRPr="007B5B6C" w:rsidDel="00D7490E">
                <w:rPr>
                  <w:sz w:val="26"/>
                  <w:szCs w:val="26"/>
                </w:rPr>
                <w:delText>Description,</w:delText>
              </w:r>
            </w:del>
            <w:ins w:id="1234" w:author="Nguyen Thanh Binh" w:date="2019-09-03T09:53:00Z">
              <w:del w:id="1235" w:author="Công Nguyễn Văn" w:date="2019-09-03T13:48:00Z">
                <w:r w:rsidDel="00D7490E">
                  <w:rPr>
                    <w:sz w:val="26"/>
                    <w:szCs w:val="26"/>
                  </w:rPr>
                  <w:delText xml:space="preserve"> </w:delText>
                </w:r>
              </w:del>
            </w:ins>
            <w:del w:id="1236" w:author="Công Nguyễn Văn" w:date="2019-09-03T13:48:00Z">
              <w:r w:rsidRPr="007B5B6C" w:rsidDel="00D7490E">
                <w:rPr>
                  <w:sz w:val="26"/>
                  <w:szCs w:val="26"/>
                </w:rPr>
                <w:delText>Media,</w:delText>
              </w:r>
            </w:del>
            <w:ins w:id="1237" w:author="Nguyen Thanh Binh" w:date="2019-09-03T09:53:00Z">
              <w:r>
                <w:rPr>
                  <w:sz w:val="26"/>
                  <w:szCs w:val="26"/>
                </w:rPr>
                <w:t xml:space="preserve"> </w:t>
              </w:r>
            </w:ins>
            <w:del w:id="1238" w:author="Công Nguyễn Văn" w:date="2019-09-03T13:48:00Z">
              <w:r w:rsidRPr="007B5B6C" w:rsidDel="00D7490E">
                <w:rPr>
                  <w:sz w:val="26"/>
                  <w:szCs w:val="26"/>
                </w:rPr>
                <w:delText>Time</w:delText>
              </w:r>
            </w:del>
            <w:proofErr w:type="spellStart"/>
            <w:ins w:id="1239" w:author="Công Nguyễn Văn" w:date="2019-09-03T13:48:00Z">
              <w:r w:rsidR="00D7490E">
                <w:rPr>
                  <w:sz w:val="26"/>
                  <w:szCs w:val="26"/>
                </w:rPr>
                <w:t>Thời</w:t>
              </w:r>
              <w:proofErr w:type="spellEnd"/>
              <w:r w:rsidR="00D7490E">
                <w:rPr>
                  <w:sz w:val="26"/>
                  <w:szCs w:val="26"/>
                </w:rPr>
                <w:t xml:space="preserve"> </w:t>
              </w:r>
              <w:proofErr w:type="spellStart"/>
              <w:r w:rsidR="00D7490E">
                <w:rPr>
                  <w:sz w:val="26"/>
                  <w:szCs w:val="26"/>
                </w:rPr>
                <w:t>gian</w:t>
              </w:r>
              <w:proofErr w:type="spellEnd"/>
              <w:r w:rsidR="00D7490E">
                <w:rPr>
                  <w:sz w:val="26"/>
                  <w:szCs w:val="26"/>
                </w:rPr>
                <w:t xml:space="preserve"> </w:t>
              </w:r>
              <w:proofErr w:type="spellStart"/>
              <w:r w:rsidR="00D7490E">
                <w:rPr>
                  <w:sz w:val="26"/>
                  <w:szCs w:val="26"/>
                </w:rPr>
                <w:t>thi</w:t>
              </w:r>
            </w:ins>
            <w:proofErr w:type="spellEnd"/>
            <w:r w:rsidRPr="007B5B6C">
              <w:rPr>
                <w:sz w:val="26"/>
                <w:szCs w:val="26"/>
              </w:rPr>
              <w:t>,</w:t>
            </w:r>
            <w:ins w:id="1240" w:author="Nguyen Thanh Binh" w:date="2019-09-03T09:53:00Z">
              <w:r>
                <w:rPr>
                  <w:sz w:val="26"/>
                  <w:szCs w:val="26"/>
                </w:rPr>
                <w:t xml:space="preserve"> </w:t>
              </w:r>
            </w:ins>
            <w:proofErr w:type="spellStart"/>
            <w:ins w:id="1241" w:author="Công Nguyễn Văn" w:date="2019-09-03T13:48:00Z">
              <w:r w:rsidR="00D7490E">
                <w:rPr>
                  <w:sz w:val="26"/>
                  <w:szCs w:val="26"/>
                </w:rPr>
                <w:t>Tên</w:t>
              </w:r>
              <w:proofErr w:type="spellEnd"/>
              <w:r w:rsidR="00D7490E">
                <w:rPr>
                  <w:sz w:val="26"/>
                  <w:szCs w:val="26"/>
                </w:rPr>
                <w:t xml:space="preserve"> </w:t>
              </w:r>
              <w:proofErr w:type="spellStart"/>
              <w:r w:rsidR="00D7490E">
                <w:rPr>
                  <w:sz w:val="26"/>
                  <w:szCs w:val="26"/>
                </w:rPr>
                <w:t>subject</w:t>
              </w:r>
            </w:ins>
            <w:del w:id="1242" w:author="Công Nguyễn Văn" w:date="2019-09-03T13:48:00Z">
              <w:r w:rsidRPr="007B5B6C" w:rsidDel="00D7490E">
                <w:rPr>
                  <w:sz w:val="26"/>
                  <w:szCs w:val="26"/>
                </w:rPr>
                <w:delText>Subject_Id</w:delText>
              </w:r>
            </w:del>
            <w:r w:rsidRPr="007B5B6C">
              <w:rPr>
                <w:sz w:val="26"/>
                <w:szCs w:val="26"/>
              </w:rPr>
              <w:t>,</w:t>
            </w:r>
            <w:ins w:id="1243" w:author="Công Nguyễn Văn" w:date="2019-09-03T13:48:00Z">
              <w:r w:rsidR="00D7490E">
                <w:rPr>
                  <w:sz w:val="26"/>
                  <w:szCs w:val="26"/>
                </w:rPr>
                <w:t>Trạng</w:t>
              </w:r>
              <w:proofErr w:type="spellEnd"/>
              <w:r w:rsidR="00D7490E">
                <w:rPr>
                  <w:sz w:val="26"/>
                  <w:szCs w:val="26"/>
                </w:rPr>
                <w:t xml:space="preserve"> </w:t>
              </w:r>
              <w:proofErr w:type="spellStart"/>
              <w:r w:rsidR="00D7490E">
                <w:rPr>
                  <w:sz w:val="26"/>
                  <w:szCs w:val="26"/>
                </w:rPr>
                <w:t>thái</w:t>
              </w:r>
              <w:proofErr w:type="spellEnd"/>
              <w:r w:rsidR="00D7490E">
                <w:rPr>
                  <w:sz w:val="26"/>
                  <w:szCs w:val="26"/>
                </w:rPr>
                <w:t xml:space="preserve"> </w:t>
              </w:r>
              <w:proofErr w:type="spellStart"/>
              <w:r w:rsidR="00D7490E">
                <w:rPr>
                  <w:sz w:val="26"/>
                  <w:szCs w:val="26"/>
                </w:rPr>
                <w:t>b</w:t>
              </w:r>
            </w:ins>
            <w:ins w:id="1244" w:author="Công Nguyễn Văn" w:date="2019-09-03T13:49:00Z">
              <w:r w:rsidR="00D7490E">
                <w:rPr>
                  <w:sz w:val="26"/>
                  <w:szCs w:val="26"/>
                </w:rPr>
                <w:t>ài</w:t>
              </w:r>
              <w:proofErr w:type="spellEnd"/>
              <w:r w:rsidR="00D7490E">
                <w:rPr>
                  <w:sz w:val="26"/>
                  <w:szCs w:val="26"/>
                </w:rPr>
                <w:t xml:space="preserve"> </w:t>
              </w:r>
              <w:proofErr w:type="spellStart"/>
              <w:r w:rsidR="00D7490E">
                <w:rPr>
                  <w:sz w:val="26"/>
                  <w:szCs w:val="26"/>
                </w:rPr>
                <w:t>thi</w:t>
              </w:r>
            </w:ins>
            <w:proofErr w:type="spellEnd"/>
            <w:ins w:id="1245" w:author="Công Nguyễn Văn" w:date="2019-09-03T13:48:00Z">
              <w:r w:rsidR="00D7490E" w:rsidRPr="007B5B6C" w:rsidDel="00D7490E">
                <w:rPr>
                  <w:sz w:val="26"/>
                  <w:szCs w:val="26"/>
                </w:rPr>
                <w:t xml:space="preserve"> </w:t>
              </w:r>
            </w:ins>
            <w:del w:id="1246" w:author="Công Nguyễn Văn" w:date="2019-09-03T13:48:00Z">
              <w:r w:rsidRPr="007B5B6C" w:rsidDel="00D7490E">
                <w:rPr>
                  <w:sz w:val="26"/>
                  <w:szCs w:val="26"/>
                </w:rPr>
                <w:delText>Status</w:delText>
              </w:r>
            </w:del>
            <w:r w:rsidRPr="007B5B6C">
              <w:rPr>
                <w:sz w:val="26"/>
                <w:szCs w:val="26"/>
              </w:rPr>
              <w:t>,</w:t>
            </w:r>
            <w:ins w:id="1247" w:author="Nguyen Thanh Binh" w:date="2019-09-03T09:53:00Z">
              <w:r>
                <w:rPr>
                  <w:sz w:val="26"/>
                  <w:szCs w:val="26"/>
                </w:rPr>
                <w:t xml:space="preserve"> </w:t>
              </w:r>
            </w:ins>
            <w:proofErr w:type="spellStart"/>
            <w:ins w:id="1248" w:author="Công Nguyễn Văn" w:date="2019-09-03T13:49:00Z">
              <w:r w:rsidR="00D7490E">
                <w:rPr>
                  <w:sz w:val="26"/>
                  <w:szCs w:val="26"/>
                </w:rPr>
                <w:t>Số</w:t>
              </w:r>
              <w:proofErr w:type="spellEnd"/>
              <w:r w:rsidR="00D7490E">
                <w:rPr>
                  <w:sz w:val="26"/>
                  <w:szCs w:val="26"/>
                </w:rPr>
                <w:t xml:space="preserve"> </w:t>
              </w:r>
              <w:proofErr w:type="spellStart"/>
              <w:r w:rsidR="00D7490E">
                <w:rPr>
                  <w:sz w:val="26"/>
                  <w:szCs w:val="26"/>
                </w:rPr>
                <w:t>câu</w:t>
              </w:r>
              <w:proofErr w:type="spellEnd"/>
              <w:r w:rsidR="00D7490E">
                <w:rPr>
                  <w:sz w:val="26"/>
                  <w:szCs w:val="26"/>
                </w:rPr>
                <w:t xml:space="preserve"> </w:t>
              </w:r>
              <w:proofErr w:type="spellStart"/>
              <w:r w:rsidR="00D7490E">
                <w:rPr>
                  <w:sz w:val="26"/>
                  <w:szCs w:val="26"/>
                </w:rPr>
                <w:t>hỏi</w:t>
              </w:r>
              <w:proofErr w:type="spellEnd"/>
              <w:r w:rsidR="00D7490E">
                <w:rPr>
                  <w:sz w:val="26"/>
                  <w:szCs w:val="26"/>
                </w:rPr>
                <w:t xml:space="preserve"> </w:t>
              </w:r>
              <w:proofErr w:type="spellStart"/>
              <w:r w:rsidR="00D7490E">
                <w:rPr>
                  <w:sz w:val="26"/>
                  <w:szCs w:val="26"/>
                </w:rPr>
                <w:t>của</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del w:id="1249" w:author="Công Nguyễn Văn" w:date="2019-09-03T13:49:00Z">
              <w:r w:rsidRPr="007B5B6C" w:rsidDel="00D7490E">
                <w:rPr>
                  <w:sz w:val="26"/>
                  <w:szCs w:val="26"/>
                </w:rPr>
                <w:delText>Question_Num</w:delText>
              </w:r>
            </w:del>
            <w:ins w:id="1250" w:author="Nguyen Thanh Binh" w:date="2019-09-03T09:53:00Z">
              <w:r>
                <w:rPr>
                  <w:sz w:val="26"/>
                  <w:szCs w:val="26"/>
                </w:rPr>
                <w:t xml:space="preserve"> </w:t>
              </w:r>
            </w:ins>
            <w:r w:rsidRPr="007B5B6C">
              <w:rPr>
                <w:sz w:val="26"/>
                <w:szCs w:val="26"/>
              </w:rPr>
              <w:t>,</w:t>
            </w:r>
            <w:proofErr w:type="spellStart"/>
            <w:ins w:id="1251" w:author="Công Nguyễn Văn" w:date="2019-09-03T13:49:00Z">
              <w:r w:rsidR="00D7490E">
                <w:rPr>
                  <w:sz w:val="26"/>
                  <w:szCs w:val="26"/>
                </w:rPr>
                <w:t>Số</w:t>
              </w:r>
              <w:proofErr w:type="spellEnd"/>
              <w:r w:rsidR="00D7490E">
                <w:rPr>
                  <w:sz w:val="26"/>
                  <w:szCs w:val="26"/>
                </w:rPr>
                <w:t xml:space="preserve"> </w:t>
              </w:r>
              <w:proofErr w:type="spellStart"/>
              <w:r w:rsidR="00D7490E">
                <w:rPr>
                  <w:sz w:val="26"/>
                  <w:szCs w:val="26"/>
                </w:rPr>
                <w:t>lần</w:t>
              </w:r>
              <w:proofErr w:type="spellEnd"/>
              <w:r w:rsidR="00D7490E">
                <w:rPr>
                  <w:sz w:val="26"/>
                  <w:szCs w:val="26"/>
                </w:rPr>
                <w:t xml:space="preserve"> </w:t>
              </w:r>
              <w:proofErr w:type="spellStart"/>
              <w:r w:rsidR="00D7490E">
                <w:rPr>
                  <w:sz w:val="26"/>
                  <w:szCs w:val="26"/>
                </w:rPr>
                <w:t>thi</w:t>
              </w:r>
              <w:proofErr w:type="spellEnd"/>
              <w:r w:rsidR="00D7490E">
                <w:rPr>
                  <w:sz w:val="26"/>
                  <w:szCs w:val="26"/>
                </w:rPr>
                <w:t xml:space="preserve"> </w:t>
              </w:r>
              <w:proofErr w:type="spellStart"/>
              <w:r w:rsidR="00D7490E">
                <w:rPr>
                  <w:sz w:val="26"/>
                  <w:szCs w:val="26"/>
                </w:rPr>
                <w:t>tối</w:t>
              </w:r>
              <w:proofErr w:type="spellEnd"/>
              <w:r w:rsidR="00D7490E">
                <w:rPr>
                  <w:sz w:val="26"/>
                  <w:szCs w:val="26"/>
                </w:rPr>
                <w:t xml:space="preserve"> </w:t>
              </w:r>
              <w:proofErr w:type="spellStart"/>
              <w:r w:rsidR="00D7490E">
                <w:rPr>
                  <w:sz w:val="26"/>
                  <w:szCs w:val="26"/>
                </w:rPr>
                <w:t>đa</w:t>
              </w:r>
              <w:proofErr w:type="spellEnd"/>
              <w:r w:rsidR="00D7490E" w:rsidRPr="007B5B6C" w:rsidDel="00D7490E">
                <w:rPr>
                  <w:sz w:val="26"/>
                  <w:szCs w:val="26"/>
                </w:rPr>
                <w:t xml:space="preserve"> </w:t>
              </w:r>
            </w:ins>
            <w:del w:id="1252" w:author="Công Nguyễn Văn" w:date="2019-09-03T13:49:00Z">
              <w:r w:rsidRPr="007B5B6C" w:rsidDel="00D7490E">
                <w:rPr>
                  <w:sz w:val="26"/>
                  <w:szCs w:val="26"/>
                </w:rPr>
                <w:delText>Max_Attemp</w:delText>
              </w:r>
            </w:del>
            <w:r w:rsidRPr="007B5B6C">
              <w:rPr>
                <w:sz w:val="26"/>
                <w:szCs w:val="26"/>
              </w:rPr>
              <w:t>,</w:t>
            </w:r>
            <w:ins w:id="1253" w:author="Nguyen Thanh Binh" w:date="2019-09-03T10:07:00Z">
              <w:r w:rsidR="00C77207">
                <w:rPr>
                  <w:sz w:val="26"/>
                  <w:szCs w:val="26"/>
                </w:rPr>
                <w:t xml:space="preserve"> </w:t>
              </w:r>
            </w:ins>
            <w:proofErr w:type="spellStart"/>
            <w:ins w:id="1254" w:author="Công Nguyễn Văn" w:date="2019-09-03T13:49:00Z">
              <w:r w:rsidR="00D7490E">
                <w:rPr>
                  <w:sz w:val="26"/>
                  <w:szCs w:val="26"/>
                </w:rPr>
                <w:t>Tỉ</w:t>
              </w:r>
              <w:proofErr w:type="spellEnd"/>
              <w:r w:rsidR="00D7490E">
                <w:rPr>
                  <w:sz w:val="26"/>
                  <w:szCs w:val="26"/>
                </w:rPr>
                <w:t xml:space="preserve"> </w:t>
              </w:r>
              <w:proofErr w:type="spellStart"/>
              <w:r w:rsidR="00D7490E">
                <w:rPr>
                  <w:sz w:val="26"/>
                  <w:szCs w:val="26"/>
                </w:rPr>
                <w:t>lệ</w:t>
              </w:r>
              <w:proofErr w:type="spellEnd"/>
              <w:r w:rsidR="00D7490E">
                <w:rPr>
                  <w:sz w:val="26"/>
                  <w:szCs w:val="26"/>
                </w:rPr>
                <w:t xml:space="preserve"> </w:t>
              </w:r>
              <w:proofErr w:type="spellStart"/>
              <w:r w:rsidR="00D7490E">
                <w:rPr>
                  <w:sz w:val="26"/>
                  <w:szCs w:val="26"/>
                </w:rPr>
                <w:t>đỗ</w:t>
              </w:r>
              <w:proofErr w:type="spellEnd"/>
              <w:r w:rsidR="00D7490E">
                <w:rPr>
                  <w:sz w:val="26"/>
                  <w:szCs w:val="26"/>
                </w:rPr>
                <w:t xml:space="preserve"> </w:t>
              </w:r>
              <w:proofErr w:type="spellStart"/>
              <w:r w:rsidR="00D7490E">
                <w:rPr>
                  <w:sz w:val="26"/>
                  <w:szCs w:val="26"/>
                </w:rPr>
                <w:t>của</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del w:id="1255" w:author="Công Nguyễn Văn" w:date="2019-09-03T13:49:00Z">
              <w:r w:rsidRPr="007B5B6C" w:rsidDel="00D7490E">
                <w:rPr>
                  <w:sz w:val="26"/>
                  <w:szCs w:val="26"/>
                </w:rPr>
                <w:delText>Percent_Passing</w:delText>
              </w:r>
            </w:del>
            <w:r w:rsidRPr="007B5B6C">
              <w:rPr>
                <w:sz w:val="26"/>
                <w:szCs w:val="26"/>
              </w:rPr>
              <w:t>,</w:t>
            </w:r>
            <w:ins w:id="1256" w:author="Nguyen Thanh Binh" w:date="2019-09-03T10:07:00Z">
              <w:r w:rsidR="00C77207">
                <w:rPr>
                  <w:sz w:val="26"/>
                  <w:szCs w:val="26"/>
                </w:rPr>
                <w:t xml:space="preserve"> </w:t>
              </w:r>
            </w:ins>
            <w:proofErr w:type="spellStart"/>
            <w:ins w:id="1257" w:author="Công Nguyễn Văn" w:date="2019-09-03T13:49:00Z">
              <w:r w:rsidR="00D7490E">
                <w:rPr>
                  <w:sz w:val="26"/>
                  <w:szCs w:val="26"/>
                </w:rPr>
                <w:t>Người</w:t>
              </w:r>
              <w:proofErr w:type="spellEnd"/>
              <w:r w:rsidR="00D7490E">
                <w:rPr>
                  <w:sz w:val="26"/>
                  <w:szCs w:val="26"/>
                </w:rPr>
                <w:t xml:space="preserve"> </w:t>
              </w:r>
              <w:proofErr w:type="spellStart"/>
              <w:r w:rsidR="00D7490E">
                <w:rPr>
                  <w:sz w:val="26"/>
                  <w:szCs w:val="26"/>
                </w:rPr>
                <w:t>tạo</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del w:id="1258" w:author="Công Nguyễn Văn" w:date="2019-09-03T13:49:00Z">
              <w:r w:rsidRPr="007B5B6C" w:rsidDel="00D7490E">
                <w:rPr>
                  <w:sz w:val="26"/>
                  <w:szCs w:val="26"/>
                </w:rPr>
                <w:delText>Creator_Id,</w:delText>
              </w:r>
            </w:del>
            <w:ins w:id="1259" w:author="Công Nguyễn Văn" w:date="2019-09-03T13:49:00Z">
              <w:r w:rsidR="00D7490E" w:rsidRPr="007B5B6C" w:rsidDel="00D7490E">
                <w:rPr>
                  <w:sz w:val="26"/>
                  <w:szCs w:val="26"/>
                </w:rPr>
                <w:t xml:space="preserve"> </w:t>
              </w:r>
            </w:ins>
            <w:del w:id="1260" w:author="Công Nguyễn Văn" w:date="2019-09-03T13:49:00Z">
              <w:r w:rsidRPr="007B5B6C" w:rsidDel="00D7490E">
                <w:rPr>
                  <w:sz w:val="26"/>
                  <w:szCs w:val="26"/>
                </w:rPr>
                <w:delText>Type</w:delText>
              </w:r>
            </w:del>
            <w:r w:rsidRPr="007B5B6C">
              <w:rPr>
                <w:sz w:val="26"/>
                <w:szCs w:val="26"/>
              </w:rPr>
              <w:t>,</w:t>
            </w:r>
            <w:proofErr w:type="spellStart"/>
            <w:del w:id="1261" w:author="Công Nguyễn Văn" w:date="2019-09-03T13:49:00Z">
              <w:r w:rsidRPr="007B5B6C" w:rsidDel="00D7490E">
                <w:rPr>
                  <w:sz w:val="26"/>
                  <w:szCs w:val="26"/>
                </w:rPr>
                <w:delText>Start_Date</w:delText>
              </w:r>
            </w:del>
            <w:ins w:id="1262" w:author="Công Nguyễn Văn" w:date="2019-09-03T13:49:00Z">
              <w:r w:rsidR="00D7490E">
                <w:rPr>
                  <w:sz w:val="26"/>
                  <w:szCs w:val="26"/>
                </w:rPr>
                <w:t>Ngày</w:t>
              </w:r>
              <w:proofErr w:type="spellEnd"/>
              <w:r w:rsidR="00D7490E">
                <w:rPr>
                  <w:sz w:val="26"/>
                  <w:szCs w:val="26"/>
                </w:rPr>
                <w:t xml:space="preserve"> </w:t>
              </w:r>
              <w:proofErr w:type="spellStart"/>
              <w:r w:rsidR="00D7490E">
                <w:rPr>
                  <w:sz w:val="26"/>
                  <w:szCs w:val="26"/>
                </w:rPr>
                <w:t>bắt</w:t>
              </w:r>
              <w:proofErr w:type="spellEnd"/>
              <w:r w:rsidR="00D7490E">
                <w:rPr>
                  <w:sz w:val="26"/>
                  <w:szCs w:val="26"/>
                </w:rPr>
                <w:t xml:space="preserve"> </w:t>
              </w:r>
              <w:proofErr w:type="spellStart"/>
              <w:r w:rsidR="00D7490E">
                <w:rPr>
                  <w:sz w:val="26"/>
                  <w:szCs w:val="26"/>
                </w:rPr>
                <w:t>đầu</w:t>
              </w:r>
            </w:ins>
            <w:proofErr w:type="spellEnd"/>
            <w:r w:rsidRPr="007B5B6C">
              <w:rPr>
                <w:sz w:val="26"/>
                <w:szCs w:val="26"/>
              </w:rPr>
              <w:t>,</w:t>
            </w:r>
            <w:ins w:id="1263" w:author="Nguyen Thanh Binh" w:date="2019-09-03T10:07:00Z">
              <w:r w:rsidR="00C77207">
                <w:rPr>
                  <w:sz w:val="26"/>
                  <w:szCs w:val="26"/>
                </w:rPr>
                <w:t xml:space="preserve"> </w:t>
              </w:r>
            </w:ins>
            <w:del w:id="1264" w:author="Công Nguyễn Văn" w:date="2019-09-03T13:49:00Z">
              <w:r w:rsidRPr="007B5B6C" w:rsidDel="00D7490E">
                <w:rPr>
                  <w:sz w:val="26"/>
                  <w:szCs w:val="26"/>
                </w:rPr>
                <w:delText>End_Date</w:delText>
              </w:r>
            </w:del>
            <w:proofErr w:type="spellStart"/>
            <w:ins w:id="1265" w:author="Công Nguyễn Văn" w:date="2019-09-03T13:49:00Z">
              <w:r w:rsidR="00D7490E">
                <w:rPr>
                  <w:sz w:val="26"/>
                  <w:szCs w:val="26"/>
                </w:rPr>
                <w:t>Ngày</w:t>
              </w:r>
              <w:proofErr w:type="spellEnd"/>
              <w:r w:rsidR="00D7490E">
                <w:rPr>
                  <w:sz w:val="26"/>
                  <w:szCs w:val="26"/>
                </w:rPr>
                <w:t xml:space="preserve"> </w:t>
              </w:r>
              <w:proofErr w:type="spellStart"/>
              <w:r w:rsidR="00D7490E">
                <w:rPr>
                  <w:sz w:val="26"/>
                  <w:szCs w:val="26"/>
                </w:rPr>
                <w:t>kết</w:t>
              </w:r>
              <w:proofErr w:type="spellEnd"/>
              <w:r w:rsidR="00D7490E">
                <w:rPr>
                  <w:sz w:val="26"/>
                  <w:szCs w:val="26"/>
                </w:rPr>
                <w:t xml:space="preserve"> </w:t>
              </w:r>
              <w:proofErr w:type="spellStart"/>
              <w:r w:rsidR="00D7490E">
                <w:rPr>
                  <w:sz w:val="26"/>
                  <w:szCs w:val="26"/>
                </w:rPr>
                <w:t>thúc</w:t>
              </w:r>
            </w:ins>
            <w:proofErr w:type="spellEnd"/>
            <w:r w:rsidRPr="007B5B6C">
              <w:rPr>
                <w:sz w:val="26"/>
                <w:szCs w:val="26"/>
              </w:rPr>
              <w:t xml:space="preserve">, </w:t>
            </w:r>
            <w:del w:id="1266" w:author="Công Nguyễn Văn" w:date="2019-09-03T13:50:00Z">
              <w:r w:rsidRPr="007B5B6C" w:rsidDel="00D7490E">
                <w:rPr>
                  <w:sz w:val="26"/>
                  <w:szCs w:val="26"/>
                </w:rPr>
                <w:delText>Created_At</w:delText>
              </w:r>
            </w:del>
            <w:proofErr w:type="spellStart"/>
            <w:ins w:id="1267" w:author="Công Nguyễn Văn" w:date="2019-09-03T13:50:00Z">
              <w:r w:rsidR="00D7490E">
                <w:rPr>
                  <w:sz w:val="26"/>
                  <w:szCs w:val="26"/>
                </w:rPr>
                <w:t>Ngày</w:t>
              </w:r>
              <w:proofErr w:type="spellEnd"/>
              <w:r w:rsidR="00D7490E">
                <w:rPr>
                  <w:sz w:val="26"/>
                  <w:szCs w:val="26"/>
                </w:rPr>
                <w:t xml:space="preserve"> </w:t>
              </w:r>
              <w:proofErr w:type="spellStart"/>
              <w:r w:rsidR="00D7490E">
                <w:rPr>
                  <w:sz w:val="26"/>
                  <w:szCs w:val="26"/>
                </w:rPr>
                <w:t>tạo</w:t>
              </w:r>
            </w:ins>
            <w:proofErr w:type="spellEnd"/>
            <w:r w:rsidRPr="007B5B6C">
              <w:rPr>
                <w:sz w:val="26"/>
                <w:szCs w:val="26"/>
              </w:rPr>
              <w:t xml:space="preserve">, </w:t>
            </w:r>
            <w:del w:id="1268" w:author="Công Nguyễn Văn" w:date="2019-09-03T13:50:00Z">
              <w:r w:rsidRPr="007B5B6C" w:rsidDel="00D7490E">
                <w:rPr>
                  <w:sz w:val="26"/>
                  <w:szCs w:val="26"/>
                </w:rPr>
                <w:delText>Updated_At</w:delText>
              </w:r>
            </w:del>
            <w:proofErr w:type="spellStart"/>
            <w:ins w:id="1269" w:author="Công Nguyễn Văn" w:date="2019-09-03T13:50:00Z">
              <w:r w:rsidR="00D7490E">
                <w:rPr>
                  <w:sz w:val="26"/>
                  <w:szCs w:val="26"/>
                </w:rPr>
                <w:t>Ngày</w:t>
              </w:r>
              <w:proofErr w:type="spellEnd"/>
              <w:r w:rsidR="00D7490E">
                <w:rPr>
                  <w:sz w:val="26"/>
                  <w:szCs w:val="26"/>
                </w:rPr>
                <w:t xml:space="preserve"> </w:t>
              </w:r>
              <w:proofErr w:type="spellStart"/>
              <w:r w:rsidR="00D7490E">
                <w:rPr>
                  <w:sz w:val="26"/>
                  <w:szCs w:val="26"/>
                </w:rPr>
                <w:t>chỉnh</w:t>
              </w:r>
              <w:proofErr w:type="spellEnd"/>
              <w:r w:rsidR="00D7490E">
                <w:rPr>
                  <w:sz w:val="26"/>
                  <w:szCs w:val="26"/>
                </w:rPr>
                <w:t xml:space="preserve"> </w:t>
              </w:r>
              <w:proofErr w:type="spellStart"/>
              <w:r w:rsidR="00D7490E">
                <w:rPr>
                  <w:sz w:val="26"/>
                  <w:szCs w:val="26"/>
                </w:rPr>
                <w:t>sửa</w:t>
              </w:r>
            </w:ins>
            <w:proofErr w:type="spellEnd"/>
          </w:p>
        </w:tc>
        <w:tc>
          <w:tcPr>
            <w:tcW w:w="1796" w:type="dxa"/>
            <w:tcPrChange w:id="1270" w:author="Công Nguyễn Văn" w:date="2019-09-03T13:34:00Z">
              <w:tcPr>
                <w:tcW w:w="1979" w:type="dxa"/>
              </w:tcPr>
            </w:tcPrChange>
          </w:tcPr>
          <w:p w14:paraId="38BBF14A" w14:textId="3E4AD542" w:rsidR="00AF7633" w:rsidRPr="007B5B6C" w:rsidRDefault="00D7490E" w:rsidP="008C6D9B">
            <w:pPr>
              <w:jc w:val="center"/>
              <w:rPr>
                <w:ins w:id="1271" w:author="Nguyen Thanh Binh" w:date="2019-09-03T10:05:00Z"/>
                <w:sz w:val="26"/>
                <w:szCs w:val="26"/>
              </w:rPr>
            </w:pPr>
            <w:proofErr w:type="spellStart"/>
            <w:ins w:id="1272" w:author="Công Nguyễn Văn" w:date="2019-09-03T13:50:00Z">
              <w:r>
                <w:rPr>
                  <w:rFonts w:hint="eastAsia"/>
                  <w:sz w:val="26"/>
                  <w:szCs w:val="26"/>
                </w:rPr>
                <w:t>B</w:t>
              </w:r>
              <w:r>
                <w:rPr>
                  <w:sz w:val="26"/>
                  <w:szCs w:val="26"/>
                </w:rPr>
                <w:t>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được</w:t>
              </w:r>
              <w:proofErr w:type="spellEnd"/>
              <w:r>
                <w:rPr>
                  <w:sz w:val="26"/>
                  <w:szCs w:val="26"/>
                </w:rPr>
                <w:t xml:space="preserve"> dung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thi</w:t>
              </w:r>
              <w:proofErr w:type="spellEnd"/>
              <w:r>
                <w:rPr>
                  <w:sz w:val="26"/>
                  <w:szCs w:val="26"/>
                </w:rPr>
                <w:t xml:space="preserve"> test </w:t>
              </w:r>
              <w:proofErr w:type="spellStart"/>
              <w:r>
                <w:rPr>
                  <w:sz w:val="26"/>
                  <w:szCs w:val="26"/>
                </w:rPr>
                <w:t>năng</w:t>
              </w:r>
              <w:proofErr w:type="spellEnd"/>
              <w:r>
                <w:rPr>
                  <w:sz w:val="26"/>
                  <w:szCs w:val="26"/>
                </w:rPr>
                <w:t xml:space="preserve"> </w:t>
              </w:r>
              <w:proofErr w:type="spellStart"/>
              <w:r>
                <w:rPr>
                  <w:sz w:val="26"/>
                  <w:szCs w:val="26"/>
                </w:rPr>
                <w:t>lực</w:t>
              </w:r>
              <w:proofErr w:type="spellEnd"/>
              <w:r>
                <w:rPr>
                  <w:sz w:val="26"/>
                  <w:szCs w:val="26"/>
                </w:rPr>
                <w:t xml:space="preserve"> </w:t>
              </w:r>
            </w:ins>
            <w:proofErr w:type="spellStart"/>
            <w:ins w:id="1273" w:author="Công Nguyễn Văn" w:date="2019-09-03T13:51:00Z">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w:t>
              </w:r>
            </w:ins>
          </w:p>
        </w:tc>
      </w:tr>
      <w:tr w:rsidR="00C77207" w:rsidRPr="007B5B6C" w:rsidDel="00D7490E" w14:paraId="04D97499" w14:textId="4985EA81" w:rsidTr="00D7490E">
        <w:trPr>
          <w:trHeight w:val="695"/>
          <w:jc w:val="center"/>
          <w:del w:id="1274" w:author="Công Nguyễn Văn" w:date="2019-09-03T13:47:00Z"/>
          <w:trPrChange w:id="1275" w:author="Công Nguyễn Văn" w:date="2019-09-03T13:47:00Z">
            <w:trPr>
              <w:trHeight w:val="982"/>
              <w:jc w:val="center"/>
            </w:trPr>
          </w:trPrChange>
        </w:trPr>
        <w:tc>
          <w:tcPr>
            <w:tcW w:w="1696" w:type="dxa"/>
            <w:tcPrChange w:id="1276" w:author="Công Nguyễn Văn" w:date="2019-09-03T13:47:00Z">
              <w:tcPr>
                <w:tcW w:w="1473" w:type="dxa"/>
              </w:tcPr>
            </w:tcPrChange>
          </w:tcPr>
          <w:p w14:paraId="5246CEA1" w14:textId="135F564D" w:rsidR="00AF7633" w:rsidRPr="007B5B6C" w:rsidDel="00D7490E" w:rsidRDefault="00AF7633" w:rsidP="006A5A41">
            <w:pPr>
              <w:jc w:val="center"/>
              <w:rPr>
                <w:del w:id="1277" w:author="Công Nguyễn Văn" w:date="2019-09-03T13:47:00Z"/>
                <w:sz w:val="26"/>
                <w:szCs w:val="26"/>
              </w:rPr>
            </w:pPr>
            <w:del w:id="1278" w:author="Công Nguyễn Văn" w:date="2019-09-03T13:46:00Z">
              <w:r w:rsidRPr="007B5B6C" w:rsidDel="007C1D11">
                <w:rPr>
                  <w:sz w:val="26"/>
                  <w:szCs w:val="26"/>
                </w:rPr>
                <w:delText>Exam_Result</w:delText>
              </w:r>
            </w:del>
          </w:p>
        </w:tc>
        <w:tc>
          <w:tcPr>
            <w:tcW w:w="3402" w:type="dxa"/>
            <w:tcPrChange w:id="1279" w:author="Công Nguyễn Văn" w:date="2019-09-03T13:47:00Z">
              <w:tcPr>
                <w:tcW w:w="5610" w:type="dxa"/>
              </w:tcPr>
            </w:tcPrChange>
          </w:tcPr>
          <w:p w14:paraId="0171C684" w14:textId="4B7E724F" w:rsidR="00AF7633" w:rsidRPr="007B5B6C" w:rsidDel="00D7490E" w:rsidRDefault="00AF7633" w:rsidP="008C6D9B">
            <w:pPr>
              <w:jc w:val="center"/>
              <w:rPr>
                <w:del w:id="1280" w:author="Công Nguyễn Văn" w:date="2019-09-03T13:47:00Z"/>
                <w:sz w:val="26"/>
                <w:szCs w:val="26"/>
              </w:rPr>
            </w:pPr>
            <w:del w:id="1281" w:author="Công Nguyễn Văn" w:date="2019-09-03T13:46:00Z">
              <w:r w:rsidDel="007C1D11">
                <w:rPr>
                  <w:sz w:val="26"/>
                  <w:szCs w:val="26"/>
                </w:rPr>
                <w:delText>Exam_Id,User_Id,</w:delText>
              </w:r>
            </w:del>
            <w:ins w:id="1282" w:author="Nguyen Thanh Binh" w:date="2019-09-03T10:07:00Z">
              <w:del w:id="1283" w:author="Công Nguyễn Văn" w:date="2019-09-03T13:46:00Z">
                <w:r w:rsidR="00C77207" w:rsidDel="007C1D11">
                  <w:rPr>
                    <w:sz w:val="26"/>
                    <w:szCs w:val="26"/>
                  </w:rPr>
                  <w:delText xml:space="preserve"> </w:delText>
                </w:r>
              </w:del>
            </w:ins>
            <w:del w:id="1284" w:author="Công Nguyễn Văn" w:date="2019-09-03T13:46:00Z">
              <w:r w:rsidDel="007C1D11">
                <w:rPr>
                  <w:sz w:val="26"/>
                  <w:szCs w:val="26"/>
                </w:rPr>
                <w:delText>By_Domain,Start_Date,</w:delText>
              </w:r>
            </w:del>
            <w:ins w:id="1285" w:author="Nguyen Thanh Binh" w:date="2019-09-03T10:07:00Z">
              <w:del w:id="1286" w:author="Công Nguyễn Văn" w:date="2019-09-03T13:46:00Z">
                <w:r w:rsidR="00C77207" w:rsidDel="007C1D11">
                  <w:rPr>
                    <w:sz w:val="26"/>
                    <w:szCs w:val="26"/>
                  </w:rPr>
                  <w:delText xml:space="preserve"> </w:delText>
                </w:r>
              </w:del>
            </w:ins>
            <w:del w:id="1287" w:author="Công Nguyễn Văn" w:date="2019-09-03T13:46:00Z">
              <w:r w:rsidDel="007C1D11">
                <w:rPr>
                  <w:sz w:val="26"/>
                  <w:szCs w:val="26"/>
                </w:rPr>
                <w:delText>End_Date,Total_Score,</w:delText>
              </w:r>
            </w:del>
            <w:ins w:id="1288" w:author="Nguyen Thanh Binh" w:date="2019-09-03T10:07:00Z">
              <w:del w:id="1289" w:author="Công Nguyễn Văn" w:date="2019-09-03T13:46:00Z">
                <w:r w:rsidR="00C77207" w:rsidDel="007C1D11">
                  <w:rPr>
                    <w:sz w:val="26"/>
                    <w:szCs w:val="26"/>
                  </w:rPr>
                  <w:delText xml:space="preserve"> </w:delText>
                </w:r>
              </w:del>
            </w:ins>
            <w:del w:id="1290" w:author="Công Nguyễn Văn" w:date="2019-09-03T13:46:00Z">
              <w:r w:rsidDel="007C1D11">
                <w:rPr>
                  <w:sz w:val="26"/>
                  <w:szCs w:val="26"/>
                </w:rPr>
                <w:delText>Correct_Num,Complete, Pass,Time,</w:delText>
              </w:r>
              <w:r w:rsidRPr="007B5B6C" w:rsidDel="007C1D11">
                <w:rPr>
                  <w:sz w:val="26"/>
                  <w:szCs w:val="26"/>
                </w:rPr>
                <w:delText xml:space="preserve"> Created_At, Updated_At</w:delText>
              </w:r>
            </w:del>
          </w:p>
        </w:tc>
        <w:tc>
          <w:tcPr>
            <w:tcW w:w="1796" w:type="dxa"/>
            <w:tcPrChange w:id="1291" w:author="Công Nguyễn Văn" w:date="2019-09-03T13:47:00Z">
              <w:tcPr>
                <w:tcW w:w="1979" w:type="dxa"/>
              </w:tcPr>
            </w:tcPrChange>
          </w:tcPr>
          <w:p w14:paraId="1A379671" w14:textId="4CF40C3A" w:rsidR="00AF7633" w:rsidDel="00D7490E" w:rsidRDefault="00AF7633" w:rsidP="008C6D9B">
            <w:pPr>
              <w:jc w:val="center"/>
              <w:rPr>
                <w:del w:id="1292" w:author="Công Nguyễn Văn" w:date="2019-09-03T13:47:00Z"/>
                <w:sz w:val="26"/>
                <w:szCs w:val="26"/>
              </w:rPr>
            </w:pPr>
          </w:p>
        </w:tc>
      </w:tr>
      <w:tr w:rsidR="00C77207" w:rsidRPr="007B5B6C" w:rsidDel="008F3BFF" w14:paraId="4397F71A" w14:textId="267D38FD" w:rsidTr="008F3BFF">
        <w:trPr>
          <w:trHeight w:val="543"/>
          <w:jc w:val="center"/>
          <w:del w:id="1293" w:author="Công Nguyễn Văn" w:date="2019-09-03T13:33:00Z"/>
          <w:trPrChange w:id="1294" w:author="Công Nguyễn Văn" w:date="2019-09-03T13:34:00Z">
            <w:trPr>
              <w:trHeight w:val="543"/>
              <w:jc w:val="center"/>
            </w:trPr>
          </w:trPrChange>
        </w:trPr>
        <w:tc>
          <w:tcPr>
            <w:tcW w:w="1696" w:type="dxa"/>
            <w:tcPrChange w:id="1295" w:author="Công Nguyễn Văn" w:date="2019-09-03T13:34:00Z">
              <w:tcPr>
                <w:tcW w:w="1473" w:type="dxa"/>
              </w:tcPr>
            </w:tcPrChange>
          </w:tcPr>
          <w:p w14:paraId="255ABF5E" w14:textId="141FB9B6" w:rsidR="00AF7633" w:rsidRPr="007B5B6C" w:rsidDel="008F3BFF" w:rsidRDefault="00AF7633" w:rsidP="006A5A41">
            <w:pPr>
              <w:jc w:val="center"/>
              <w:rPr>
                <w:del w:id="1296" w:author="Công Nguyễn Văn" w:date="2019-09-03T13:33:00Z"/>
                <w:sz w:val="26"/>
                <w:szCs w:val="26"/>
              </w:rPr>
            </w:pPr>
            <w:del w:id="1297" w:author="Công Nguyễn Văn" w:date="2019-09-03T13:33:00Z">
              <w:r w:rsidRPr="007B5B6C" w:rsidDel="008F3BFF">
                <w:rPr>
                  <w:sz w:val="26"/>
                  <w:szCs w:val="26"/>
                </w:rPr>
                <w:delText>Answer_Option</w:delText>
              </w:r>
            </w:del>
          </w:p>
        </w:tc>
        <w:tc>
          <w:tcPr>
            <w:tcW w:w="3402" w:type="dxa"/>
            <w:tcPrChange w:id="1298" w:author="Công Nguyễn Văn" w:date="2019-09-03T13:34:00Z">
              <w:tcPr>
                <w:tcW w:w="5610" w:type="dxa"/>
              </w:tcPr>
            </w:tcPrChange>
          </w:tcPr>
          <w:p w14:paraId="256C3773" w14:textId="561CD0D3" w:rsidR="00AF7633" w:rsidRPr="007B5B6C" w:rsidDel="008F3BFF" w:rsidRDefault="00AF7633" w:rsidP="008C6D9B">
            <w:pPr>
              <w:jc w:val="center"/>
              <w:rPr>
                <w:del w:id="1299" w:author="Công Nguyễn Văn" w:date="2019-09-03T13:33:00Z"/>
                <w:sz w:val="26"/>
                <w:szCs w:val="26"/>
              </w:rPr>
            </w:pPr>
            <w:del w:id="1300" w:author="Công Nguyễn Văn" w:date="2019-09-03T13:33:00Z">
              <w:r w:rsidDel="008F3BFF">
                <w:rPr>
                  <w:sz w:val="26"/>
                  <w:szCs w:val="26"/>
                </w:rPr>
                <w:delText>Content,Question_Id,Correct,</w:delText>
              </w:r>
              <w:r w:rsidRPr="007B5B6C" w:rsidDel="008F3BFF">
                <w:rPr>
                  <w:sz w:val="26"/>
                  <w:szCs w:val="26"/>
                </w:rPr>
                <w:delText xml:space="preserve"> Created_At, Updated_At</w:delText>
              </w:r>
            </w:del>
          </w:p>
        </w:tc>
        <w:tc>
          <w:tcPr>
            <w:tcW w:w="1796" w:type="dxa"/>
            <w:tcPrChange w:id="1301" w:author="Công Nguyễn Văn" w:date="2019-09-03T13:34:00Z">
              <w:tcPr>
                <w:tcW w:w="1979" w:type="dxa"/>
              </w:tcPr>
            </w:tcPrChange>
          </w:tcPr>
          <w:p w14:paraId="67E5C396" w14:textId="2A8409EB" w:rsidR="00AF7633" w:rsidDel="008F3BFF" w:rsidRDefault="00AF7633" w:rsidP="008C6D9B">
            <w:pPr>
              <w:jc w:val="center"/>
              <w:rPr>
                <w:ins w:id="1302" w:author="Nguyen Thanh Binh" w:date="2019-09-03T10:05:00Z"/>
                <w:del w:id="1303" w:author="Công Nguyễn Văn" w:date="2019-09-03T13:33:00Z"/>
                <w:sz w:val="26"/>
                <w:szCs w:val="26"/>
              </w:rPr>
            </w:pPr>
          </w:p>
        </w:tc>
      </w:tr>
      <w:tr w:rsidR="00C77207" w:rsidRPr="007B5B6C" w:rsidDel="008F3BFF" w14:paraId="6C58E1B5" w14:textId="711A6B0F" w:rsidTr="008F3BFF">
        <w:trPr>
          <w:trHeight w:val="543"/>
          <w:jc w:val="center"/>
          <w:del w:id="1304" w:author="Công Nguyễn Văn" w:date="2019-09-03T13:33:00Z"/>
          <w:trPrChange w:id="1305" w:author="Công Nguyễn Văn" w:date="2019-09-03T13:34:00Z">
            <w:trPr>
              <w:trHeight w:val="543"/>
              <w:jc w:val="center"/>
            </w:trPr>
          </w:trPrChange>
        </w:trPr>
        <w:tc>
          <w:tcPr>
            <w:tcW w:w="1696" w:type="dxa"/>
            <w:tcPrChange w:id="1306" w:author="Công Nguyễn Văn" w:date="2019-09-03T13:34:00Z">
              <w:tcPr>
                <w:tcW w:w="1473" w:type="dxa"/>
              </w:tcPr>
            </w:tcPrChange>
          </w:tcPr>
          <w:p w14:paraId="37EF8B1B" w14:textId="77E7C9E9" w:rsidR="00AF7633" w:rsidRPr="007B5B6C" w:rsidDel="008F3BFF" w:rsidRDefault="00AF7633" w:rsidP="006A5A41">
            <w:pPr>
              <w:jc w:val="center"/>
              <w:rPr>
                <w:del w:id="1307" w:author="Công Nguyễn Văn" w:date="2019-09-03T13:33:00Z"/>
                <w:sz w:val="26"/>
                <w:szCs w:val="26"/>
              </w:rPr>
            </w:pPr>
            <w:del w:id="1308" w:author="Công Nguyễn Văn" w:date="2019-09-03T13:33:00Z">
              <w:r w:rsidRPr="007B5B6C" w:rsidDel="008F3BFF">
                <w:rPr>
                  <w:sz w:val="26"/>
                  <w:szCs w:val="26"/>
                </w:rPr>
                <w:delText>Exam_Answer</w:delText>
              </w:r>
            </w:del>
          </w:p>
        </w:tc>
        <w:tc>
          <w:tcPr>
            <w:tcW w:w="3402" w:type="dxa"/>
            <w:tcPrChange w:id="1309" w:author="Công Nguyễn Văn" w:date="2019-09-03T13:34:00Z">
              <w:tcPr>
                <w:tcW w:w="5610" w:type="dxa"/>
              </w:tcPr>
            </w:tcPrChange>
          </w:tcPr>
          <w:p w14:paraId="7BB8671E" w14:textId="530F5106" w:rsidR="00AF7633" w:rsidRPr="007B5B6C" w:rsidDel="008F3BFF" w:rsidRDefault="00AF7633" w:rsidP="008C6D9B">
            <w:pPr>
              <w:jc w:val="center"/>
              <w:rPr>
                <w:del w:id="1310" w:author="Công Nguyễn Văn" w:date="2019-09-03T13:33:00Z"/>
                <w:sz w:val="26"/>
                <w:szCs w:val="26"/>
              </w:rPr>
            </w:pPr>
            <w:del w:id="1311" w:author="Công Nguyễn Văn" w:date="2019-09-03T13:33:00Z">
              <w:r w:rsidDel="008F3BFF">
                <w:rPr>
                  <w:sz w:val="26"/>
                  <w:szCs w:val="26"/>
                </w:rPr>
                <w:delText>Result_Id,Question_Id,Choosen_Answer</w:delText>
              </w:r>
            </w:del>
          </w:p>
        </w:tc>
        <w:tc>
          <w:tcPr>
            <w:tcW w:w="1796" w:type="dxa"/>
            <w:tcPrChange w:id="1312" w:author="Công Nguyễn Văn" w:date="2019-09-03T13:34:00Z">
              <w:tcPr>
                <w:tcW w:w="1979" w:type="dxa"/>
              </w:tcPr>
            </w:tcPrChange>
          </w:tcPr>
          <w:p w14:paraId="6B86F6B7" w14:textId="0DA43F3B" w:rsidR="00AF7633" w:rsidDel="008F3BFF" w:rsidRDefault="00AF7633" w:rsidP="008C6D9B">
            <w:pPr>
              <w:jc w:val="center"/>
              <w:rPr>
                <w:ins w:id="1313" w:author="Nguyen Thanh Binh" w:date="2019-09-03T10:05:00Z"/>
                <w:del w:id="1314" w:author="Công Nguyễn Văn" w:date="2019-09-03T13:33:00Z"/>
                <w:sz w:val="26"/>
                <w:szCs w:val="26"/>
              </w:rPr>
            </w:pPr>
          </w:p>
        </w:tc>
      </w:tr>
      <w:tr w:rsidR="00C77207" w:rsidRPr="007B5B6C" w:rsidDel="008F3BFF" w14:paraId="1322512A" w14:textId="2B9D5FA5" w:rsidTr="008F3BFF">
        <w:trPr>
          <w:trHeight w:val="543"/>
          <w:jc w:val="center"/>
          <w:del w:id="1315" w:author="Công Nguyễn Văn" w:date="2019-09-03T13:33:00Z"/>
          <w:trPrChange w:id="1316" w:author="Công Nguyễn Văn" w:date="2019-09-03T13:34:00Z">
            <w:trPr>
              <w:trHeight w:val="543"/>
              <w:jc w:val="center"/>
            </w:trPr>
          </w:trPrChange>
        </w:trPr>
        <w:tc>
          <w:tcPr>
            <w:tcW w:w="1696" w:type="dxa"/>
            <w:tcPrChange w:id="1317" w:author="Công Nguyễn Văn" w:date="2019-09-03T13:34:00Z">
              <w:tcPr>
                <w:tcW w:w="1473" w:type="dxa"/>
              </w:tcPr>
            </w:tcPrChange>
          </w:tcPr>
          <w:p w14:paraId="28D7C7AE" w14:textId="561D25F8" w:rsidR="00AF7633" w:rsidRPr="007B5B6C" w:rsidDel="008F3BFF" w:rsidRDefault="00AF7633" w:rsidP="006A5A41">
            <w:pPr>
              <w:jc w:val="center"/>
              <w:rPr>
                <w:del w:id="1318" w:author="Công Nguyễn Văn" w:date="2019-09-03T13:33:00Z"/>
                <w:sz w:val="26"/>
                <w:szCs w:val="26"/>
              </w:rPr>
            </w:pPr>
            <w:del w:id="1319" w:author="Công Nguyễn Văn" w:date="2019-09-03T13:33:00Z">
              <w:r w:rsidRPr="007B5B6C" w:rsidDel="008F3BFF">
                <w:rPr>
                  <w:sz w:val="26"/>
                  <w:szCs w:val="26"/>
                </w:rPr>
                <w:delText>Exam_Setting</w:delText>
              </w:r>
            </w:del>
          </w:p>
        </w:tc>
        <w:tc>
          <w:tcPr>
            <w:tcW w:w="3402" w:type="dxa"/>
            <w:tcPrChange w:id="1320" w:author="Công Nguyễn Văn" w:date="2019-09-03T13:34:00Z">
              <w:tcPr>
                <w:tcW w:w="5610" w:type="dxa"/>
              </w:tcPr>
            </w:tcPrChange>
          </w:tcPr>
          <w:p w14:paraId="7914197A" w14:textId="31AD8E22" w:rsidR="00AF7633" w:rsidRPr="007B5B6C" w:rsidDel="008F3BFF" w:rsidRDefault="00AF7633" w:rsidP="008C6D9B">
            <w:pPr>
              <w:jc w:val="center"/>
              <w:rPr>
                <w:del w:id="1321" w:author="Công Nguyễn Văn" w:date="2019-09-03T13:33:00Z"/>
                <w:sz w:val="26"/>
                <w:szCs w:val="26"/>
              </w:rPr>
            </w:pPr>
            <w:del w:id="1322" w:author="Công Nguyễn Văn" w:date="2019-09-03T13:33:00Z">
              <w:r w:rsidDel="008F3BFF">
                <w:rPr>
                  <w:sz w:val="26"/>
                  <w:szCs w:val="26"/>
                </w:rPr>
                <w:delText>Chapter_Id,Domain_Id,</w:delText>
              </w:r>
            </w:del>
            <w:ins w:id="1323" w:author="Nguyen Thanh Binh" w:date="2019-09-03T10:07:00Z">
              <w:del w:id="1324" w:author="Công Nguyễn Văn" w:date="2019-09-03T13:33:00Z">
                <w:r w:rsidR="00C77207" w:rsidDel="008F3BFF">
                  <w:rPr>
                    <w:sz w:val="26"/>
                    <w:szCs w:val="26"/>
                  </w:rPr>
                  <w:delText xml:space="preserve"> </w:delText>
                </w:r>
              </w:del>
            </w:ins>
            <w:del w:id="1325" w:author="Công Nguyễn Văn" w:date="2019-09-03T13:33:00Z">
              <w:r w:rsidDel="008F3BFF">
                <w:rPr>
                  <w:sz w:val="26"/>
                  <w:szCs w:val="26"/>
                </w:rPr>
                <w:delText>Exam_Id</w:delText>
              </w:r>
            </w:del>
          </w:p>
        </w:tc>
        <w:tc>
          <w:tcPr>
            <w:tcW w:w="1796" w:type="dxa"/>
            <w:tcPrChange w:id="1326" w:author="Công Nguyễn Văn" w:date="2019-09-03T13:34:00Z">
              <w:tcPr>
                <w:tcW w:w="1979" w:type="dxa"/>
              </w:tcPr>
            </w:tcPrChange>
          </w:tcPr>
          <w:p w14:paraId="1043120E" w14:textId="6A326D70" w:rsidR="00AF7633" w:rsidDel="008F3BFF" w:rsidRDefault="00AF7633" w:rsidP="008C6D9B">
            <w:pPr>
              <w:jc w:val="center"/>
              <w:rPr>
                <w:ins w:id="1327" w:author="Nguyen Thanh Binh" w:date="2019-09-03T10:05:00Z"/>
                <w:del w:id="1328" w:author="Công Nguyễn Văn" w:date="2019-09-03T13:33:00Z"/>
                <w:sz w:val="26"/>
                <w:szCs w:val="26"/>
              </w:rPr>
            </w:pPr>
          </w:p>
        </w:tc>
      </w:tr>
      <w:tr w:rsidR="00C77207" w:rsidRPr="007B5B6C" w:rsidDel="008F3BFF" w14:paraId="28B8E18B" w14:textId="29384D6B" w:rsidTr="008F3BFF">
        <w:trPr>
          <w:trHeight w:val="543"/>
          <w:jc w:val="center"/>
          <w:del w:id="1329" w:author="Công Nguyễn Văn" w:date="2019-09-03T13:33:00Z"/>
          <w:trPrChange w:id="1330" w:author="Công Nguyễn Văn" w:date="2019-09-03T13:34:00Z">
            <w:trPr>
              <w:trHeight w:val="543"/>
              <w:jc w:val="center"/>
            </w:trPr>
          </w:trPrChange>
        </w:trPr>
        <w:tc>
          <w:tcPr>
            <w:tcW w:w="1696" w:type="dxa"/>
            <w:tcPrChange w:id="1331" w:author="Công Nguyễn Văn" w:date="2019-09-03T13:34:00Z">
              <w:tcPr>
                <w:tcW w:w="1473" w:type="dxa"/>
              </w:tcPr>
            </w:tcPrChange>
          </w:tcPr>
          <w:p w14:paraId="269064D8" w14:textId="5687542B" w:rsidR="00AF7633" w:rsidRPr="007B5B6C" w:rsidDel="008F3BFF" w:rsidRDefault="00AF7633" w:rsidP="006A5A41">
            <w:pPr>
              <w:jc w:val="center"/>
              <w:rPr>
                <w:del w:id="1332" w:author="Công Nguyễn Văn" w:date="2019-09-03T13:33:00Z"/>
                <w:sz w:val="26"/>
                <w:szCs w:val="26"/>
              </w:rPr>
            </w:pPr>
            <w:del w:id="1333" w:author="Công Nguyễn Văn" w:date="2019-09-03T13:33:00Z">
              <w:r w:rsidRPr="007B5B6C" w:rsidDel="008F3BFF">
                <w:rPr>
                  <w:sz w:val="26"/>
                  <w:szCs w:val="26"/>
                </w:rPr>
                <w:delText>Chapter_Exam</w:delText>
              </w:r>
            </w:del>
          </w:p>
        </w:tc>
        <w:tc>
          <w:tcPr>
            <w:tcW w:w="3402" w:type="dxa"/>
            <w:tcPrChange w:id="1334" w:author="Công Nguyễn Văn" w:date="2019-09-03T13:34:00Z">
              <w:tcPr>
                <w:tcW w:w="5610" w:type="dxa"/>
              </w:tcPr>
            </w:tcPrChange>
          </w:tcPr>
          <w:p w14:paraId="0C7968DF" w14:textId="42EF2DE4" w:rsidR="00AF7633" w:rsidRPr="007B5B6C" w:rsidDel="008F3BFF" w:rsidRDefault="00AF7633" w:rsidP="008C6D9B">
            <w:pPr>
              <w:jc w:val="center"/>
              <w:rPr>
                <w:del w:id="1335" w:author="Công Nguyễn Văn" w:date="2019-09-03T13:33:00Z"/>
                <w:sz w:val="26"/>
                <w:szCs w:val="26"/>
              </w:rPr>
            </w:pPr>
            <w:del w:id="1336" w:author="Công Nguyễn Văn" w:date="2019-09-03T13:33:00Z">
              <w:r w:rsidDel="008F3BFF">
                <w:rPr>
                  <w:sz w:val="26"/>
                  <w:szCs w:val="26"/>
                </w:rPr>
                <w:delText>Exam_Id,Chapter_Id,</w:delText>
              </w:r>
              <w:r w:rsidDel="008F3BFF">
                <w:delText xml:space="preserve"> Percentage</w:delText>
              </w:r>
            </w:del>
          </w:p>
        </w:tc>
        <w:tc>
          <w:tcPr>
            <w:tcW w:w="1796" w:type="dxa"/>
            <w:tcPrChange w:id="1337" w:author="Công Nguyễn Văn" w:date="2019-09-03T13:34:00Z">
              <w:tcPr>
                <w:tcW w:w="1979" w:type="dxa"/>
              </w:tcPr>
            </w:tcPrChange>
          </w:tcPr>
          <w:p w14:paraId="56E35952" w14:textId="6CC052E0" w:rsidR="00AF7633" w:rsidDel="008F3BFF" w:rsidRDefault="00AF7633" w:rsidP="008C6D9B">
            <w:pPr>
              <w:jc w:val="center"/>
              <w:rPr>
                <w:ins w:id="1338" w:author="Nguyen Thanh Binh" w:date="2019-09-03T10:05:00Z"/>
                <w:del w:id="1339" w:author="Công Nguyễn Văn" w:date="2019-09-03T13:33:00Z"/>
                <w:sz w:val="26"/>
                <w:szCs w:val="26"/>
              </w:rPr>
            </w:pPr>
          </w:p>
        </w:tc>
      </w:tr>
      <w:tr w:rsidR="00C77207" w:rsidRPr="007B5B6C" w:rsidDel="008F3BFF" w14:paraId="1135B6AA" w14:textId="36AAE121" w:rsidTr="008F3BFF">
        <w:trPr>
          <w:trHeight w:val="543"/>
          <w:jc w:val="center"/>
          <w:del w:id="1340" w:author="Công Nguyễn Văn" w:date="2019-09-03T13:33:00Z"/>
          <w:trPrChange w:id="1341" w:author="Công Nguyễn Văn" w:date="2019-09-03T13:34:00Z">
            <w:trPr>
              <w:trHeight w:val="543"/>
              <w:jc w:val="center"/>
            </w:trPr>
          </w:trPrChange>
        </w:trPr>
        <w:tc>
          <w:tcPr>
            <w:tcW w:w="1696" w:type="dxa"/>
            <w:tcPrChange w:id="1342" w:author="Công Nguyễn Văn" w:date="2019-09-03T13:34:00Z">
              <w:tcPr>
                <w:tcW w:w="1473" w:type="dxa"/>
              </w:tcPr>
            </w:tcPrChange>
          </w:tcPr>
          <w:p w14:paraId="57B1639E" w14:textId="1C264A7C" w:rsidR="00AF7633" w:rsidRPr="007B5B6C" w:rsidDel="008F3BFF" w:rsidRDefault="00AF7633" w:rsidP="006A5A41">
            <w:pPr>
              <w:jc w:val="center"/>
              <w:rPr>
                <w:del w:id="1343" w:author="Công Nguyễn Văn" w:date="2019-09-03T13:33:00Z"/>
                <w:sz w:val="26"/>
                <w:szCs w:val="26"/>
              </w:rPr>
            </w:pPr>
            <w:del w:id="1344" w:author="Công Nguyễn Văn" w:date="2019-09-03T13:33:00Z">
              <w:r w:rsidRPr="007B5B6C" w:rsidDel="008F3BFF">
                <w:rPr>
                  <w:sz w:val="26"/>
                  <w:szCs w:val="26"/>
                </w:rPr>
                <w:delText>Domain_Exam</w:delText>
              </w:r>
            </w:del>
          </w:p>
        </w:tc>
        <w:tc>
          <w:tcPr>
            <w:tcW w:w="3402" w:type="dxa"/>
            <w:tcPrChange w:id="1345" w:author="Công Nguyễn Văn" w:date="2019-09-03T13:34:00Z">
              <w:tcPr>
                <w:tcW w:w="5610" w:type="dxa"/>
              </w:tcPr>
            </w:tcPrChange>
          </w:tcPr>
          <w:p w14:paraId="4B47813C" w14:textId="32B08A39" w:rsidR="00AF7633" w:rsidRPr="007B5B6C" w:rsidDel="008F3BFF" w:rsidRDefault="00AF7633" w:rsidP="008C6D9B">
            <w:pPr>
              <w:jc w:val="center"/>
              <w:rPr>
                <w:del w:id="1346" w:author="Công Nguyễn Văn" w:date="2019-09-03T13:33:00Z"/>
                <w:sz w:val="26"/>
                <w:szCs w:val="26"/>
              </w:rPr>
            </w:pPr>
            <w:del w:id="1347" w:author="Công Nguyễn Văn" w:date="2019-09-03T13:33:00Z">
              <w:r w:rsidDel="008F3BFF">
                <w:rPr>
                  <w:sz w:val="26"/>
                  <w:szCs w:val="26"/>
                </w:rPr>
                <w:delText>Exam_Id,Domain_Id,</w:delText>
              </w:r>
              <w:r w:rsidDel="008F3BFF">
                <w:delText xml:space="preserve"> Percentage</w:delText>
              </w:r>
            </w:del>
          </w:p>
        </w:tc>
        <w:tc>
          <w:tcPr>
            <w:tcW w:w="1796" w:type="dxa"/>
            <w:tcPrChange w:id="1348" w:author="Công Nguyễn Văn" w:date="2019-09-03T13:34:00Z">
              <w:tcPr>
                <w:tcW w:w="1979" w:type="dxa"/>
              </w:tcPr>
            </w:tcPrChange>
          </w:tcPr>
          <w:p w14:paraId="2ACA9AD4" w14:textId="39B382BA" w:rsidR="00AF7633" w:rsidDel="008F3BFF" w:rsidRDefault="00AF7633" w:rsidP="008C6D9B">
            <w:pPr>
              <w:jc w:val="center"/>
              <w:rPr>
                <w:ins w:id="1349" w:author="Nguyen Thanh Binh" w:date="2019-09-03T10:05:00Z"/>
                <w:del w:id="1350" w:author="Công Nguyễn Văn" w:date="2019-09-03T13:33:00Z"/>
                <w:sz w:val="26"/>
                <w:szCs w:val="26"/>
              </w:rPr>
            </w:pPr>
          </w:p>
        </w:tc>
      </w:tr>
    </w:tbl>
    <w:p w14:paraId="54AD3F65" w14:textId="77777777" w:rsidR="00AD79C1" w:rsidRDefault="00AD79C1" w:rsidP="00AD79C1"/>
    <w:p w14:paraId="1565E2E8" w14:textId="2A07CB62" w:rsidR="00AD79C1" w:rsidRPr="008B5BAA" w:rsidRDefault="00AD79C1" w:rsidP="00AD79C1">
      <w:r>
        <w:t>-</w:t>
      </w:r>
      <w:proofErr w:type="spellStart"/>
      <w:r>
        <w:t>Hệ</w:t>
      </w:r>
      <w:proofErr w:type="spellEnd"/>
      <w:r>
        <w:t xml:space="preserve"> </w:t>
      </w:r>
      <w:proofErr w:type="spellStart"/>
      <w:r>
        <w:t>thống</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rõ</w:t>
      </w:r>
      <w:proofErr w:type="spellEnd"/>
      <w:r>
        <w:t xml:space="preserve"> </w:t>
      </w:r>
      <w:proofErr w:type="spellStart"/>
      <w:r>
        <w:t>ràng</w:t>
      </w:r>
      <w:proofErr w:type="spellEnd"/>
      <w:r>
        <w:t xml:space="preserve"> </w:t>
      </w:r>
      <w:proofErr w:type="spellStart"/>
      <w:r>
        <w:t>theo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rsidR="00A468C0">
        <w:t>người</w:t>
      </w:r>
      <w:proofErr w:type="spellEnd"/>
      <w:r w:rsidR="00A468C0">
        <w:t xml:space="preserve"> </w:t>
      </w:r>
      <w:proofErr w:type="spellStart"/>
      <w:r w:rsidR="00A468C0">
        <w:t>dùng</w:t>
      </w:r>
      <w:proofErr w:type="spellEnd"/>
      <w:r w:rsidR="00A468C0">
        <w:t>.</w:t>
      </w:r>
    </w:p>
    <w:p w14:paraId="5E6E4191" w14:textId="3BCC5860" w:rsidR="00AD79C1" w:rsidRDefault="00AD79C1" w:rsidP="00AD79C1">
      <w:pPr>
        <w:pStyle w:val="Heading2"/>
      </w:pPr>
      <w:bookmarkStart w:id="1351" w:name="_Toc18584469"/>
      <w:r>
        <w:t xml:space="preserve">2.4 </w:t>
      </w:r>
      <w:proofErr w:type="spellStart"/>
      <w:r>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bookmarkEnd w:id="1351"/>
      <w:proofErr w:type="spellEnd"/>
    </w:p>
    <w:p w14:paraId="280A8BAE" w14:textId="517F74F9" w:rsidR="003C592B" w:rsidRDefault="00AD79C1">
      <w:pPr>
        <w:pStyle w:val="Heading3"/>
      </w:pPr>
      <w:bookmarkStart w:id="1352" w:name="_Toc18584470"/>
      <w:r>
        <w:t>2.4</w:t>
      </w:r>
      <w:r w:rsidR="003449FE">
        <w:t xml:space="preserve">.1: </w:t>
      </w:r>
      <w:proofErr w:type="spellStart"/>
      <w:r w:rsidR="003449FE">
        <w:t>Sơ</w:t>
      </w:r>
      <w:proofErr w:type="spellEnd"/>
      <w:r w:rsidR="003449FE">
        <w:t xml:space="preserve"> </w:t>
      </w:r>
      <w:proofErr w:type="spellStart"/>
      <w:r w:rsidR="003449FE">
        <w:t>đồ</w:t>
      </w:r>
      <w:proofErr w:type="spellEnd"/>
      <w:r w:rsidR="003449FE">
        <w:t xml:space="preserve"> </w:t>
      </w:r>
      <w:proofErr w:type="spellStart"/>
      <w:r w:rsidR="003449FE">
        <w:t>đăng</w:t>
      </w:r>
      <w:proofErr w:type="spellEnd"/>
      <w:r w:rsidR="003449FE">
        <w:t xml:space="preserve"> </w:t>
      </w:r>
      <w:proofErr w:type="spellStart"/>
      <w:r w:rsidR="003449FE">
        <w:t>kí</w:t>
      </w:r>
      <w:proofErr w:type="spellEnd"/>
      <w:r w:rsidR="003449FE">
        <w:t xml:space="preserve"> </w:t>
      </w:r>
      <w:proofErr w:type="spellStart"/>
      <w:r w:rsidR="003449FE">
        <w:t>tài</w:t>
      </w:r>
      <w:proofErr w:type="spellEnd"/>
      <w:r w:rsidR="003449FE">
        <w:t xml:space="preserve"> </w:t>
      </w:r>
      <w:proofErr w:type="spellStart"/>
      <w:r w:rsidR="003449FE">
        <w:t>khoản</w:t>
      </w:r>
      <w:bookmarkEnd w:id="1352"/>
      <w:proofErr w:type="spellEnd"/>
    </w:p>
    <w:p w14:paraId="280A8BAF" w14:textId="77777777" w:rsidR="003C592B" w:rsidRDefault="003449FE">
      <w:proofErr w:type="spellStart"/>
      <w:r>
        <w:t>Các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công</w:t>
      </w:r>
      <w:proofErr w:type="spellEnd"/>
      <w:r>
        <w:t xml:space="preserve"> ty </w:t>
      </w:r>
      <w:proofErr w:type="spellStart"/>
      <w:r>
        <w:t>đăng</w:t>
      </w:r>
      <w:proofErr w:type="spellEnd"/>
      <w:r>
        <w:t xml:space="preserve"> </w:t>
      </w:r>
      <w:proofErr w:type="spellStart"/>
      <w:r>
        <w:t>ký</w:t>
      </w:r>
      <w:proofErr w:type="spellEnd"/>
      <w:r>
        <w:t xml:space="preserve"> </w:t>
      </w:r>
      <w:proofErr w:type="spellStart"/>
      <w:r>
        <w:t>tạo</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một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các</w:t>
      </w:r>
      <w:proofErr w:type="spellEnd"/>
      <w:r>
        <w:t xml:space="preserve"> </w:t>
      </w:r>
      <w:proofErr w:type="spellStart"/>
      <w:r>
        <w:t>bài</w:t>
      </w:r>
      <w:proofErr w:type="spellEnd"/>
      <w:r>
        <w:t xml:space="preserve"> </w:t>
      </w:r>
      <w:proofErr w:type="spellStart"/>
      <w:r>
        <w:t>thi</w:t>
      </w:r>
      <w:proofErr w:type="spellEnd"/>
      <w:r>
        <w:t xml:space="preserve"> test </w:t>
      </w:r>
      <w:proofErr w:type="spellStart"/>
      <w:r>
        <w:t>năng</w:t>
      </w:r>
      <w:proofErr w:type="spellEnd"/>
      <w:r>
        <w:t xml:space="preserve"> </w:t>
      </w:r>
      <w:proofErr w:type="spellStart"/>
      <w:r>
        <w:t>lực</w:t>
      </w:r>
      <w:proofErr w:type="spellEnd"/>
      <w:r>
        <w:t xml:space="preserve"> </w:t>
      </w:r>
      <w:proofErr w:type="spellStart"/>
      <w:r>
        <w:t>mà</w:t>
      </w:r>
      <w:proofErr w:type="spellEnd"/>
      <w:r>
        <w:t xml:space="preserve"> </w:t>
      </w:r>
      <w:proofErr w:type="spellStart"/>
      <w:r>
        <w:t>công</w:t>
      </w:r>
      <w:proofErr w:type="spellEnd"/>
      <w:r>
        <w:t xml:space="preserve"> ty </w:t>
      </w:r>
      <w:proofErr w:type="spellStart"/>
      <w:r>
        <w:t>yêu</w:t>
      </w:r>
      <w:proofErr w:type="spellEnd"/>
      <w:r>
        <w:t xml:space="preserve"> </w:t>
      </w:r>
      <w:proofErr w:type="spellStart"/>
      <w:r>
        <w:t>cầu</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cũng</w:t>
      </w:r>
      <w:proofErr w:type="spellEnd"/>
      <w:r>
        <w:t xml:space="preserve"> </w:t>
      </w:r>
      <w:proofErr w:type="spellStart"/>
      <w:r>
        <w:t>giúp</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tốt</w:t>
      </w:r>
      <w:proofErr w:type="spellEnd"/>
      <w:r>
        <w:t xml:space="preserve"> </w:t>
      </w:r>
      <w:proofErr w:type="spellStart"/>
      <w:r>
        <w:t>hơn</w:t>
      </w:r>
      <w:proofErr w:type="spellEnd"/>
      <w:r>
        <w:t>.</w:t>
      </w:r>
    </w:p>
    <w:p w14:paraId="280A8BB0" w14:textId="57E5E9B9" w:rsidR="003C592B" w:rsidRDefault="00F64AAB">
      <w:pPr>
        <w:jc w:val="center"/>
        <w:rPr>
          <w:b/>
        </w:rPr>
        <w:pPrChange w:id="1353" w:author="Công Nguyễn Văn" w:date="2019-09-03T14:18:00Z">
          <w:pPr/>
        </w:pPrChange>
      </w:pPr>
      <w:ins w:id="1354" w:author="Công Nguyễn Văn" w:date="2019-09-03T14:18:00Z">
        <w:r>
          <w:rPr>
            <w:b/>
            <w:noProof/>
          </w:rPr>
          <w:lastRenderedPageBreak/>
          <w:drawing>
            <wp:inline distT="0" distB="0" distL="0" distR="0" wp14:anchorId="3F6A71D8" wp14:editId="54C355C5">
              <wp:extent cx="2676525" cy="4124960"/>
              <wp:effectExtent l="0" t="0" r="952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0533" cy="4131137"/>
                      </a:xfrm>
                      <a:prstGeom prst="rect">
                        <a:avLst/>
                      </a:prstGeom>
                      <a:noFill/>
                      <a:ln>
                        <a:noFill/>
                      </a:ln>
                    </pic:spPr>
                  </pic:pic>
                </a:graphicData>
              </a:graphic>
            </wp:inline>
          </w:drawing>
        </w:r>
      </w:ins>
      <w:del w:id="1355" w:author="Công Nguyễn Văn" w:date="2019-09-03T14:13:00Z">
        <w:r w:rsidR="00B8152D" w:rsidDel="00B15A5A">
          <w:rPr>
            <w:b/>
          </w:rPr>
          <w:delText>?</w:delText>
        </w:r>
      </w:del>
    </w:p>
    <w:p w14:paraId="280A8BB1" w14:textId="06B2428B" w:rsidR="003C592B" w:rsidRDefault="00AD79C1">
      <w:pPr>
        <w:pStyle w:val="Heading3"/>
      </w:pPr>
      <w:bookmarkStart w:id="1356" w:name="_Toc18584471"/>
      <w:r>
        <w:t>2.4</w:t>
      </w:r>
      <w:r w:rsidR="003449FE">
        <w:t xml:space="preserve">.2: </w:t>
      </w:r>
      <w:proofErr w:type="spellStart"/>
      <w:r w:rsidR="003449FE">
        <w:t>Sơ</w:t>
      </w:r>
      <w:proofErr w:type="spellEnd"/>
      <w:r w:rsidR="003449FE">
        <w:t xml:space="preserve"> </w:t>
      </w:r>
      <w:proofErr w:type="spellStart"/>
      <w:r w:rsidR="003449FE">
        <w:t>đồ</w:t>
      </w:r>
      <w:proofErr w:type="spellEnd"/>
      <w:r w:rsidR="003449FE">
        <w:t xml:space="preserve"> </w:t>
      </w:r>
      <w:proofErr w:type="spellStart"/>
      <w:r w:rsidR="003449FE">
        <w:t>tạo</w:t>
      </w:r>
      <w:proofErr w:type="spellEnd"/>
      <w:r w:rsidR="003449FE">
        <w:t xml:space="preserve"> </w:t>
      </w:r>
      <w:proofErr w:type="spellStart"/>
      <w:r w:rsidR="003449FE">
        <w:t>ngân</w:t>
      </w:r>
      <w:proofErr w:type="spellEnd"/>
      <w:r w:rsidR="003449FE">
        <w:t xml:space="preserve"> </w:t>
      </w:r>
      <w:proofErr w:type="spellStart"/>
      <w:r w:rsidR="003449FE">
        <w:t>hàng</w:t>
      </w:r>
      <w:proofErr w:type="spellEnd"/>
      <w:r w:rsidR="003449FE">
        <w:t xml:space="preserve"> </w:t>
      </w:r>
      <w:proofErr w:type="spellStart"/>
      <w:r w:rsidR="003449FE">
        <w:t>câu</w:t>
      </w:r>
      <w:proofErr w:type="spellEnd"/>
      <w:r w:rsidR="003449FE">
        <w:t xml:space="preserve"> </w:t>
      </w:r>
      <w:proofErr w:type="spellStart"/>
      <w:r w:rsidR="003449FE">
        <w:t>hỏi</w:t>
      </w:r>
      <w:bookmarkEnd w:id="1356"/>
      <w:proofErr w:type="spellEnd"/>
    </w:p>
    <w:p w14:paraId="280A8BB2" w14:textId="7A77F328" w:rsidR="003C592B" w:rsidRDefault="003449FE">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vào</w:t>
      </w:r>
      <w:proofErr w:type="spellEnd"/>
      <w:r>
        <w:t xml:space="preserve"> </w:t>
      </w:r>
      <w:proofErr w:type="spellStart"/>
      <w:r>
        <w:t>trong</w:t>
      </w:r>
      <w:proofErr w:type="spellEnd"/>
      <w:r>
        <w:t xml:space="preserve"> </w:t>
      </w:r>
      <w:proofErr w:type="spellStart"/>
      <w:r>
        <w:t>ngân</w:t>
      </w:r>
      <w:proofErr w:type="spellEnd"/>
      <w:r>
        <w:t xml:space="preserve"> hang </w:t>
      </w:r>
      <w:proofErr w:type="spellStart"/>
      <w:r>
        <w:t>câu</w:t>
      </w:r>
      <w:proofErr w:type="spellEnd"/>
      <w:r>
        <w:t xml:space="preserve"> </w:t>
      </w:r>
      <w:proofErr w:type="spellStart"/>
      <w:r>
        <w:t>hỏi</w:t>
      </w:r>
      <w:proofErr w:type="spellEnd"/>
      <w:r>
        <w:t>.</w:t>
      </w:r>
    </w:p>
    <w:p w14:paraId="62E68BC0" w14:textId="77777777" w:rsidR="00123C5E" w:rsidRDefault="003449FE" w:rsidP="00123C5E">
      <w:pPr>
        <w:keepNext/>
      </w:pPr>
      <w:r>
        <w:rPr>
          <w:rFonts w:hint="eastAsia"/>
          <w:b/>
          <w:noProof/>
        </w:rPr>
        <w:lastRenderedPageBreak/>
        <w:drawing>
          <wp:inline distT="0" distB="0" distL="0" distR="0" wp14:anchorId="5B1E99B0" wp14:editId="1805E9FD">
            <wp:extent cx="5391902" cy="56586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uestion.PNG"/>
                    <pic:cNvPicPr/>
                  </pic:nvPicPr>
                  <pic:blipFill>
                    <a:blip r:embed="rId12">
                      <a:extLst>
                        <a:ext uri="{28A0092B-C50C-407E-A947-70E740481C1C}">
                          <a14:useLocalDpi xmlns:a14="http://schemas.microsoft.com/office/drawing/2010/main" val="0"/>
                        </a:ext>
                      </a:extLst>
                    </a:blip>
                    <a:stretch>
                      <a:fillRect/>
                    </a:stretch>
                  </pic:blipFill>
                  <pic:spPr>
                    <a:xfrm>
                      <a:off x="0" y="0"/>
                      <a:ext cx="5391902" cy="5658640"/>
                    </a:xfrm>
                    <a:prstGeom prst="rect">
                      <a:avLst/>
                    </a:prstGeom>
                  </pic:spPr>
                </pic:pic>
              </a:graphicData>
            </a:graphic>
          </wp:inline>
        </w:drawing>
      </w:r>
    </w:p>
    <w:p w14:paraId="79E0B776" w14:textId="49AFB30C" w:rsidR="00D65C75" w:rsidDel="00B8152D" w:rsidRDefault="00123C5E" w:rsidP="00123C5E">
      <w:pPr>
        <w:pStyle w:val="Caption"/>
        <w:rPr>
          <w:del w:id="1357" w:author="Nguyen Thanh Binh" w:date="2019-09-03T09:41:00Z"/>
          <w:b/>
        </w:rPr>
      </w:pPr>
      <w:del w:id="1358" w:author="Nguyen Thanh Binh" w:date="2019-09-03T09:41:00Z">
        <w:r w:rsidDel="00B8152D">
          <w:delText xml:space="preserve">Hình 1 </w:delText>
        </w:r>
        <w:r w:rsidR="00B8152D" w:rsidDel="00B8152D">
          <w:rPr>
            <w:i w:val="0"/>
            <w:iCs w:val="0"/>
          </w:rPr>
          <w:fldChar w:fldCharType="begin"/>
        </w:r>
        <w:r w:rsidR="00B8152D" w:rsidDel="00B8152D">
          <w:delInstrText xml:space="preserve"> SEQ Hình_1 \* ARABIC </w:delInstrText>
        </w:r>
        <w:r w:rsidR="00B8152D" w:rsidDel="00B8152D">
          <w:rPr>
            <w:i w:val="0"/>
            <w:iCs w:val="0"/>
          </w:rPr>
          <w:fldChar w:fldCharType="separate"/>
        </w:r>
        <w:r w:rsidDel="00B8152D">
          <w:rPr>
            <w:noProof/>
          </w:rPr>
          <w:delText>1</w:delText>
        </w:r>
        <w:r w:rsidR="00B8152D" w:rsidDel="00B8152D">
          <w:rPr>
            <w:i w:val="0"/>
            <w:iCs w:val="0"/>
            <w:noProof/>
          </w:rPr>
          <w:fldChar w:fldCharType="end"/>
        </w:r>
        <w:r w:rsidDel="00B8152D">
          <w:delText>Sơ đồ tạo câu hỏi</w:delText>
        </w:r>
      </w:del>
    </w:p>
    <w:p w14:paraId="2FB948F4" w14:textId="560F5350" w:rsidR="00D65C75" w:rsidRPr="00D65C75" w:rsidRDefault="00D65C75" w:rsidP="00D65C75">
      <w:pPr>
        <w:jc w:val="center"/>
        <w:rPr>
          <w:bCs/>
        </w:rPr>
      </w:pPr>
      <w:proofErr w:type="spellStart"/>
      <w:r>
        <w:rPr>
          <w:bCs/>
        </w:rPr>
        <w:t>Hình</w:t>
      </w:r>
      <w:proofErr w:type="spellEnd"/>
      <w:r>
        <w:rPr>
          <w:bCs/>
        </w:rPr>
        <w:t xml:space="preserve"> 1: </w:t>
      </w:r>
      <w:proofErr w:type="spellStart"/>
      <w:r>
        <w:rPr>
          <w:bCs/>
        </w:rPr>
        <w:t>Sơ</w:t>
      </w:r>
      <w:proofErr w:type="spellEnd"/>
      <w:r>
        <w:rPr>
          <w:bCs/>
        </w:rPr>
        <w:t xml:space="preserve"> </w:t>
      </w:r>
      <w:proofErr w:type="spellStart"/>
      <w:r>
        <w:rPr>
          <w:bCs/>
        </w:rPr>
        <w:t>đồ</w:t>
      </w:r>
      <w:proofErr w:type="spellEnd"/>
      <w:r>
        <w:rPr>
          <w:bCs/>
        </w:rPr>
        <w:t xml:space="preserve"> </w:t>
      </w:r>
      <w:proofErr w:type="spellStart"/>
      <w:r>
        <w:rPr>
          <w:bCs/>
        </w:rPr>
        <w:t>tạo</w:t>
      </w:r>
      <w:proofErr w:type="spellEnd"/>
      <w:r>
        <w:rPr>
          <w:bCs/>
        </w:rPr>
        <w:t xml:space="preserve"> </w:t>
      </w:r>
      <w:proofErr w:type="spellStart"/>
      <w:r>
        <w:rPr>
          <w:bCs/>
        </w:rPr>
        <w:t>câu</w:t>
      </w:r>
      <w:proofErr w:type="spellEnd"/>
      <w:r>
        <w:rPr>
          <w:bCs/>
        </w:rPr>
        <w:t xml:space="preserve"> </w:t>
      </w:r>
      <w:proofErr w:type="spellStart"/>
      <w:r>
        <w:rPr>
          <w:bCs/>
        </w:rPr>
        <w:t>hỏi</w:t>
      </w:r>
      <w:proofErr w:type="spellEnd"/>
    </w:p>
    <w:p w14:paraId="280A8BB3" w14:textId="59234BAD" w:rsidR="003C592B" w:rsidRDefault="00AD79C1">
      <w:pPr>
        <w:pStyle w:val="Heading3"/>
      </w:pPr>
      <w:bookmarkStart w:id="1359" w:name="_Toc18584472"/>
      <w:r>
        <w:t>2.4</w:t>
      </w:r>
      <w:r w:rsidR="003449FE">
        <w:t xml:space="preserve">.3: </w:t>
      </w:r>
      <w:proofErr w:type="spellStart"/>
      <w:r w:rsidR="003449FE">
        <w:t>Sơ</w:t>
      </w:r>
      <w:proofErr w:type="spellEnd"/>
      <w:r w:rsidR="003449FE">
        <w:t xml:space="preserve"> </w:t>
      </w:r>
      <w:proofErr w:type="spellStart"/>
      <w:r w:rsidR="003449FE">
        <w:t>đồ</w:t>
      </w:r>
      <w:proofErr w:type="spellEnd"/>
      <w:r w:rsidR="003449FE">
        <w:t xml:space="preserve"> </w:t>
      </w:r>
      <w:proofErr w:type="spellStart"/>
      <w:r w:rsidR="003449FE">
        <w:t>tạo</w:t>
      </w:r>
      <w:proofErr w:type="spellEnd"/>
      <w:r w:rsidR="003449FE">
        <w:t xml:space="preserve"> </w:t>
      </w:r>
      <w:proofErr w:type="spellStart"/>
      <w:r w:rsidR="003449FE">
        <w:t>bài</w:t>
      </w:r>
      <w:proofErr w:type="spellEnd"/>
      <w:r w:rsidR="003449FE">
        <w:t xml:space="preserve"> </w:t>
      </w:r>
      <w:proofErr w:type="spellStart"/>
      <w:r w:rsidR="003449FE">
        <w:t>thi</w:t>
      </w:r>
      <w:bookmarkEnd w:id="1359"/>
      <w:proofErr w:type="spellEnd"/>
    </w:p>
    <w:p w14:paraId="280A8BB4" w14:textId="35EE478F" w:rsidR="003C592B" w:rsidRDefault="003449FE">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các</w:t>
      </w:r>
      <w:proofErr w:type="spellEnd"/>
      <w:r>
        <w:t xml:space="preserve"> </w:t>
      </w:r>
      <w:proofErr w:type="spellStart"/>
      <w:r>
        <w:t>bài</w:t>
      </w:r>
      <w:proofErr w:type="spellEnd"/>
      <w:r>
        <w:t xml:space="preserve"> </w:t>
      </w:r>
      <w:proofErr w:type="spellStart"/>
      <w:r>
        <w:t>thi</w:t>
      </w:r>
      <w:proofErr w:type="spellEnd"/>
      <w:r>
        <w:t xml:space="preserve"> </w:t>
      </w:r>
      <w:proofErr w:type="spellStart"/>
      <w:r>
        <w:t>từ</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câu</w:t>
      </w:r>
      <w:proofErr w:type="spellEnd"/>
      <w:r>
        <w:t xml:space="preserve"> </w:t>
      </w:r>
      <w:proofErr w:type="spellStart"/>
      <w:r>
        <w:t>hỏi.Các</w:t>
      </w:r>
      <w:proofErr w:type="spellEnd"/>
      <w:r>
        <w:t xml:space="preserve"> </w:t>
      </w:r>
      <w:proofErr w:type="spellStart"/>
      <w:r>
        <w:t>bài</w:t>
      </w:r>
      <w:proofErr w:type="spellEnd"/>
      <w:r>
        <w:t xml:space="preserve"> </w:t>
      </w:r>
      <w:proofErr w:type="spellStart"/>
      <w:r>
        <w:t>thi</w:t>
      </w:r>
      <w:proofErr w:type="spellEnd"/>
      <w:r>
        <w:t xml:space="preserve"> </w:t>
      </w:r>
      <w:proofErr w:type="spellStart"/>
      <w:r>
        <w:t>có</w:t>
      </w:r>
      <w:proofErr w:type="spellEnd"/>
      <w:r>
        <w:t xml:space="preserve"> </w:t>
      </w:r>
      <w:proofErr w:type="spellStart"/>
      <w:r>
        <w:t>thể</w:t>
      </w:r>
      <w:proofErr w:type="spellEnd"/>
      <w:r>
        <w:t xml:space="preserve"> assign </w:t>
      </w:r>
      <w:proofErr w:type="spellStart"/>
      <w:r>
        <w:t>đến</w:t>
      </w:r>
      <w:proofErr w:type="spellEnd"/>
      <w:r>
        <w:t xml:space="preserve"> </w:t>
      </w:r>
      <w:proofErr w:type="spellStart"/>
      <w:r>
        <w:t>những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được</w:t>
      </w:r>
      <w:proofErr w:type="spellEnd"/>
      <w:r>
        <w:t xml:space="preserve"> </w:t>
      </w:r>
      <w:proofErr w:type="spellStart"/>
      <w:r>
        <w:t>chỉ</w:t>
      </w:r>
      <w:proofErr w:type="spellEnd"/>
      <w:r>
        <w:t xml:space="preserve"> </w:t>
      </w:r>
      <w:proofErr w:type="spellStart"/>
      <w:r>
        <w:t>định</w:t>
      </w:r>
      <w:proofErr w:type="spellEnd"/>
      <w:r>
        <w:t>.</w:t>
      </w:r>
    </w:p>
    <w:p w14:paraId="4D4155E8" w14:textId="77777777" w:rsidR="00123C5E" w:rsidRDefault="008A140E" w:rsidP="00123C5E">
      <w:pPr>
        <w:keepNext/>
        <w:jc w:val="center"/>
      </w:pPr>
      <w:r>
        <w:rPr>
          <w:b/>
          <w:noProof/>
        </w:rPr>
        <w:lastRenderedPageBreak/>
        <w:drawing>
          <wp:inline distT="0" distB="0" distL="0" distR="0" wp14:anchorId="549EA3D1" wp14:editId="383FBF8D">
            <wp:extent cx="3067478" cy="546811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am.PNG"/>
                    <pic:cNvPicPr/>
                  </pic:nvPicPr>
                  <pic:blipFill>
                    <a:blip r:embed="rId13">
                      <a:extLst>
                        <a:ext uri="{28A0092B-C50C-407E-A947-70E740481C1C}">
                          <a14:useLocalDpi xmlns:a14="http://schemas.microsoft.com/office/drawing/2010/main" val="0"/>
                        </a:ext>
                      </a:extLst>
                    </a:blip>
                    <a:stretch>
                      <a:fillRect/>
                    </a:stretch>
                  </pic:blipFill>
                  <pic:spPr>
                    <a:xfrm>
                      <a:off x="0" y="0"/>
                      <a:ext cx="3067478" cy="5468113"/>
                    </a:xfrm>
                    <a:prstGeom prst="rect">
                      <a:avLst/>
                    </a:prstGeom>
                  </pic:spPr>
                </pic:pic>
              </a:graphicData>
            </a:graphic>
          </wp:inline>
        </w:drawing>
      </w:r>
    </w:p>
    <w:p w14:paraId="113BF8B7" w14:textId="78118BA5" w:rsidR="003449FE" w:rsidDel="00B8152D" w:rsidRDefault="00123C5E" w:rsidP="00123C5E">
      <w:pPr>
        <w:pStyle w:val="Caption"/>
        <w:jc w:val="center"/>
        <w:rPr>
          <w:del w:id="1360" w:author="Nguyen Thanh Binh" w:date="2019-09-03T09:42:00Z"/>
          <w:b/>
        </w:rPr>
      </w:pPr>
      <w:del w:id="1361" w:author="Nguyen Thanh Binh" w:date="2019-09-03T09:42:00Z">
        <w:r w:rsidDel="00B8152D">
          <w:delText xml:space="preserve">Hình 2 </w:delText>
        </w:r>
        <w:r w:rsidR="00B8152D" w:rsidDel="00B8152D">
          <w:rPr>
            <w:i w:val="0"/>
            <w:iCs w:val="0"/>
          </w:rPr>
          <w:fldChar w:fldCharType="begin"/>
        </w:r>
        <w:r w:rsidR="00B8152D" w:rsidDel="00B8152D">
          <w:delInstrText xml:space="preserve"> SEQ Hình_2 \* ARABIC </w:delInstrText>
        </w:r>
        <w:r w:rsidR="00B8152D" w:rsidDel="00B8152D">
          <w:rPr>
            <w:i w:val="0"/>
            <w:iCs w:val="0"/>
          </w:rPr>
          <w:fldChar w:fldCharType="separate"/>
        </w:r>
        <w:r w:rsidDel="00B8152D">
          <w:rPr>
            <w:noProof/>
          </w:rPr>
          <w:delText>1</w:delText>
        </w:r>
        <w:r w:rsidR="00B8152D" w:rsidDel="00B8152D">
          <w:rPr>
            <w:i w:val="0"/>
            <w:iCs w:val="0"/>
            <w:noProof/>
          </w:rPr>
          <w:fldChar w:fldCharType="end"/>
        </w:r>
        <w:r w:rsidDel="00B8152D">
          <w:delText>Sơ đồ tạo bài thi</w:delText>
        </w:r>
      </w:del>
    </w:p>
    <w:p w14:paraId="75F72E2B" w14:textId="532EB3E3" w:rsidR="00D65C75" w:rsidRPr="00D65C75" w:rsidRDefault="00D65C75" w:rsidP="008A140E">
      <w:pPr>
        <w:jc w:val="center"/>
        <w:rPr>
          <w:bCs/>
        </w:rPr>
      </w:pPr>
      <w:proofErr w:type="spellStart"/>
      <w:r>
        <w:rPr>
          <w:bCs/>
        </w:rPr>
        <w:t>Hình</w:t>
      </w:r>
      <w:proofErr w:type="spellEnd"/>
      <w:r>
        <w:rPr>
          <w:bCs/>
        </w:rPr>
        <w:t xml:space="preserve"> 2: </w:t>
      </w:r>
      <w:proofErr w:type="spellStart"/>
      <w:r>
        <w:rPr>
          <w:bCs/>
        </w:rPr>
        <w:t>Sơ</w:t>
      </w:r>
      <w:proofErr w:type="spellEnd"/>
      <w:r>
        <w:rPr>
          <w:bCs/>
        </w:rPr>
        <w:t xml:space="preserve"> </w:t>
      </w:r>
      <w:proofErr w:type="spellStart"/>
      <w:r>
        <w:rPr>
          <w:bCs/>
        </w:rPr>
        <w:t>đồ</w:t>
      </w:r>
      <w:proofErr w:type="spellEnd"/>
      <w:r>
        <w:rPr>
          <w:bCs/>
        </w:rPr>
        <w:t xml:space="preserve"> </w:t>
      </w:r>
      <w:proofErr w:type="spellStart"/>
      <w:r>
        <w:rPr>
          <w:bCs/>
        </w:rPr>
        <w:t>tạo</w:t>
      </w:r>
      <w:proofErr w:type="spellEnd"/>
      <w:r>
        <w:rPr>
          <w:bCs/>
        </w:rPr>
        <w:t xml:space="preserve"> </w:t>
      </w:r>
      <w:proofErr w:type="spellStart"/>
      <w:r>
        <w:rPr>
          <w:bCs/>
        </w:rPr>
        <w:t>bài</w:t>
      </w:r>
      <w:proofErr w:type="spellEnd"/>
      <w:r>
        <w:rPr>
          <w:bCs/>
        </w:rPr>
        <w:t xml:space="preserve"> </w:t>
      </w:r>
      <w:proofErr w:type="spellStart"/>
      <w:r>
        <w:rPr>
          <w:bCs/>
        </w:rPr>
        <w:t>thi</w:t>
      </w:r>
      <w:proofErr w:type="spellEnd"/>
    </w:p>
    <w:p w14:paraId="280A8BB5" w14:textId="1C99A373" w:rsidR="003C592B" w:rsidRDefault="00AD79C1">
      <w:pPr>
        <w:pStyle w:val="Heading3"/>
      </w:pPr>
      <w:bookmarkStart w:id="1362" w:name="_Toc18584473"/>
      <w:r>
        <w:t>2.4</w:t>
      </w:r>
      <w:r w:rsidR="003449FE">
        <w:t xml:space="preserve">.4: </w:t>
      </w:r>
      <w:proofErr w:type="spellStart"/>
      <w:r w:rsidR="003449FE">
        <w:t>Sơ</w:t>
      </w:r>
      <w:proofErr w:type="spellEnd"/>
      <w:r w:rsidR="003449FE">
        <w:t xml:space="preserve"> </w:t>
      </w:r>
      <w:proofErr w:type="spellStart"/>
      <w:r w:rsidR="003449FE">
        <w:t>đồ</w:t>
      </w:r>
      <w:proofErr w:type="spellEnd"/>
      <w:r w:rsidR="003449FE">
        <w:t xml:space="preserve"> </w:t>
      </w:r>
      <w:proofErr w:type="spellStart"/>
      <w:r w:rsidR="003449FE">
        <w:t>thực</w:t>
      </w:r>
      <w:proofErr w:type="spellEnd"/>
      <w:r w:rsidR="003449FE">
        <w:t xml:space="preserve"> </w:t>
      </w:r>
      <w:proofErr w:type="spellStart"/>
      <w:r w:rsidR="003449FE">
        <w:t>hiện</w:t>
      </w:r>
      <w:proofErr w:type="spellEnd"/>
      <w:r w:rsidR="003449FE">
        <w:t xml:space="preserve"> </w:t>
      </w:r>
      <w:proofErr w:type="spellStart"/>
      <w:r w:rsidR="003449FE">
        <w:t>thi</w:t>
      </w:r>
      <w:bookmarkEnd w:id="1362"/>
      <w:proofErr w:type="spellEnd"/>
    </w:p>
    <w:p w14:paraId="280A8BB6" w14:textId="0C632444" w:rsidR="003C592B" w:rsidRDefault="003449FE">
      <w:r>
        <w:t xml:space="preserve">Sau </w:t>
      </w:r>
      <w:proofErr w:type="spellStart"/>
      <w:r>
        <w:t>khi</w:t>
      </w:r>
      <w:proofErr w:type="spellEnd"/>
      <w:r>
        <w:t xml:space="preserve"> </w:t>
      </w:r>
      <w:proofErr w:type="spellStart"/>
      <w:r>
        <w:t>bài</w:t>
      </w:r>
      <w:proofErr w:type="spellEnd"/>
      <w:r>
        <w:t xml:space="preserve"> </w:t>
      </w:r>
      <w:proofErr w:type="spellStart"/>
      <w:r>
        <w:t>thi</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thì</w:t>
      </w:r>
      <w:proofErr w:type="spellEnd"/>
      <w:r>
        <w:t xml:space="preserve"> </w:t>
      </w:r>
      <w:proofErr w:type="spellStart"/>
      <w:r>
        <w:t>những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sẽ</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website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thi</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chức</w:t>
      </w:r>
      <w:proofErr w:type="spellEnd"/>
      <w:r>
        <w:t xml:space="preserve"> </w:t>
      </w:r>
      <w:proofErr w:type="spellStart"/>
      <w:r>
        <w:t>năng.Sau</w:t>
      </w:r>
      <w:proofErr w:type="spellEnd"/>
      <w:r>
        <w:t xml:space="preserve"> </w:t>
      </w:r>
      <w:proofErr w:type="spellStart"/>
      <w:r>
        <w:t>khi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thi</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thì</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bài</w:t>
      </w:r>
      <w:proofErr w:type="spellEnd"/>
      <w:r>
        <w:t xml:space="preserve"> </w:t>
      </w:r>
      <w:proofErr w:type="spellStart"/>
      <w:r>
        <w:t>thi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vào</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bài</w:t>
      </w:r>
      <w:proofErr w:type="spellEnd"/>
      <w:r>
        <w:t xml:space="preserve"> </w:t>
      </w:r>
      <w:proofErr w:type="spellStart"/>
      <w:r>
        <w:t>thi</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đó</w:t>
      </w:r>
      <w:proofErr w:type="spellEnd"/>
      <w:r>
        <w:t>.</w:t>
      </w:r>
    </w:p>
    <w:p w14:paraId="41462245" w14:textId="77777777" w:rsidR="00123C5E" w:rsidRDefault="00105A57" w:rsidP="00123C5E">
      <w:pPr>
        <w:keepNext/>
      </w:pPr>
      <w:r>
        <w:rPr>
          <w:noProof/>
        </w:rPr>
        <w:lastRenderedPageBreak/>
        <w:drawing>
          <wp:inline distT="0" distB="0" distL="0" distR="0" wp14:anchorId="25E587B5" wp14:editId="6A42D019">
            <wp:extent cx="5580380" cy="555244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hi.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5552440"/>
                    </a:xfrm>
                    <a:prstGeom prst="rect">
                      <a:avLst/>
                    </a:prstGeom>
                  </pic:spPr>
                </pic:pic>
              </a:graphicData>
            </a:graphic>
          </wp:inline>
        </w:drawing>
      </w:r>
    </w:p>
    <w:p w14:paraId="5272ED8A" w14:textId="0A2179CD" w:rsidR="00105A57" w:rsidDel="001A7828" w:rsidRDefault="00123C5E" w:rsidP="00123C5E">
      <w:pPr>
        <w:pStyle w:val="Caption"/>
        <w:rPr>
          <w:del w:id="1363" w:author="Công Nguyễn Văn" w:date="2019-09-03T14:03:00Z"/>
        </w:rPr>
      </w:pPr>
      <w:del w:id="1364" w:author="Công Nguyễn Văn" w:date="2019-09-03T14:03:00Z">
        <w:r w:rsidDel="001A7828">
          <w:delText xml:space="preserve">Hình 3 </w:delText>
        </w:r>
        <w:r w:rsidR="008F3BFF" w:rsidDel="001A7828">
          <w:fldChar w:fldCharType="begin"/>
        </w:r>
        <w:r w:rsidR="008F3BFF" w:rsidDel="001A7828">
          <w:delInstrText xml:space="preserve"> SEQ Hình_3 \* ARABIC </w:delInstrText>
        </w:r>
        <w:r w:rsidR="008F3BFF" w:rsidDel="001A7828">
          <w:fldChar w:fldCharType="separate"/>
        </w:r>
        <w:r w:rsidDel="001A7828">
          <w:rPr>
            <w:noProof/>
          </w:rPr>
          <w:delText>1</w:delText>
        </w:r>
        <w:r w:rsidR="008F3BFF" w:rsidDel="001A7828">
          <w:rPr>
            <w:noProof/>
          </w:rPr>
          <w:fldChar w:fldCharType="end"/>
        </w:r>
        <w:r w:rsidDel="001A7828">
          <w:delText>Sơ đồ thực hiện thi</w:delText>
        </w:r>
      </w:del>
    </w:p>
    <w:p w14:paraId="4818452B" w14:textId="032BF093" w:rsidR="00D65C75" w:rsidRDefault="00D65C75" w:rsidP="00D65C75">
      <w:pPr>
        <w:jc w:val="center"/>
      </w:pPr>
      <w:proofErr w:type="spellStart"/>
      <w:r>
        <w:rPr>
          <w:rFonts w:hint="eastAsia"/>
        </w:rPr>
        <w:t>H</w:t>
      </w:r>
      <w:r>
        <w:t>ình</w:t>
      </w:r>
      <w:proofErr w:type="spellEnd"/>
      <w:r>
        <w:t xml:space="preserve"> 3: </w:t>
      </w:r>
      <w:proofErr w:type="spellStart"/>
      <w:r>
        <w:t>Sơ</w:t>
      </w:r>
      <w:proofErr w:type="spellEnd"/>
      <w:r>
        <w:t xml:space="preserve"> </w:t>
      </w:r>
      <w:proofErr w:type="spellStart"/>
      <w:r>
        <w:t>đồ</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thi</w:t>
      </w:r>
      <w:proofErr w:type="spellEnd"/>
    </w:p>
    <w:p w14:paraId="280A8BB7" w14:textId="3CFE0943" w:rsidR="003C592B" w:rsidDel="00525B81" w:rsidRDefault="00AD79C1">
      <w:pPr>
        <w:pStyle w:val="Heading3"/>
        <w:rPr>
          <w:del w:id="1365" w:author="Công Nguyễn Văn" w:date="2019-09-03T15:35:00Z"/>
        </w:rPr>
      </w:pPr>
      <w:del w:id="1366" w:author="Công Nguyễn Văn" w:date="2019-09-03T15:35:00Z">
        <w:r w:rsidDel="00525B81">
          <w:delText>2.4</w:delText>
        </w:r>
        <w:r w:rsidR="003449FE" w:rsidDel="00525B81">
          <w:delText>.5: Sơ đồ phân quyền trong hệ thống</w:delText>
        </w:r>
      </w:del>
    </w:p>
    <w:p w14:paraId="280A8BB8" w14:textId="18A3FC68" w:rsidR="003C592B" w:rsidDel="00525B81" w:rsidRDefault="003449FE">
      <w:pPr>
        <w:rPr>
          <w:del w:id="1367" w:author="Công Nguyễn Văn" w:date="2019-09-03T15:35:00Z"/>
        </w:rPr>
      </w:pPr>
      <w:del w:id="1368" w:author="Công Nguyễn Văn" w:date="2019-09-03T15:35:00Z">
        <w:r w:rsidDel="00525B81">
          <w:delText>Do trong hệ thống có nhiều người dung khác nhau nên cần phải phân quyền để phân rõ chức năng của từng đối tượng trong hệ thống.</w:delText>
        </w:r>
      </w:del>
    </w:p>
    <w:p w14:paraId="280A8BB9" w14:textId="65BB172F" w:rsidR="003C592B" w:rsidRDefault="00AD79C1">
      <w:pPr>
        <w:pStyle w:val="Heading2"/>
      </w:pPr>
      <w:bookmarkStart w:id="1369" w:name="_Toc18584474"/>
      <w:r>
        <w:t>2.5</w:t>
      </w:r>
      <w:r w:rsidR="003449FE">
        <w:t xml:space="preserve">: </w:t>
      </w:r>
      <w:proofErr w:type="spellStart"/>
      <w:r w:rsidR="003449FE">
        <w:t>Người</w:t>
      </w:r>
      <w:proofErr w:type="spellEnd"/>
      <w:r w:rsidR="003449FE">
        <w:t xml:space="preserve"> </w:t>
      </w:r>
      <w:proofErr w:type="spellStart"/>
      <w:r w:rsidR="003449FE">
        <w:t>d</w:t>
      </w:r>
      <w:ins w:id="1370" w:author="Nguyen Thanh Binh" w:date="2019-09-03T09:42:00Z">
        <w:r w:rsidR="00B8152D">
          <w:t>ù</w:t>
        </w:r>
      </w:ins>
      <w:del w:id="1371" w:author="Nguyen Thanh Binh" w:date="2019-09-03T09:42:00Z">
        <w:r w:rsidR="003449FE" w:rsidDel="00B8152D">
          <w:delText>u</w:delText>
        </w:r>
      </w:del>
      <w:r w:rsidR="003449FE">
        <w:t>ng</w:t>
      </w:r>
      <w:bookmarkEnd w:id="1369"/>
      <w:proofErr w:type="spellEnd"/>
      <w:r w:rsidR="003449FE">
        <w:t xml:space="preserve"> </w:t>
      </w:r>
      <w:del w:id="1372" w:author="Nguyen Thanh Binh" w:date="2019-09-03T09:42:00Z">
        <w:r w:rsidR="003449FE" w:rsidDel="00B8152D">
          <w:delText>tương tác với hệ thống</w:delText>
        </w:r>
      </w:del>
    </w:p>
    <w:p w14:paraId="280A8BBA" w14:textId="1A05B58E" w:rsidR="003C592B" w:rsidRDefault="00AD79C1">
      <w:pPr>
        <w:pStyle w:val="Heading3"/>
      </w:pPr>
      <w:bookmarkStart w:id="1373" w:name="_Toc18584475"/>
      <w:r>
        <w:t>2.5</w:t>
      </w:r>
      <w:r w:rsidR="003449FE">
        <w:t>.1: User</w:t>
      </w:r>
      <w:bookmarkEnd w:id="1373"/>
    </w:p>
    <w:p w14:paraId="280A8BBD" w14:textId="73640D41" w:rsidR="003C592B" w:rsidRDefault="003449FE" w:rsidP="00DD2EAB">
      <w:pPr>
        <w:numPr>
          <w:ilvl w:val="0"/>
          <w:numId w:val="3"/>
        </w:numPr>
        <w:pBdr>
          <w:top w:val="nil"/>
          <w:left w:val="nil"/>
          <w:bottom w:val="nil"/>
          <w:right w:val="nil"/>
          <w:between w:val="nil"/>
        </w:pBdr>
        <w:spacing w:after="0"/>
        <w:rPr>
          <w:b/>
          <w:color w:val="000000"/>
        </w:rPr>
      </w:pPr>
      <w:proofErr w:type="spellStart"/>
      <w:r>
        <w:rPr>
          <w:rFonts w:eastAsia="Times New Roman"/>
          <w:color w:val="000000"/>
        </w:rPr>
        <w:t>Đăng</w:t>
      </w:r>
      <w:proofErr w:type="spellEnd"/>
      <w:r>
        <w:rPr>
          <w:rFonts w:eastAsia="Times New Roman"/>
          <w:color w:val="000000"/>
        </w:rPr>
        <w:t xml:space="preserve"> </w:t>
      </w:r>
      <w:proofErr w:type="spellStart"/>
      <w:r>
        <w:rPr>
          <w:rFonts w:eastAsia="Times New Roman"/>
          <w:color w:val="000000"/>
        </w:rPr>
        <w:t>kí</w:t>
      </w:r>
      <w:proofErr w:type="spellEnd"/>
      <w:r>
        <w:rPr>
          <w:rFonts w:eastAsia="Times New Roman"/>
          <w:color w:val="000000"/>
        </w:rPr>
        <w:t xml:space="preserve"> </w:t>
      </w:r>
      <w:proofErr w:type="spellStart"/>
      <w:r>
        <w:rPr>
          <w:rFonts w:eastAsia="Times New Roman"/>
          <w:color w:val="000000"/>
        </w:rPr>
        <w:t>tài</w:t>
      </w:r>
      <w:proofErr w:type="spellEnd"/>
      <w:r>
        <w:rPr>
          <w:rFonts w:eastAsia="Times New Roman"/>
          <w:color w:val="000000"/>
        </w:rPr>
        <w:t xml:space="preserve"> </w:t>
      </w:r>
      <w:proofErr w:type="spellStart"/>
      <w:r>
        <w:rPr>
          <w:rFonts w:eastAsia="Times New Roman"/>
          <w:color w:val="000000"/>
        </w:rPr>
        <w:t>khoản</w:t>
      </w:r>
      <w:proofErr w:type="spellEnd"/>
      <w:ins w:id="1374" w:author="Nguyen Thanh Binh" w:date="2019-09-03T09:46:00Z">
        <w:r w:rsidR="007E5F92">
          <w:rPr>
            <w:rFonts w:eastAsia="Times New Roman"/>
            <w:color w:val="000000"/>
          </w:rPr>
          <w:t xml:space="preserve"> (register)</w:t>
        </w:r>
      </w:ins>
      <w:r>
        <w:rPr>
          <w:rFonts w:eastAsia="Times New Roman"/>
          <w:color w:val="000000"/>
        </w:rPr>
        <w:t>:</w:t>
      </w:r>
    </w:p>
    <w:p w14:paraId="280A8BC1" w14:textId="3F0FA729" w:rsidR="003C592B" w:rsidRDefault="003449FE" w:rsidP="00DD2EAB">
      <w:pPr>
        <w:numPr>
          <w:ilvl w:val="0"/>
          <w:numId w:val="3"/>
        </w:numPr>
        <w:pBdr>
          <w:top w:val="nil"/>
          <w:left w:val="nil"/>
          <w:bottom w:val="nil"/>
          <w:right w:val="nil"/>
          <w:between w:val="nil"/>
        </w:pBdr>
        <w:spacing w:after="0"/>
        <w:rPr>
          <w:b/>
          <w:color w:val="000000"/>
        </w:rPr>
      </w:pPr>
      <w:proofErr w:type="spellStart"/>
      <w:r>
        <w:rPr>
          <w:rFonts w:eastAsia="Times New Roman"/>
          <w:color w:val="000000"/>
        </w:rPr>
        <w:t>Cập</w:t>
      </w:r>
      <w:proofErr w:type="spellEnd"/>
      <w:r>
        <w:rPr>
          <w:rFonts w:eastAsia="Times New Roman"/>
          <w:color w:val="000000"/>
        </w:rPr>
        <w:t xml:space="preserve"> </w:t>
      </w:r>
      <w:proofErr w:type="spellStart"/>
      <w:r>
        <w:rPr>
          <w:rFonts w:eastAsia="Times New Roman"/>
          <w:color w:val="000000"/>
        </w:rPr>
        <w:t>nhật</w:t>
      </w:r>
      <w:proofErr w:type="spellEnd"/>
      <w:r>
        <w:rPr>
          <w:rFonts w:eastAsia="Times New Roman"/>
          <w:color w:val="000000"/>
        </w:rPr>
        <w:t xml:space="preserve"> </w:t>
      </w:r>
      <w:proofErr w:type="spellStart"/>
      <w:r>
        <w:rPr>
          <w:rFonts w:eastAsia="Times New Roman"/>
          <w:color w:val="000000"/>
        </w:rPr>
        <w:t>thông</w:t>
      </w:r>
      <w:proofErr w:type="spellEnd"/>
      <w:r>
        <w:rPr>
          <w:rFonts w:eastAsia="Times New Roman"/>
          <w:color w:val="000000"/>
        </w:rPr>
        <w:t xml:space="preserve"> tin </w:t>
      </w:r>
      <w:proofErr w:type="spellStart"/>
      <w:r>
        <w:rPr>
          <w:rFonts w:eastAsia="Times New Roman"/>
          <w:color w:val="000000"/>
        </w:rPr>
        <w:t>cá</w:t>
      </w:r>
      <w:proofErr w:type="spellEnd"/>
      <w:r>
        <w:rPr>
          <w:rFonts w:eastAsia="Times New Roman"/>
          <w:color w:val="000000"/>
        </w:rPr>
        <w:t xml:space="preserve"> </w:t>
      </w:r>
      <w:proofErr w:type="spellStart"/>
      <w:r>
        <w:rPr>
          <w:rFonts w:eastAsia="Times New Roman"/>
          <w:color w:val="000000"/>
        </w:rPr>
        <w:t>nhân</w:t>
      </w:r>
      <w:proofErr w:type="spellEnd"/>
    </w:p>
    <w:p w14:paraId="280A8BC4" w14:textId="7D53B051" w:rsidR="003C592B" w:rsidRDefault="003449FE" w:rsidP="00DD2EAB">
      <w:pPr>
        <w:numPr>
          <w:ilvl w:val="0"/>
          <w:numId w:val="3"/>
        </w:numPr>
        <w:pBdr>
          <w:top w:val="nil"/>
          <w:left w:val="nil"/>
          <w:bottom w:val="nil"/>
          <w:right w:val="nil"/>
          <w:between w:val="nil"/>
        </w:pBdr>
        <w:spacing w:after="0"/>
        <w:rPr>
          <w:b/>
          <w:color w:val="000000"/>
        </w:rPr>
      </w:pPr>
      <w:proofErr w:type="spellStart"/>
      <w:r>
        <w:rPr>
          <w:rFonts w:eastAsia="Times New Roman"/>
          <w:color w:val="000000"/>
        </w:rPr>
        <w:t>Thực</w:t>
      </w:r>
      <w:proofErr w:type="spellEnd"/>
      <w:r>
        <w:rPr>
          <w:rFonts w:eastAsia="Times New Roman"/>
          <w:color w:val="000000"/>
        </w:rPr>
        <w:t xml:space="preserve"> </w:t>
      </w:r>
      <w:proofErr w:type="spellStart"/>
      <w:r>
        <w:rPr>
          <w:rFonts w:eastAsia="Times New Roman"/>
          <w:color w:val="000000"/>
        </w:rPr>
        <w:t>hiện</w:t>
      </w:r>
      <w:proofErr w:type="spellEnd"/>
      <w:r>
        <w:rPr>
          <w:rFonts w:eastAsia="Times New Roman"/>
          <w:color w:val="000000"/>
        </w:rPr>
        <w:t xml:space="preserve"> </w:t>
      </w:r>
      <w:proofErr w:type="spellStart"/>
      <w:r>
        <w:rPr>
          <w:rFonts w:eastAsia="Times New Roman"/>
          <w:color w:val="000000"/>
        </w:rPr>
        <w:t>thi</w:t>
      </w:r>
      <w:proofErr w:type="spellEnd"/>
      <w:r>
        <w:rPr>
          <w:rFonts w:eastAsia="Times New Roman"/>
          <w:color w:val="000000"/>
        </w:rPr>
        <w:t xml:space="preserve"> test</w:t>
      </w:r>
    </w:p>
    <w:p w14:paraId="280A8BC5" w14:textId="33B9A86E" w:rsidR="003C592B" w:rsidRDefault="00DD2EAB">
      <w:pPr>
        <w:numPr>
          <w:ilvl w:val="0"/>
          <w:numId w:val="3"/>
        </w:numPr>
        <w:pBdr>
          <w:top w:val="nil"/>
          <w:left w:val="nil"/>
          <w:bottom w:val="nil"/>
          <w:right w:val="nil"/>
          <w:between w:val="nil"/>
        </w:pBdr>
        <w:spacing w:after="0"/>
        <w:rPr>
          <w:b/>
          <w:color w:val="000000"/>
        </w:rPr>
      </w:pPr>
      <w:proofErr w:type="spellStart"/>
      <w:r>
        <w:rPr>
          <w:rFonts w:eastAsia="Times New Roman"/>
          <w:color w:val="000000"/>
        </w:rPr>
        <w:t>Xem</w:t>
      </w:r>
      <w:proofErr w:type="spellEnd"/>
      <w:r w:rsidR="003449FE">
        <w:rPr>
          <w:rFonts w:eastAsia="Times New Roman"/>
          <w:color w:val="000000"/>
        </w:rPr>
        <w:t xml:space="preserve"> </w:t>
      </w:r>
      <w:proofErr w:type="spellStart"/>
      <w:r w:rsidR="003449FE">
        <w:rPr>
          <w:rFonts w:eastAsia="Times New Roman"/>
          <w:color w:val="000000"/>
        </w:rPr>
        <w:t>kết</w:t>
      </w:r>
      <w:proofErr w:type="spellEnd"/>
      <w:r w:rsidR="003449FE">
        <w:rPr>
          <w:rFonts w:eastAsia="Times New Roman"/>
          <w:color w:val="000000"/>
        </w:rPr>
        <w:t xml:space="preserve"> </w:t>
      </w:r>
      <w:proofErr w:type="spellStart"/>
      <w:r w:rsidR="003449FE">
        <w:rPr>
          <w:rFonts w:eastAsia="Times New Roman"/>
          <w:color w:val="000000"/>
        </w:rPr>
        <w:t>quả</w:t>
      </w:r>
      <w:proofErr w:type="spellEnd"/>
      <w:r w:rsidR="003449FE">
        <w:rPr>
          <w:rFonts w:eastAsia="Times New Roman"/>
          <w:color w:val="000000"/>
        </w:rPr>
        <w:t xml:space="preserve"> </w:t>
      </w:r>
      <w:proofErr w:type="spellStart"/>
      <w:r w:rsidR="003449FE">
        <w:rPr>
          <w:rFonts w:eastAsia="Times New Roman"/>
          <w:color w:val="000000"/>
        </w:rPr>
        <w:t>các</w:t>
      </w:r>
      <w:proofErr w:type="spellEnd"/>
      <w:r w:rsidR="003449FE">
        <w:rPr>
          <w:rFonts w:eastAsia="Times New Roman"/>
          <w:color w:val="000000"/>
        </w:rPr>
        <w:t xml:space="preserve"> </w:t>
      </w:r>
      <w:proofErr w:type="spellStart"/>
      <w:r w:rsidR="003449FE">
        <w:rPr>
          <w:rFonts w:eastAsia="Times New Roman"/>
          <w:color w:val="000000"/>
        </w:rPr>
        <w:t>bài</w:t>
      </w:r>
      <w:proofErr w:type="spellEnd"/>
      <w:r w:rsidR="003449FE">
        <w:rPr>
          <w:rFonts w:eastAsia="Times New Roman"/>
          <w:color w:val="000000"/>
        </w:rPr>
        <w:t xml:space="preserve"> </w:t>
      </w:r>
      <w:proofErr w:type="spellStart"/>
      <w:r w:rsidR="003449FE">
        <w:rPr>
          <w:rFonts w:eastAsia="Times New Roman"/>
          <w:color w:val="000000"/>
        </w:rPr>
        <w:t>thi</w:t>
      </w:r>
      <w:proofErr w:type="spellEnd"/>
    </w:p>
    <w:p w14:paraId="280A8BC6" w14:textId="43082BB7" w:rsidR="003C592B" w:rsidRDefault="00DD2EAB">
      <w:pPr>
        <w:numPr>
          <w:ilvl w:val="0"/>
          <w:numId w:val="3"/>
        </w:numPr>
        <w:pBdr>
          <w:top w:val="nil"/>
          <w:left w:val="nil"/>
          <w:bottom w:val="nil"/>
          <w:right w:val="nil"/>
          <w:between w:val="nil"/>
        </w:pBdr>
        <w:rPr>
          <w:b/>
          <w:color w:val="000000"/>
        </w:rPr>
      </w:pPr>
      <w:proofErr w:type="spellStart"/>
      <w:r>
        <w:rPr>
          <w:rFonts w:eastAsia="Times New Roman"/>
          <w:color w:val="000000"/>
        </w:rPr>
        <w:t>Xem</w:t>
      </w:r>
      <w:proofErr w:type="spellEnd"/>
      <w:r w:rsidR="003449FE">
        <w:rPr>
          <w:rFonts w:eastAsia="Times New Roman"/>
          <w:color w:val="000000"/>
        </w:rPr>
        <w:t xml:space="preserve"> </w:t>
      </w:r>
      <w:proofErr w:type="spellStart"/>
      <w:r>
        <w:rPr>
          <w:rFonts w:eastAsia="Times New Roman"/>
          <w:color w:val="000000"/>
        </w:rPr>
        <w:t>lịch</w:t>
      </w:r>
      <w:proofErr w:type="spellEnd"/>
      <w:r>
        <w:rPr>
          <w:rFonts w:eastAsia="Times New Roman"/>
          <w:color w:val="000000"/>
        </w:rPr>
        <w:t xml:space="preserve"> </w:t>
      </w:r>
      <w:proofErr w:type="spellStart"/>
      <w:r>
        <w:rPr>
          <w:rFonts w:eastAsia="Times New Roman"/>
          <w:color w:val="000000"/>
        </w:rPr>
        <w:t>sử</w:t>
      </w:r>
      <w:proofErr w:type="spellEnd"/>
      <w:r>
        <w:rPr>
          <w:rFonts w:eastAsia="Times New Roman"/>
          <w:color w:val="000000"/>
        </w:rPr>
        <w:t xml:space="preserve"> </w:t>
      </w:r>
      <w:proofErr w:type="spellStart"/>
      <w:r>
        <w:rPr>
          <w:rFonts w:eastAsia="Times New Roman"/>
          <w:color w:val="000000"/>
        </w:rPr>
        <w:t>các</w:t>
      </w:r>
      <w:proofErr w:type="spellEnd"/>
      <w:r>
        <w:rPr>
          <w:rFonts w:eastAsia="Times New Roman"/>
          <w:color w:val="000000"/>
        </w:rPr>
        <w:t xml:space="preserve"> </w:t>
      </w:r>
      <w:proofErr w:type="spellStart"/>
      <w:r>
        <w:rPr>
          <w:rFonts w:eastAsia="Times New Roman"/>
          <w:color w:val="000000"/>
        </w:rPr>
        <w:t>bài</w:t>
      </w:r>
      <w:proofErr w:type="spellEnd"/>
      <w:r>
        <w:rPr>
          <w:rFonts w:eastAsia="Times New Roman"/>
          <w:color w:val="000000"/>
        </w:rPr>
        <w:t xml:space="preserve"> </w:t>
      </w:r>
      <w:proofErr w:type="spellStart"/>
      <w:r>
        <w:rPr>
          <w:rFonts w:eastAsia="Times New Roman"/>
          <w:color w:val="000000"/>
        </w:rPr>
        <w:t>thi</w:t>
      </w:r>
      <w:proofErr w:type="spellEnd"/>
      <w:r>
        <w:rPr>
          <w:rFonts w:eastAsia="Times New Roman"/>
          <w:color w:val="000000"/>
        </w:rPr>
        <w:t xml:space="preserve"> </w:t>
      </w:r>
    </w:p>
    <w:p w14:paraId="280A8BC7" w14:textId="26F0C469" w:rsidR="003C592B" w:rsidRDefault="00AD79C1">
      <w:pPr>
        <w:pStyle w:val="Heading3"/>
      </w:pPr>
      <w:bookmarkStart w:id="1375" w:name="_Toc18584476"/>
      <w:r>
        <w:t>2.5</w:t>
      </w:r>
      <w:r w:rsidR="003449FE">
        <w:t>.2: Admin</w:t>
      </w:r>
      <w:bookmarkEnd w:id="1375"/>
    </w:p>
    <w:p w14:paraId="280A8BC8" w14:textId="77777777" w:rsidR="003C592B" w:rsidRDefault="003449FE">
      <w:pPr>
        <w:numPr>
          <w:ilvl w:val="0"/>
          <w:numId w:val="2"/>
        </w:numPr>
        <w:pBdr>
          <w:top w:val="nil"/>
          <w:left w:val="nil"/>
          <w:bottom w:val="nil"/>
          <w:right w:val="nil"/>
          <w:between w:val="nil"/>
        </w:pBdr>
        <w:spacing w:after="0"/>
        <w:rPr>
          <w:b/>
          <w:color w:val="000000"/>
        </w:rPr>
      </w:pPr>
      <w:proofErr w:type="spellStart"/>
      <w:r>
        <w:rPr>
          <w:rFonts w:eastAsia="Times New Roman"/>
          <w:color w:val="000000"/>
        </w:rPr>
        <w:t>Thực</w:t>
      </w:r>
      <w:proofErr w:type="spellEnd"/>
      <w:r>
        <w:rPr>
          <w:rFonts w:eastAsia="Times New Roman"/>
          <w:color w:val="000000"/>
        </w:rPr>
        <w:t xml:space="preserve"> </w:t>
      </w:r>
      <w:proofErr w:type="spellStart"/>
      <w:r>
        <w:rPr>
          <w:rFonts w:eastAsia="Times New Roman"/>
          <w:color w:val="000000"/>
        </w:rPr>
        <w:t>hiện</w:t>
      </w:r>
      <w:proofErr w:type="spellEnd"/>
      <w:r>
        <w:rPr>
          <w:rFonts w:eastAsia="Times New Roman"/>
          <w:color w:val="000000"/>
        </w:rPr>
        <w:t xml:space="preserve"> </w:t>
      </w:r>
      <w:proofErr w:type="spellStart"/>
      <w:r>
        <w:rPr>
          <w:rFonts w:eastAsia="Times New Roman"/>
          <w:color w:val="000000"/>
        </w:rPr>
        <w:t>tạo</w:t>
      </w:r>
      <w:proofErr w:type="spellEnd"/>
      <w:r>
        <w:rPr>
          <w:rFonts w:eastAsia="Times New Roman"/>
          <w:color w:val="000000"/>
        </w:rPr>
        <w:t xml:space="preserve"> </w:t>
      </w:r>
      <w:proofErr w:type="spellStart"/>
      <w:r>
        <w:rPr>
          <w:rFonts w:eastAsia="Times New Roman"/>
          <w:color w:val="000000"/>
        </w:rPr>
        <w:t>ngân</w:t>
      </w:r>
      <w:proofErr w:type="spellEnd"/>
      <w:r>
        <w:rPr>
          <w:rFonts w:eastAsia="Times New Roman"/>
          <w:color w:val="000000"/>
        </w:rPr>
        <w:t xml:space="preserve"> hang </w:t>
      </w:r>
      <w:proofErr w:type="spellStart"/>
      <w:r>
        <w:rPr>
          <w:rFonts w:eastAsia="Times New Roman"/>
          <w:color w:val="000000"/>
        </w:rPr>
        <w:t>câu</w:t>
      </w:r>
      <w:proofErr w:type="spellEnd"/>
      <w:r>
        <w:rPr>
          <w:rFonts w:eastAsia="Times New Roman"/>
          <w:color w:val="000000"/>
        </w:rPr>
        <w:t xml:space="preserve"> </w:t>
      </w:r>
      <w:proofErr w:type="spellStart"/>
      <w:r>
        <w:rPr>
          <w:rFonts w:eastAsia="Times New Roman"/>
          <w:color w:val="000000"/>
        </w:rPr>
        <w:t>hỏi</w:t>
      </w:r>
      <w:proofErr w:type="spellEnd"/>
    </w:p>
    <w:p w14:paraId="280A8BC9" w14:textId="79D767E1" w:rsidR="003C592B" w:rsidRPr="00DD2EAB" w:rsidRDefault="003449FE">
      <w:pPr>
        <w:numPr>
          <w:ilvl w:val="0"/>
          <w:numId w:val="2"/>
        </w:numPr>
        <w:pBdr>
          <w:top w:val="nil"/>
          <w:left w:val="nil"/>
          <w:bottom w:val="nil"/>
          <w:right w:val="nil"/>
          <w:between w:val="nil"/>
        </w:pBdr>
        <w:spacing w:after="0"/>
        <w:rPr>
          <w:b/>
          <w:color w:val="000000"/>
        </w:rPr>
      </w:pPr>
      <w:proofErr w:type="spellStart"/>
      <w:r>
        <w:rPr>
          <w:rFonts w:eastAsia="Times New Roman"/>
          <w:color w:val="000000"/>
        </w:rPr>
        <w:t>Thực</w:t>
      </w:r>
      <w:proofErr w:type="spellEnd"/>
      <w:r>
        <w:rPr>
          <w:rFonts w:eastAsia="Times New Roman"/>
          <w:color w:val="000000"/>
        </w:rPr>
        <w:t xml:space="preserve"> </w:t>
      </w:r>
      <w:proofErr w:type="spellStart"/>
      <w:r>
        <w:rPr>
          <w:rFonts w:eastAsia="Times New Roman"/>
          <w:color w:val="000000"/>
        </w:rPr>
        <w:t>hiện</w:t>
      </w:r>
      <w:proofErr w:type="spellEnd"/>
      <w:r>
        <w:rPr>
          <w:rFonts w:eastAsia="Times New Roman"/>
          <w:color w:val="000000"/>
        </w:rPr>
        <w:t xml:space="preserve"> </w:t>
      </w:r>
      <w:proofErr w:type="spellStart"/>
      <w:r>
        <w:rPr>
          <w:rFonts w:eastAsia="Times New Roman"/>
          <w:color w:val="000000"/>
        </w:rPr>
        <w:t>tạo</w:t>
      </w:r>
      <w:proofErr w:type="spellEnd"/>
      <w:r>
        <w:rPr>
          <w:rFonts w:eastAsia="Times New Roman"/>
          <w:color w:val="000000"/>
        </w:rPr>
        <w:t xml:space="preserve"> </w:t>
      </w:r>
      <w:proofErr w:type="spellStart"/>
      <w:r>
        <w:rPr>
          <w:rFonts w:eastAsia="Times New Roman"/>
          <w:color w:val="000000"/>
        </w:rPr>
        <w:t>các</w:t>
      </w:r>
      <w:proofErr w:type="spellEnd"/>
      <w:r>
        <w:rPr>
          <w:rFonts w:eastAsia="Times New Roman"/>
          <w:color w:val="000000"/>
        </w:rPr>
        <w:t xml:space="preserve"> </w:t>
      </w:r>
      <w:proofErr w:type="spellStart"/>
      <w:r>
        <w:rPr>
          <w:rFonts w:eastAsia="Times New Roman"/>
          <w:color w:val="000000"/>
        </w:rPr>
        <w:t>bài</w:t>
      </w:r>
      <w:proofErr w:type="spellEnd"/>
      <w:r>
        <w:rPr>
          <w:rFonts w:eastAsia="Times New Roman"/>
          <w:color w:val="000000"/>
        </w:rPr>
        <w:t xml:space="preserve"> </w:t>
      </w:r>
      <w:proofErr w:type="spellStart"/>
      <w:r>
        <w:rPr>
          <w:rFonts w:eastAsia="Times New Roman"/>
          <w:color w:val="000000"/>
        </w:rPr>
        <w:t>thi</w:t>
      </w:r>
      <w:proofErr w:type="spellEnd"/>
    </w:p>
    <w:p w14:paraId="57B92530" w14:textId="09941FD6" w:rsidR="00DD2EAB" w:rsidRDefault="00DD2EAB">
      <w:pPr>
        <w:numPr>
          <w:ilvl w:val="0"/>
          <w:numId w:val="2"/>
        </w:numPr>
        <w:pBdr>
          <w:top w:val="nil"/>
          <w:left w:val="nil"/>
          <w:bottom w:val="nil"/>
          <w:right w:val="nil"/>
          <w:between w:val="nil"/>
        </w:pBdr>
        <w:spacing w:after="0"/>
        <w:rPr>
          <w:b/>
          <w:color w:val="000000"/>
        </w:rPr>
      </w:pPr>
      <w:proofErr w:type="spellStart"/>
      <w:r>
        <w:rPr>
          <w:rFonts w:eastAsia="Times New Roman"/>
          <w:color w:val="000000"/>
        </w:rPr>
        <w:lastRenderedPageBreak/>
        <w:t>Quản</w:t>
      </w:r>
      <w:proofErr w:type="spellEnd"/>
      <w:r>
        <w:rPr>
          <w:rFonts w:eastAsia="Times New Roman"/>
          <w:color w:val="000000"/>
        </w:rPr>
        <w:t xml:space="preserve"> </w:t>
      </w:r>
      <w:proofErr w:type="spellStart"/>
      <w:r>
        <w:rPr>
          <w:rFonts w:eastAsia="Times New Roman"/>
          <w:color w:val="000000"/>
        </w:rPr>
        <w:t>lý</w:t>
      </w:r>
      <w:proofErr w:type="spellEnd"/>
      <w:r>
        <w:rPr>
          <w:rFonts w:eastAsia="Times New Roman"/>
          <w:color w:val="000000"/>
        </w:rPr>
        <w:t xml:space="preserve"> user</w:t>
      </w:r>
    </w:p>
    <w:p w14:paraId="7F9778B1" w14:textId="7CE8CD5F" w:rsidR="00A01226" w:rsidRPr="008B5BAA" w:rsidRDefault="003449FE" w:rsidP="00A01226">
      <w:pPr>
        <w:numPr>
          <w:ilvl w:val="0"/>
          <w:numId w:val="2"/>
        </w:numPr>
        <w:pBdr>
          <w:top w:val="nil"/>
          <w:left w:val="nil"/>
          <w:bottom w:val="nil"/>
          <w:right w:val="nil"/>
          <w:between w:val="nil"/>
        </w:pBdr>
        <w:rPr>
          <w:b/>
          <w:color w:val="000000"/>
        </w:rPr>
      </w:pPr>
      <w:proofErr w:type="spellStart"/>
      <w:r>
        <w:rPr>
          <w:rFonts w:eastAsia="Times New Roman"/>
          <w:color w:val="000000"/>
        </w:rPr>
        <w:t>Thực</w:t>
      </w:r>
      <w:proofErr w:type="spellEnd"/>
      <w:r>
        <w:rPr>
          <w:rFonts w:eastAsia="Times New Roman"/>
          <w:color w:val="000000"/>
        </w:rPr>
        <w:t xml:space="preserve"> </w:t>
      </w:r>
      <w:proofErr w:type="spellStart"/>
      <w:r>
        <w:rPr>
          <w:rFonts w:eastAsia="Times New Roman"/>
          <w:color w:val="000000"/>
        </w:rPr>
        <w:t>hiện</w:t>
      </w:r>
      <w:proofErr w:type="spellEnd"/>
      <w:r>
        <w:rPr>
          <w:rFonts w:eastAsia="Times New Roman"/>
          <w:color w:val="000000"/>
        </w:rPr>
        <w:t xml:space="preserve"> </w:t>
      </w:r>
      <w:proofErr w:type="spellStart"/>
      <w:r>
        <w:rPr>
          <w:rFonts w:eastAsia="Times New Roman"/>
          <w:color w:val="000000"/>
        </w:rPr>
        <w:t>phân</w:t>
      </w:r>
      <w:proofErr w:type="spellEnd"/>
      <w:r>
        <w:rPr>
          <w:rFonts w:eastAsia="Times New Roman"/>
          <w:color w:val="000000"/>
        </w:rPr>
        <w:t xml:space="preserve"> </w:t>
      </w:r>
      <w:proofErr w:type="spellStart"/>
      <w:r>
        <w:rPr>
          <w:rFonts w:eastAsia="Times New Roman"/>
          <w:color w:val="000000"/>
        </w:rPr>
        <w:t>quyền</w:t>
      </w:r>
      <w:proofErr w:type="spellEnd"/>
      <w:r>
        <w:rPr>
          <w:rFonts w:eastAsia="Times New Roman"/>
          <w:color w:val="000000"/>
        </w:rPr>
        <w:t xml:space="preserve"> user </w:t>
      </w:r>
      <w:proofErr w:type="spellStart"/>
      <w:r>
        <w:rPr>
          <w:rFonts w:eastAsia="Times New Roman"/>
          <w:color w:val="000000"/>
        </w:rPr>
        <w:t>trong</w:t>
      </w:r>
      <w:proofErr w:type="spellEnd"/>
      <w:r>
        <w:rPr>
          <w:rFonts w:eastAsia="Times New Roman"/>
          <w:color w:val="000000"/>
        </w:rPr>
        <w:t xml:space="preserve"> </w:t>
      </w:r>
      <w:proofErr w:type="spellStart"/>
      <w:r>
        <w:rPr>
          <w:rFonts w:eastAsia="Times New Roman"/>
          <w:color w:val="000000"/>
        </w:rPr>
        <w:t>hệ</w:t>
      </w:r>
      <w:proofErr w:type="spellEnd"/>
      <w:r>
        <w:rPr>
          <w:rFonts w:eastAsia="Times New Roman"/>
          <w:color w:val="000000"/>
        </w:rPr>
        <w:t xml:space="preserve"> </w:t>
      </w:r>
      <w:proofErr w:type="spellStart"/>
      <w:r>
        <w:rPr>
          <w:rFonts w:eastAsia="Times New Roman"/>
          <w:color w:val="000000"/>
        </w:rPr>
        <w:t>thống</w:t>
      </w:r>
      <w:proofErr w:type="spellEnd"/>
    </w:p>
    <w:p w14:paraId="23931CEE" w14:textId="77777777" w:rsidR="00A01226" w:rsidRDefault="00A01226" w:rsidP="00A01226">
      <w:pPr>
        <w:pBdr>
          <w:top w:val="nil"/>
          <w:left w:val="nil"/>
          <w:bottom w:val="nil"/>
          <w:right w:val="nil"/>
          <w:between w:val="nil"/>
        </w:pBdr>
        <w:rPr>
          <w:b/>
          <w:color w:val="000000"/>
        </w:rPr>
      </w:pPr>
    </w:p>
    <w:p w14:paraId="280A8BCB" w14:textId="28CA0B61" w:rsidR="003C592B" w:rsidRDefault="00AE0AC4" w:rsidP="00AE0AC4">
      <w:pPr>
        <w:pStyle w:val="Heading1"/>
        <w:jc w:val="center"/>
      </w:pPr>
      <w:bookmarkStart w:id="1376" w:name="_Toc18584477"/>
      <w:r>
        <w:t xml:space="preserve">CHƯƠNG </w:t>
      </w:r>
      <w:ins w:id="1377" w:author="Công Nguyễn Văn" w:date="2019-09-03T13:30:00Z">
        <w:r w:rsidR="008F3BFF">
          <w:t>2:</w:t>
        </w:r>
      </w:ins>
      <w:del w:id="1378" w:author="Công Nguyễn Văn" w:date="2019-09-03T13:30:00Z">
        <w:r w:rsidR="00212D8E" w:rsidDel="008F3BFF">
          <w:delText>3</w:delText>
        </w:r>
      </w:del>
      <w:ins w:id="1379" w:author="Công Nguyễn Văn" w:date="2019-09-03T13:30:00Z">
        <w:r w:rsidR="008F3BFF">
          <w:t xml:space="preserve"> </w:t>
        </w:r>
      </w:ins>
      <w:del w:id="1380" w:author="Công Nguyễn Văn" w:date="2019-09-03T13:30:00Z">
        <w:r w:rsidR="003449FE" w:rsidDel="008F3BFF">
          <w:delText>.</w:delText>
        </w:r>
      </w:del>
      <w:proofErr w:type="spellStart"/>
      <w:r w:rsidR="003449FE">
        <w:t>Phân</w:t>
      </w:r>
      <w:proofErr w:type="spellEnd"/>
      <w:r w:rsidR="003449FE">
        <w:t xml:space="preserve"> </w:t>
      </w:r>
      <w:proofErr w:type="spellStart"/>
      <w:r w:rsidR="003449FE">
        <w:t>tích</w:t>
      </w:r>
      <w:bookmarkEnd w:id="1376"/>
      <w:proofErr w:type="spellEnd"/>
    </w:p>
    <w:p w14:paraId="280A8BCC" w14:textId="1B6895B1" w:rsidR="003C592B" w:rsidRDefault="003C592B"/>
    <w:p w14:paraId="63EBA355" w14:textId="409249AF" w:rsidR="00474087" w:rsidRDefault="00474087">
      <w:pPr>
        <w:pStyle w:val="Heading2"/>
        <w:rPr>
          <w:ins w:id="1381" w:author="Công Nguyễn Văn" w:date="2019-09-03T14:01:00Z"/>
        </w:rPr>
      </w:pPr>
      <w:bookmarkStart w:id="1382" w:name="_Toc18584478"/>
      <w:ins w:id="1383" w:author="Công Nguyễn Văn" w:date="2019-09-03T14:01:00Z">
        <w:r>
          <w:t xml:space="preserve">3.1: </w:t>
        </w:r>
        <w:proofErr w:type="spellStart"/>
        <w:r>
          <w:t>Kịch</w:t>
        </w:r>
        <w:proofErr w:type="spellEnd"/>
        <w:r>
          <w:t xml:space="preserve"> </w:t>
        </w:r>
        <w:proofErr w:type="spellStart"/>
        <w:r>
          <w:t>bản</w:t>
        </w:r>
        <w:proofErr w:type="spellEnd"/>
        <w:r>
          <w:t xml:space="preserve"> </w:t>
        </w:r>
        <w:proofErr w:type="spellStart"/>
        <w:r>
          <w:t>sử</w:t>
        </w:r>
        <w:proofErr w:type="spellEnd"/>
        <w:r>
          <w:t xml:space="preserve"> </w:t>
        </w:r>
        <w:proofErr w:type="spellStart"/>
        <w:r>
          <w:t>dụng</w:t>
        </w:r>
        <w:bookmarkEnd w:id="1382"/>
        <w:proofErr w:type="spellEnd"/>
      </w:ins>
    </w:p>
    <w:p w14:paraId="141795EC" w14:textId="631EDC58" w:rsidR="00B8152D" w:rsidDel="00474087" w:rsidRDefault="00474087">
      <w:pPr>
        <w:rPr>
          <w:ins w:id="1384" w:author="Nguyen Thanh Binh" w:date="2019-09-03T09:44:00Z"/>
          <w:del w:id="1385" w:author="Công Nguyễn Văn" w:date="2019-09-03T14:01:00Z"/>
        </w:rPr>
      </w:pPr>
      <w:bookmarkStart w:id="1386" w:name="_Toc18584479"/>
      <w:ins w:id="1387" w:author="Công Nguyễn Văn" w:date="2019-09-03T14:01:00Z">
        <w:r>
          <w:t>3.1.1:</w:t>
        </w:r>
        <w:bookmarkEnd w:id="1386"/>
        <w:r>
          <w:t xml:space="preserve"> </w:t>
        </w:r>
      </w:ins>
      <w:ins w:id="1388" w:author="Nguyen Thanh Binh" w:date="2019-09-03T09:44:00Z">
        <w:del w:id="1389" w:author="Công Nguyễn Văn" w:date="2019-09-03T14:01:00Z">
          <w:r w:rsidR="00B8152D" w:rsidDel="00474087">
            <w:delText>Kịch bản sử dụng</w:delText>
          </w:r>
        </w:del>
      </w:ins>
    </w:p>
    <w:p w14:paraId="16436E56" w14:textId="48935EC9" w:rsidR="00BC4D30" w:rsidRPr="00474087" w:rsidRDefault="00BC4D30">
      <w:pPr>
        <w:pStyle w:val="Heading3"/>
        <w:rPr>
          <w:rPrChange w:id="1390" w:author="Công Nguyễn Văn" w:date="2019-09-03T14:01:00Z">
            <w:rPr/>
          </w:rPrChange>
        </w:rPr>
        <w:pPrChange w:id="1391" w:author="Công Nguyễn Văn" w:date="2019-09-03T14:02:00Z">
          <w:pPr/>
        </w:pPrChange>
      </w:pPr>
      <w:bookmarkStart w:id="1392" w:name="_Toc18584480"/>
      <w:proofErr w:type="spellStart"/>
      <w:r w:rsidRPr="00D509C3">
        <w:t>Sơ</w:t>
      </w:r>
      <w:proofErr w:type="spellEnd"/>
      <w:r w:rsidRPr="00D509C3">
        <w:t xml:space="preserve"> </w:t>
      </w:r>
      <w:proofErr w:type="spellStart"/>
      <w:r w:rsidRPr="00D509C3">
        <w:t>đồ</w:t>
      </w:r>
      <w:proofErr w:type="spellEnd"/>
      <w:r w:rsidRPr="00D509C3">
        <w:t xml:space="preserve"> </w:t>
      </w:r>
      <w:proofErr w:type="spellStart"/>
      <w:ins w:id="1393" w:author="Nguyen Thanh Binh" w:date="2019-09-03T09:45:00Z">
        <w:r w:rsidR="007E5F92" w:rsidRPr="00D509C3">
          <w:t>kị</w:t>
        </w:r>
        <w:r w:rsidR="007E5F92" w:rsidRPr="00474087">
          <w:rPr>
            <w:rPrChange w:id="1394" w:author="Công Nguyễn Văn" w:date="2019-09-03T14:01:00Z">
              <w:rPr/>
            </w:rPrChange>
          </w:rPr>
          <w:t>ch</w:t>
        </w:r>
        <w:proofErr w:type="spellEnd"/>
        <w:r w:rsidR="007E5F92" w:rsidRPr="00474087">
          <w:rPr>
            <w:rPrChange w:id="1395" w:author="Công Nguyễn Văn" w:date="2019-09-03T14:01:00Z">
              <w:rPr/>
            </w:rPrChange>
          </w:rPr>
          <w:t xml:space="preserve"> </w:t>
        </w:r>
        <w:proofErr w:type="spellStart"/>
        <w:r w:rsidR="007E5F92" w:rsidRPr="00474087">
          <w:rPr>
            <w:rPrChange w:id="1396" w:author="Công Nguyễn Văn" w:date="2019-09-03T14:01:00Z">
              <w:rPr/>
            </w:rPrChange>
          </w:rPr>
          <w:t>bản</w:t>
        </w:r>
        <w:proofErr w:type="spellEnd"/>
        <w:r w:rsidR="007E5F92" w:rsidRPr="00474087">
          <w:rPr>
            <w:rPrChange w:id="1397" w:author="Công Nguyễn Văn" w:date="2019-09-03T14:01:00Z">
              <w:rPr/>
            </w:rPrChange>
          </w:rPr>
          <w:t xml:space="preserve"> </w:t>
        </w:r>
        <w:proofErr w:type="spellStart"/>
        <w:r w:rsidR="007E5F92" w:rsidRPr="00474087">
          <w:rPr>
            <w:rPrChange w:id="1398" w:author="Công Nguyễn Văn" w:date="2019-09-03T14:01:00Z">
              <w:rPr/>
            </w:rPrChange>
          </w:rPr>
          <w:t>sử</w:t>
        </w:r>
        <w:proofErr w:type="spellEnd"/>
        <w:r w:rsidR="007E5F92" w:rsidRPr="00474087">
          <w:rPr>
            <w:rPrChange w:id="1399" w:author="Công Nguyễn Văn" w:date="2019-09-03T14:01:00Z">
              <w:rPr/>
            </w:rPrChange>
          </w:rPr>
          <w:t xml:space="preserve"> </w:t>
        </w:r>
        <w:proofErr w:type="spellStart"/>
        <w:r w:rsidR="007E5F92" w:rsidRPr="00474087">
          <w:rPr>
            <w:rPrChange w:id="1400" w:author="Công Nguyễn Văn" w:date="2019-09-03T14:01:00Z">
              <w:rPr/>
            </w:rPrChange>
          </w:rPr>
          <w:t>dụng</w:t>
        </w:r>
        <w:bookmarkEnd w:id="1392"/>
        <w:proofErr w:type="spellEnd"/>
        <w:r w:rsidR="007E5F92" w:rsidRPr="00474087">
          <w:rPr>
            <w:rPrChange w:id="1401" w:author="Công Nguyễn Văn" w:date="2019-09-03T14:01:00Z">
              <w:rPr/>
            </w:rPrChange>
          </w:rPr>
          <w:t xml:space="preserve"> </w:t>
        </w:r>
      </w:ins>
      <w:del w:id="1402" w:author="Nguyen Thanh Binh" w:date="2019-09-03T09:45:00Z">
        <w:r w:rsidRPr="00474087" w:rsidDel="007E5F92">
          <w:rPr>
            <w:rPrChange w:id="1403" w:author="Công Nguyễn Văn" w:date="2019-09-03T14:01:00Z">
              <w:rPr/>
            </w:rPrChange>
          </w:rPr>
          <w:delText xml:space="preserve">use case </w:delText>
        </w:r>
      </w:del>
      <w:del w:id="1404" w:author="Nguyen Thanh Binh" w:date="2019-09-03T09:44:00Z">
        <w:r w:rsidRPr="00474087" w:rsidDel="00B8152D">
          <w:rPr>
            <w:rPrChange w:id="1405" w:author="Công Nguyễn Văn" w:date="2019-09-03T14:01:00Z">
              <w:rPr/>
            </w:rPrChange>
          </w:rPr>
          <w:delText>diagram</w:delText>
        </w:r>
      </w:del>
      <w:ins w:id="1406" w:author="Nguyen Thanh Binh" w:date="2019-09-03T09:46:00Z">
        <w:r w:rsidR="007E5F92" w:rsidRPr="00474087">
          <w:rPr>
            <w:rPrChange w:id="1407" w:author="Công Nguyễn Văn" w:date="2019-09-03T14:01:00Z">
              <w:rPr/>
            </w:rPrChange>
          </w:rPr>
          <w:t xml:space="preserve"> </w:t>
        </w:r>
        <w:del w:id="1408" w:author="Công Nguyễn Văn" w:date="2019-09-03T14:00:00Z">
          <w:r w:rsidR="007E5F92" w:rsidRPr="00474087" w:rsidDel="00474087">
            <w:rPr>
              <w:rPrChange w:id="1409" w:author="Công Nguyễn Văn" w:date="2019-09-03T14:01:00Z">
                <w:rPr/>
              </w:rPrChange>
            </w:rPr>
            <w:delText>(sửa lại)</w:delText>
          </w:r>
        </w:del>
      </w:ins>
    </w:p>
    <w:p w14:paraId="588ACACD" w14:textId="1A7AB214" w:rsidR="00123C5E" w:rsidRDefault="003449FE">
      <w:pPr>
        <w:keepNext/>
        <w:jc w:val="center"/>
        <w:pPrChange w:id="1410" w:author="Công Nguyễn Văn" w:date="2019-09-03T14:58:00Z">
          <w:pPr>
            <w:keepNext/>
          </w:pPr>
        </w:pPrChange>
      </w:pPr>
      <w:del w:id="1411" w:author="Công Nguyễn Văn" w:date="2019-09-03T14:57:00Z">
        <w:r w:rsidDel="00D67AB6">
          <w:rPr>
            <w:noProof/>
          </w:rPr>
          <w:drawing>
            <wp:inline distT="0" distB="0" distL="0" distR="0" wp14:anchorId="280A91F4" wp14:editId="66503574">
              <wp:extent cx="5580380" cy="3887470"/>
              <wp:effectExtent l="0" t="0" r="0" b="0"/>
              <wp:docPr id="72" name="image28.jpg" descr="C:\Users\user\Desktop\usecase_final.jpg"/>
              <wp:cNvGraphicFramePr/>
              <a:graphic xmlns:a="http://schemas.openxmlformats.org/drawingml/2006/main">
                <a:graphicData uri="http://schemas.openxmlformats.org/drawingml/2006/picture">
                  <pic:pic xmlns:pic="http://schemas.openxmlformats.org/drawingml/2006/picture">
                    <pic:nvPicPr>
                      <pic:cNvPr id="0" name="image28.jpg" descr="C:\Users\user\Desktop\usecase_final.jpg"/>
                      <pic:cNvPicPr preferRelativeResize="0"/>
                    </pic:nvPicPr>
                    <pic:blipFill>
                      <a:blip r:embed="rId15"/>
                      <a:srcRect/>
                      <a:stretch>
                        <a:fillRect/>
                      </a:stretch>
                    </pic:blipFill>
                    <pic:spPr>
                      <a:xfrm>
                        <a:off x="0" y="0"/>
                        <a:ext cx="5580380" cy="3887470"/>
                      </a:xfrm>
                      <a:prstGeom prst="rect">
                        <a:avLst/>
                      </a:prstGeom>
                      <a:ln/>
                    </pic:spPr>
                  </pic:pic>
                </a:graphicData>
              </a:graphic>
            </wp:inline>
          </w:drawing>
        </w:r>
      </w:del>
      <w:ins w:id="1412" w:author="Công Nguyễn Văn" w:date="2019-09-04T10:32:00Z">
        <w:r w:rsidR="001A2D38">
          <w:rPr>
            <w:noProof/>
          </w:rPr>
          <w:drawing>
            <wp:inline distT="0" distB="0" distL="0" distR="0" wp14:anchorId="700E7BFC" wp14:editId="64669285">
              <wp:extent cx="5760720" cy="3938905"/>
              <wp:effectExtent l="0" t="0" r="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secas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38905"/>
                      </a:xfrm>
                      <a:prstGeom prst="rect">
                        <a:avLst/>
                      </a:prstGeom>
                    </pic:spPr>
                  </pic:pic>
                </a:graphicData>
              </a:graphic>
            </wp:inline>
          </w:drawing>
        </w:r>
      </w:ins>
    </w:p>
    <w:p w14:paraId="280A8BCD" w14:textId="1892307E" w:rsidR="003C592B" w:rsidDel="00B8152D" w:rsidRDefault="00123C5E" w:rsidP="00123C5E">
      <w:pPr>
        <w:pStyle w:val="Caption"/>
        <w:rPr>
          <w:del w:id="1413" w:author="Nguyen Thanh Binh" w:date="2019-09-03T09:43:00Z"/>
        </w:rPr>
      </w:pPr>
      <w:del w:id="1414" w:author="Nguyen Thanh Binh" w:date="2019-09-03T09:43:00Z">
        <w:r w:rsidDel="00B8152D">
          <w:delText xml:space="preserve">Hình 4 </w:delText>
        </w:r>
        <w:r w:rsidR="00B8152D" w:rsidDel="00B8152D">
          <w:rPr>
            <w:i w:val="0"/>
            <w:iCs w:val="0"/>
          </w:rPr>
          <w:fldChar w:fldCharType="begin"/>
        </w:r>
        <w:r w:rsidR="00B8152D" w:rsidDel="00B8152D">
          <w:delInstrText xml:space="preserve"> SEQ Hình_4 \* ARABIC </w:delInstrText>
        </w:r>
        <w:r w:rsidR="00B8152D" w:rsidDel="00B8152D">
          <w:rPr>
            <w:i w:val="0"/>
            <w:iCs w:val="0"/>
          </w:rPr>
          <w:fldChar w:fldCharType="separate"/>
        </w:r>
        <w:r w:rsidDel="00B8152D">
          <w:rPr>
            <w:noProof/>
          </w:rPr>
          <w:delText>1</w:delText>
        </w:r>
        <w:r w:rsidR="00B8152D" w:rsidDel="00B8152D">
          <w:rPr>
            <w:i w:val="0"/>
            <w:iCs w:val="0"/>
            <w:noProof/>
          </w:rPr>
          <w:fldChar w:fldCharType="end"/>
        </w:r>
        <w:r w:rsidDel="00B8152D">
          <w:delText>Sơ đồ use case diagram</w:delText>
        </w:r>
      </w:del>
    </w:p>
    <w:p w14:paraId="280A8BCE" w14:textId="3B5B222C" w:rsidR="003C592B" w:rsidRDefault="00D65C75" w:rsidP="00C10112">
      <w:pPr>
        <w:jc w:val="center"/>
      </w:pPr>
      <w:proofErr w:type="spellStart"/>
      <w:r>
        <w:t>Hình</w:t>
      </w:r>
      <w:proofErr w:type="spellEnd"/>
      <w:r>
        <w:t xml:space="preserve"> 4:</w:t>
      </w:r>
      <w:r w:rsidR="003449FE">
        <w:t xml:space="preserve">Sơ </w:t>
      </w:r>
      <w:proofErr w:type="spellStart"/>
      <w:r w:rsidR="003449FE">
        <w:t>đồ</w:t>
      </w:r>
      <w:proofErr w:type="spellEnd"/>
      <w:r w:rsidR="003449FE">
        <w:t xml:space="preserve"> use case </w:t>
      </w:r>
      <w:del w:id="1415" w:author="Nguyen Thanh Binh" w:date="2019-09-03T09:44:00Z">
        <w:r w:rsidR="00BC4D30" w:rsidDel="00B8152D">
          <w:delText>diagram</w:delText>
        </w:r>
      </w:del>
    </w:p>
    <w:p w14:paraId="280A8BCF" w14:textId="11A64BFA" w:rsidR="003C592B" w:rsidRDefault="00212D8E">
      <w:pPr>
        <w:pStyle w:val="Heading3"/>
        <w:pPrChange w:id="1416" w:author="Công Nguyễn Văn" w:date="2019-09-03T14:02:00Z">
          <w:pPr>
            <w:pStyle w:val="Heading2"/>
          </w:pPr>
        </w:pPrChange>
      </w:pPr>
      <w:bookmarkStart w:id="1417" w:name="_Toc18584481"/>
      <w:r>
        <w:t>3</w:t>
      </w:r>
      <w:r w:rsidR="003449FE">
        <w:t>.1</w:t>
      </w:r>
      <w:ins w:id="1418" w:author="Công Nguyễn Văn" w:date="2019-09-03T14:01:00Z">
        <w:r w:rsidR="00474087">
          <w:t>.2</w:t>
        </w:r>
      </w:ins>
      <w:r w:rsidR="003449FE">
        <w:t xml:space="preserve">: </w:t>
      </w:r>
      <w:proofErr w:type="spellStart"/>
      <w:ins w:id="1419" w:author="Nguyen Thanh Binh" w:date="2019-09-03T09:44:00Z">
        <w:r w:rsidR="00B8152D">
          <w:t>Mô</w:t>
        </w:r>
        <w:proofErr w:type="spellEnd"/>
        <w:r w:rsidR="00B8152D">
          <w:t xml:space="preserve"> </w:t>
        </w:r>
        <w:proofErr w:type="spellStart"/>
        <w:r w:rsidR="00B8152D">
          <w:t>tả</w:t>
        </w:r>
        <w:proofErr w:type="spellEnd"/>
        <w:r w:rsidR="00B8152D">
          <w:t xml:space="preserve"> </w:t>
        </w:r>
      </w:ins>
      <w:proofErr w:type="spellStart"/>
      <w:ins w:id="1420" w:author="Công Nguyễn Văn" w:date="2019-09-03T14:00:00Z">
        <w:r w:rsidR="00474087">
          <w:t>k</w:t>
        </w:r>
      </w:ins>
      <w:del w:id="1421" w:author="Công Nguyễn Văn" w:date="2019-09-03T14:00:00Z">
        <w:r w:rsidR="003449FE" w:rsidDel="00474087">
          <w:delText>K</w:delText>
        </w:r>
      </w:del>
      <w:r w:rsidR="003449FE">
        <w:t>ịch</w:t>
      </w:r>
      <w:proofErr w:type="spellEnd"/>
      <w:r w:rsidR="003449FE">
        <w:t xml:space="preserve"> </w:t>
      </w:r>
      <w:proofErr w:type="spellStart"/>
      <w:r w:rsidR="003449FE">
        <w:t>bản</w:t>
      </w:r>
      <w:proofErr w:type="spellEnd"/>
      <w:r w:rsidR="003449FE">
        <w:t xml:space="preserve"> </w:t>
      </w:r>
      <w:proofErr w:type="spellStart"/>
      <w:r w:rsidR="003449FE">
        <w:t>sử</w:t>
      </w:r>
      <w:proofErr w:type="spellEnd"/>
      <w:r w:rsidR="003449FE">
        <w:t xml:space="preserve"> </w:t>
      </w:r>
      <w:proofErr w:type="spellStart"/>
      <w:r w:rsidR="003449FE">
        <w:t>dụng</w:t>
      </w:r>
      <w:bookmarkEnd w:id="1417"/>
      <w:proofErr w:type="spellEnd"/>
    </w:p>
    <w:p w14:paraId="280A8BD0" w14:textId="77777777" w:rsidR="003C592B" w:rsidRDefault="003449FE">
      <w:pPr>
        <w:pStyle w:val="Heading3"/>
      </w:pPr>
      <w:bookmarkStart w:id="1422" w:name="_Toc18584482"/>
      <w:r>
        <w:t>UC1:Register</w:t>
      </w:r>
      <w:bookmarkEnd w:id="1422"/>
    </w:p>
    <w:tbl>
      <w:tblPr>
        <w:tblStyle w:val="a1"/>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BD4" w14:textId="77777777">
        <w:trPr>
          <w:trHeight w:val="480"/>
          <w:jc w:val="center"/>
        </w:trPr>
        <w:tc>
          <w:tcPr>
            <w:tcW w:w="6315" w:type="dxa"/>
            <w:gridSpan w:val="3"/>
          </w:tcPr>
          <w:p w14:paraId="280A8BD1" w14:textId="77777777" w:rsidR="003C592B" w:rsidRDefault="003449FE">
            <w:pPr>
              <w:rPr>
                <w:sz w:val="26"/>
                <w:szCs w:val="26"/>
              </w:rPr>
            </w:pPr>
            <w:r>
              <w:rPr>
                <w:sz w:val="26"/>
                <w:szCs w:val="26"/>
              </w:rPr>
              <w:t>Use Case: Register</w:t>
            </w:r>
          </w:p>
        </w:tc>
        <w:tc>
          <w:tcPr>
            <w:tcW w:w="900" w:type="dxa"/>
            <w:shd w:val="clear" w:color="auto" w:fill="auto"/>
          </w:tcPr>
          <w:p w14:paraId="280A8BD2" w14:textId="77777777" w:rsidR="003C592B" w:rsidRDefault="003449FE">
            <w:pPr>
              <w:rPr>
                <w:sz w:val="26"/>
                <w:szCs w:val="26"/>
              </w:rPr>
            </w:pPr>
            <w:r>
              <w:rPr>
                <w:sz w:val="26"/>
                <w:szCs w:val="26"/>
              </w:rPr>
              <w:t>ID:1</w:t>
            </w:r>
          </w:p>
        </w:tc>
        <w:tc>
          <w:tcPr>
            <w:tcW w:w="1470" w:type="dxa"/>
            <w:shd w:val="clear" w:color="auto" w:fill="auto"/>
          </w:tcPr>
          <w:p w14:paraId="280A8BD3" w14:textId="77777777" w:rsidR="003C592B" w:rsidRDefault="003449FE">
            <w:pPr>
              <w:rPr>
                <w:sz w:val="26"/>
                <w:szCs w:val="26"/>
              </w:rPr>
            </w:pPr>
            <w:r>
              <w:rPr>
                <w:sz w:val="26"/>
                <w:szCs w:val="26"/>
              </w:rPr>
              <w:t>Importance Level: High</w:t>
            </w:r>
          </w:p>
        </w:tc>
      </w:tr>
      <w:tr w:rsidR="003C592B" w14:paraId="280A8BD7" w14:textId="77777777">
        <w:trPr>
          <w:trHeight w:val="480"/>
          <w:jc w:val="center"/>
        </w:trPr>
        <w:tc>
          <w:tcPr>
            <w:tcW w:w="3945" w:type="dxa"/>
            <w:gridSpan w:val="2"/>
          </w:tcPr>
          <w:p w14:paraId="280A8BD5" w14:textId="77777777" w:rsidR="003C592B" w:rsidRDefault="003449FE">
            <w:pPr>
              <w:rPr>
                <w:sz w:val="26"/>
                <w:szCs w:val="26"/>
              </w:rPr>
            </w:pPr>
            <w:r>
              <w:rPr>
                <w:sz w:val="26"/>
                <w:szCs w:val="26"/>
              </w:rPr>
              <w:t>Primary Actor: User</w:t>
            </w:r>
          </w:p>
        </w:tc>
        <w:tc>
          <w:tcPr>
            <w:tcW w:w="4740" w:type="dxa"/>
            <w:gridSpan w:val="3"/>
            <w:shd w:val="clear" w:color="auto" w:fill="auto"/>
          </w:tcPr>
          <w:p w14:paraId="280A8BD6" w14:textId="77777777" w:rsidR="003C592B" w:rsidRDefault="003449FE">
            <w:pPr>
              <w:rPr>
                <w:sz w:val="26"/>
                <w:szCs w:val="26"/>
              </w:rPr>
            </w:pPr>
            <w:r>
              <w:rPr>
                <w:sz w:val="26"/>
                <w:szCs w:val="26"/>
              </w:rPr>
              <w:t>User Case Type: Essential</w:t>
            </w:r>
          </w:p>
        </w:tc>
      </w:tr>
      <w:tr w:rsidR="003C592B" w14:paraId="280A8BDA" w14:textId="77777777">
        <w:trPr>
          <w:trHeight w:val="1520"/>
          <w:jc w:val="center"/>
        </w:trPr>
        <w:tc>
          <w:tcPr>
            <w:tcW w:w="8685" w:type="dxa"/>
            <w:gridSpan w:val="5"/>
          </w:tcPr>
          <w:p w14:paraId="280A8BD8" w14:textId="77777777" w:rsidR="003C592B" w:rsidRDefault="003449FE">
            <w:pPr>
              <w:rPr>
                <w:sz w:val="26"/>
                <w:szCs w:val="26"/>
              </w:rPr>
            </w:pPr>
            <w:r>
              <w:rPr>
                <w:sz w:val="26"/>
                <w:szCs w:val="26"/>
              </w:rPr>
              <w:lastRenderedPageBreak/>
              <w:t>Stakeholders and Interests:</w:t>
            </w:r>
          </w:p>
          <w:p w14:paraId="49A6B8C9" w14:textId="77777777" w:rsidR="003C592B" w:rsidRDefault="003449FE">
            <w:pPr>
              <w:rPr>
                <w:sz w:val="26"/>
                <w:szCs w:val="26"/>
              </w:rPr>
            </w:pPr>
            <w:r>
              <w:rPr>
                <w:sz w:val="26"/>
                <w:szCs w:val="26"/>
              </w:rPr>
              <w:t xml:space="preserve">    </w:t>
            </w:r>
            <w:r w:rsidR="000935FB">
              <w:rPr>
                <w:sz w:val="26"/>
                <w:szCs w:val="26"/>
              </w:rPr>
              <w:t>-</w:t>
            </w:r>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w:t>
            </w:r>
            <w:r w:rsidR="000935FB">
              <w:rPr>
                <w:sz w:val="26"/>
                <w:szCs w:val="26"/>
              </w:rPr>
              <w:t xml:space="preserve"> </w:t>
            </w:r>
            <w:proofErr w:type="spellStart"/>
            <w:r w:rsidR="000935FB">
              <w:rPr>
                <w:sz w:val="26"/>
                <w:szCs w:val="26"/>
              </w:rPr>
              <w:t>muốn</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tham</w:t>
            </w:r>
            <w:proofErr w:type="spellEnd"/>
            <w:r>
              <w:rPr>
                <w:sz w:val="26"/>
                <w:szCs w:val="26"/>
              </w:rPr>
              <w:t xml:space="preserve"> </w:t>
            </w:r>
            <w:proofErr w:type="spellStart"/>
            <w:r>
              <w:rPr>
                <w:sz w:val="26"/>
                <w:szCs w:val="26"/>
              </w:rPr>
              <w:t>gia</w:t>
            </w:r>
            <w:proofErr w:type="spellEnd"/>
            <w:r>
              <w:rPr>
                <w:sz w:val="26"/>
                <w:szCs w:val="26"/>
              </w:rPr>
              <w:t xml:space="preserve"> test</w:t>
            </w:r>
          </w:p>
          <w:p w14:paraId="280A8BD9" w14:textId="678EF131" w:rsidR="000935FB" w:rsidRDefault="000935FB">
            <w:pPr>
              <w:rPr>
                <w:sz w:val="26"/>
                <w:szCs w:val="26"/>
              </w:rPr>
            </w:pPr>
            <w:r>
              <w:rPr>
                <w:sz w:val="26"/>
                <w:szCs w:val="26"/>
              </w:rPr>
              <w:t xml:space="preserve">    -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qua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thi</w:t>
            </w:r>
            <w:proofErr w:type="spellEnd"/>
            <w:r>
              <w:rPr>
                <w:sz w:val="26"/>
                <w:szCs w:val="26"/>
              </w:rPr>
              <w:t xml:space="preserve"> test</w:t>
            </w:r>
          </w:p>
        </w:tc>
      </w:tr>
      <w:tr w:rsidR="003C592B" w14:paraId="280A8BDC" w14:textId="77777777">
        <w:trPr>
          <w:trHeight w:val="780"/>
          <w:jc w:val="center"/>
        </w:trPr>
        <w:tc>
          <w:tcPr>
            <w:tcW w:w="8685" w:type="dxa"/>
            <w:gridSpan w:val="5"/>
          </w:tcPr>
          <w:p w14:paraId="280A8BDB" w14:textId="687192EC" w:rsidR="003C592B" w:rsidRDefault="003449FE">
            <w:pPr>
              <w:rPr>
                <w:sz w:val="26"/>
                <w:szCs w:val="26"/>
              </w:rPr>
            </w:pPr>
            <w:r>
              <w:rPr>
                <w:sz w:val="26"/>
                <w:szCs w:val="26"/>
              </w:rPr>
              <w:t xml:space="preserve">Brief Description: </w:t>
            </w:r>
            <w:proofErr w:type="spellStart"/>
            <w:r>
              <w:rPr>
                <w:sz w:val="26"/>
                <w:szCs w:val="26"/>
              </w:rPr>
              <w:t>Đăng</w:t>
            </w:r>
            <w:proofErr w:type="spellEnd"/>
            <w:r>
              <w:rPr>
                <w:sz w:val="26"/>
                <w:szCs w:val="26"/>
              </w:rPr>
              <w:t xml:space="preserve"> </w:t>
            </w:r>
            <w:proofErr w:type="spellStart"/>
            <w:r>
              <w:rPr>
                <w:sz w:val="26"/>
                <w:szCs w:val="26"/>
              </w:rPr>
              <w:t>kí</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sidR="000935FB">
              <w:rPr>
                <w:sz w:val="26"/>
                <w:szCs w:val="26"/>
              </w:rPr>
              <w:t xml:space="preserve"> </w:t>
            </w:r>
            <w:proofErr w:type="spellStart"/>
            <w:r w:rsidR="000935FB">
              <w:rPr>
                <w:sz w:val="26"/>
                <w:szCs w:val="26"/>
              </w:rPr>
              <w:t>cho</w:t>
            </w:r>
            <w:proofErr w:type="spellEnd"/>
            <w:r w:rsidR="000935FB">
              <w:rPr>
                <w:sz w:val="26"/>
                <w:szCs w:val="26"/>
              </w:rPr>
              <w:t xml:space="preserve"> </w:t>
            </w:r>
            <w:proofErr w:type="spellStart"/>
            <w:r w:rsidR="000935FB">
              <w:rPr>
                <w:sz w:val="26"/>
                <w:szCs w:val="26"/>
              </w:rPr>
              <w:t>nhân</w:t>
            </w:r>
            <w:proofErr w:type="spellEnd"/>
            <w:r w:rsidR="000935FB">
              <w:rPr>
                <w:sz w:val="26"/>
                <w:szCs w:val="26"/>
              </w:rPr>
              <w:t xml:space="preserve"> </w:t>
            </w:r>
            <w:proofErr w:type="spellStart"/>
            <w:r w:rsidR="000935FB">
              <w:rPr>
                <w:sz w:val="26"/>
                <w:szCs w:val="26"/>
              </w:rPr>
              <w:t>viên</w:t>
            </w:r>
            <w:proofErr w:type="spellEnd"/>
            <w:r w:rsidR="000935FB">
              <w:rPr>
                <w:sz w:val="26"/>
                <w:szCs w:val="26"/>
              </w:rPr>
              <w:t xml:space="preserve"> </w:t>
            </w:r>
            <w:proofErr w:type="spellStart"/>
            <w:r w:rsidR="000935FB">
              <w:rPr>
                <w:sz w:val="26"/>
                <w:szCs w:val="26"/>
              </w:rPr>
              <w:t>trong</w:t>
            </w:r>
            <w:proofErr w:type="spellEnd"/>
            <w:r w:rsidR="000935FB">
              <w:rPr>
                <w:sz w:val="26"/>
                <w:szCs w:val="26"/>
              </w:rPr>
              <w:t xml:space="preserve"> </w:t>
            </w:r>
            <w:proofErr w:type="spellStart"/>
            <w:r w:rsidR="000935FB">
              <w:rPr>
                <w:sz w:val="26"/>
                <w:szCs w:val="26"/>
              </w:rPr>
              <w:t>công</w:t>
            </w:r>
            <w:proofErr w:type="spellEnd"/>
            <w:r w:rsidR="000935FB">
              <w:rPr>
                <w:sz w:val="26"/>
                <w:szCs w:val="26"/>
              </w:rPr>
              <w:t xml:space="preserve"> ty</w:t>
            </w:r>
          </w:p>
        </w:tc>
      </w:tr>
      <w:tr w:rsidR="003C592B" w14:paraId="280A8BDF" w14:textId="77777777">
        <w:trPr>
          <w:trHeight w:val="720"/>
          <w:jc w:val="center"/>
        </w:trPr>
        <w:tc>
          <w:tcPr>
            <w:tcW w:w="1365" w:type="dxa"/>
          </w:tcPr>
          <w:p w14:paraId="280A8BDD" w14:textId="77777777" w:rsidR="003C592B" w:rsidRDefault="003449FE">
            <w:pPr>
              <w:rPr>
                <w:sz w:val="26"/>
                <w:szCs w:val="26"/>
              </w:rPr>
            </w:pPr>
            <w:r>
              <w:rPr>
                <w:sz w:val="26"/>
                <w:szCs w:val="26"/>
              </w:rPr>
              <w:t>Trigger:</w:t>
            </w:r>
          </w:p>
        </w:tc>
        <w:tc>
          <w:tcPr>
            <w:tcW w:w="7320" w:type="dxa"/>
            <w:gridSpan w:val="4"/>
            <w:shd w:val="clear" w:color="auto" w:fill="auto"/>
          </w:tcPr>
          <w:p w14:paraId="280A8BDE" w14:textId="77777777" w:rsidR="003C592B" w:rsidRDefault="003449FE">
            <w:pPr>
              <w:rPr>
                <w:sz w:val="26"/>
                <w:szCs w:val="26"/>
              </w:rPr>
            </w:pP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p>
        </w:tc>
      </w:tr>
      <w:tr w:rsidR="003C592B" w14:paraId="280A8BE2" w14:textId="77777777">
        <w:trPr>
          <w:trHeight w:val="780"/>
          <w:jc w:val="center"/>
        </w:trPr>
        <w:tc>
          <w:tcPr>
            <w:tcW w:w="1365" w:type="dxa"/>
          </w:tcPr>
          <w:p w14:paraId="280A8BE0" w14:textId="77777777" w:rsidR="003C592B" w:rsidRDefault="003449FE">
            <w:pPr>
              <w:rPr>
                <w:sz w:val="26"/>
                <w:szCs w:val="26"/>
              </w:rPr>
            </w:pPr>
            <w:r>
              <w:rPr>
                <w:sz w:val="26"/>
                <w:szCs w:val="26"/>
              </w:rPr>
              <w:t>Type:</w:t>
            </w:r>
          </w:p>
        </w:tc>
        <w:tc>
          <w:tcPr>
            <w:tcW w:w="7320" w:type="dxa"/>
            <w:gridSpan w:val="4"/>
            <w:shd w:val="clear" w:color="auto" w:fill="auto"/>
          </w:tcPr>
          <w:p w14:paraId="280A8BE1" w14:textId="77777777" w:rsidR="003C592B" w:rsidRDefault="003449FE">
            <w:pPr>
              <w:rPr>
                <w:sz w:val="26"/>
                <w:szCs w:val="26"/>
              </w:rPr>
            </w:pPr>
            <w:r>
              <w:rPr>
                <w:sz w:val="26"/>
                <w:szCs w:val="26"/>
              </w:rPr>
              <w:t>External</w:t>
            </w:r>
          </w:p>
        </w:tc>
      </w:tr>
      <w:tr w:rsidR="003C592B" w14:paraId="280A8BE4" w14:textId="77777777">
        <w:trPr>
          <w:trHeight w:val="640"/>
          <w:jc w:val="center"/>
        </w:trPr>
        <w:tc>
          <w:tcPr>
            <w:tcW w:w="8685" w:type="dxa"/>
            <w:gridSpan w:val="5"/>
          </w:tcPr>
          <w:p w14:paraId="280A8BE3" w14:textId="45651C4E" w:rsidR="003C592B" w:rsidRDefault="003449FE">
            <w:pPr>
              <w:rPr>
                <w:sz w:val="26"/>
                <w:szCs w:val="26"/>
              </w:rPr>
            </w:pPr>
            <w:r>
              <w:rPr>
                <w:sz w:val="26"/>
                <w:szCs w:val="26"/>
              </w:rPr>
              <w:t>Relationships:</w:t>
            </w:r>
            <w:r w:rsidR="000935FB">
              <w:rPr>
                <w:sz w:val="26"/>
                <w:szCs w:val="26"/>
              </w:rPr>
              <w:t xml:space="preserve"> </w:t>
            </w:r>
            <w:del w:id="1423" w:author="Công Nguyễn Văn" w:date="2019-09-03T15:01:00Z">
              <w:r w:rsidR="000935FB" w:rsidDel="009C61BC">
                <w:rPr>
                  <w:sz w:val="26"/>
                  <w:szCs w:val="26"/>
                </w:rPr>
                <w:delText>Login</w:delText>
              </w:r>
            </w:del>
          </w:p>
        </w:tc>
      </w:tr>
      <w:tr w:rsidR="003C592B" w14:paraId="280A8BE7" w14:textId="77777777">
        <w:trPr>
          <w:trHeight w:val="880"/>
          <w:jc w:val="center"/>
        </w:trPr>
        <w:tc>
          <w:tcPr>
            <w:tcW w:w="8685" w:type="dxa"/>
            <w:gridSpan w:val="5"/>
          </w:tcPr>
          <w:p w14:paraId="280A8BE5" w14:textId="6ACCAEA2" w:rsidR="003C592B" w:rsidRDefault="003449FE">
            <w:pPr>
              <w:rPr>
                <w:sz w:val="26"/>
                <w:szCs w:val="26"/>
              </w:rPr>
            </w:pPr>
            <w:r>
              <w:rPr>
                <w:sz w:val="26"/>
                <w:szCs w:val="26"/>
              </w:rPr>
              <w:t xml:space="preserve">Association: </w:t>
            </w:r>
            <w:proofErr w:type="spellStart"/>
            <w:r w:rsidR="000935FB">
              <w:rPr>
                <w:sz w:val="26"/>
                <w:szCs w:val="26"/>
              </w:rPr>
              <w:t>nhân</w:t>
            </w:r>
            <w:proofErr w:type="spellEnd"/>
            <w:r w:rsidR="000935FB">
              <w:rPr>
                <w:sz w:val="26"/>
                <w:szCs w:val="26"/>
              </w:rPr>
              <w:t xml:space="preserve"> </w:t>
            </w:r>
            <w:proofErr w:type="spellStart"/>
            <w:r w:rsidR="000935FB">
              <w:rPr>
                <w:sz w:val="26"/>
                <w:szCs w:val="26"/>
              </w:rPr>
              <w:t>viên</w:t>
            </w:r>
            <w:proofErr w:type="spellEnd"/>
          </w:p>
          <w:p w14:paraId="280A8BE6" w14:textId="77777777" w:rsidR="003C592B" w:rsidRDefault="003C592B">
            <w:pPr>
              <w:rPr>
                <w:sz w:val="26"/>
                <w:szCs w:val="26"/>
              </w:rPr>
            </w:pPr>
          </w:p>
        </w:tc>
      </w:tr>
      <w:tr w:rsidR="003C592B" w14:paraId="280A8BEC" w14:textId="77777777">
        <w:trPr>
          <w:trHeight w:val="1640"/>
          <w:jc w:val="center"/>
        </w:trPr>
        <w:tc>
          <w:tcPr>
            <w:tcW w:w="8685" w:type="dxa"/>
            <w:gridSpan w:val="5"/>
          </w:tcPr>
          <w:p w14:paraId="280A8BE8" w14:textId="77777777" w:rsidR="003C592B" w:rsidRDefault="003449FE">
            <w:pPr>
              <w:rPr>
                <w:sz w:val="26"/>
                <w:szCs w:val="26"/>
              </w:rPr>
            </w:pPr>
            <w:r>
              <w:rPr>
                <w:sz w:val="26"/>
                <w:szCs w:val="26"/>
              </w:rPr>
              <w:t>Normal Flow of Events:</w:t>
            </w:r>
          </w:p>
          <w:p w14:paraId="1360C016" w14:textId="25E39749" w:rsidR="003C592B" w:rsidRPr="000935FB" w:rsidRDefault="000935FB" w:rsidP="000935FB">
            <w:pPr>
              <w:pStyle w:val="ListParagraph"/>
              <w:numPr>
                <w:ilvl w:val="0"/>
                <w:numId w:val="8"/>
              </w:numPr>
              <w:rPr>
                <w:sz w:val="26"/>
                <w:szCs w:val="26"/>
              </w:rPr>
            </w:pPr>
            <w:proofErr w:type="spellStart"/>
            <w:r w:rsidRPr="000935FB">
              <w:rPr>
                <w:sz w:val="26"/>
                <w:szCs w:val="26"/>
              </w:rPr>
              <w:t>Nhập</w:t>
            </w:r>
            <w:proofErr w:type="spellEnd"/>
            <w:r w:rsidRPr="000935FB">
              <w:rPr>
                <w:sz w:val="26"/>
                <w:szCs w:val="26"/>
              </w:rPr>
              <w:t xml:space="preserve"> </w:t>
            </w:r>
            <w:proofErr w:type="spellStart"/>
            <w:r w:rsidRPr="000935FB">
              <w:rPr>
                <w:sz w:val="26"/>
                <w:szCs w:val="26"/>
              </w:rPr>
              <w:t>họ</w:t>
            </w:r>
            <w:proofErr w:type="spellEnd"/>
            <w:r w:rsidRPr="000935FB">
              <w:rPr>
                <w:sz w:val="26"/>
                <w:szCs w:val="26"/>
              </w:rPr>
              <w:t xml:space="preserve"> </w:t>
            </w:r>
            <w:proofErr w:type="spellStart"/>
            <w:r w:rsidRPr="000935FB">
              <w:rPr>
                <w:sz w:val="26"/>
                <w:szCs w:val="26"/>
              </w:rPr>
              <w:t>tên</w:t>
            </w:r>
            <w:proofErr w:type="spellEnd"/>
          </w:p>
          <w:p w14:paraId="41B26AA8" w14:textId="77777777" w:rsidR="000935FB" w:rsidRDefault="000935FB" w:rsidP="000935FB">
            <w:pPr>
              <w:pStyle w:val="ListParagraph"/>
              <w:numPr>
                <w:ilvl w:val="0"/>
                <w:numId w:val="8"/>
              </w:numPr>
              <w:rPr>
                <w:sz w:val="26"/>
                <w:szCs w:val="26"/>
              </w:rPr>
            </w:pPr>
            <w:proofErr w:type="spellStart"/>
            <w:r>
              <w:rPr>
                <w:sz w:val="26"/>
                <w:szCs w:val="26"/>
              </w:rPr>
              <w:t>Nhập</w:t>
            </w:r>
            <w:proofErr w:type="spellEnd"/>
            <w:r>
              <w:rPr>
                <w:sz w:val="26"/>
                <w:szCs w:val="26"/>
              </w:rPr>
              <w:t xml:space="preserve"> email </w:t>
            </w:r>
            <w:proofErr w:type="spellStart"/>
            <w:r>
              <w:rPr>
                <w:sz w:val="26"/>
                <w:szCs w:val="26"/>
              </w:rPr>
              <w:t>đăng</w:t>
            </w:r>
            <w:proofErr w:type="spellEnd"/>
            <w:r>
              <w:rPr>
                <w:sz w:val="26"/>
                <w:szCs w:val="26"/>
              </w:rPr>
              <w:t xml:space="preserve"> </w:t>
            </w:r>
            <w:proofErr w:type="spellStart"/>
            <w:r>
              <w:rPr>
                <w:sz w:val="26"/>
                <w:szCs w:val="26"/>
              </w:rPr>
              <w:t>kí</w:t>
            </w:r>
            <w:proofErr w:type="spellEnd"/>
          </w:p>
          <w:p w14:paraId="76454AC3" w14:textId="77777777" w:rsidR="000935FB" w:rsidRDefault="000935FB" w:rsidP="000935FB">
            <w:pPr>
              <w:pStyle w:val="ListParagraph"/>
              <w:numPr>
                <w:ilvl w:val="0"/>
                <w:numId w:val="8"/>
              </w:numPr>
              <w:rPr>
                <w:sz w:val="26"/>
                <w:szCs w:val="26"/>
              </w:rPr>
            </w:pPr>
            <w:proofErr w:type="spellStart"/>
            <w:r>
              <w:rPr>
                <w:sz w:val="26"/>
                <w:szCs w:val="26"/>
              </w:rPr>
              <w:t>Nhập</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kí</w:t>
            </w:r>
            <w:proofErr w:type="spellEnd"/>
          </w:p>
          <w:p w14:paraId="54017B0E" w14:textId="77777777" w:rsidR="000935FB" w:rsidRDefault="000935FB" w:rsidP="000935FB">
            <w:pPr>
              <w:pStyle w:val="ListParagraph"/>
              <w:numPr>
                <w:ilvl w:val="0"/>
                <w:numId w:val="8"/>
              </w:numPr>
              <w:rPr>
                <w:sz w:val="26"/>
                <w:szCs w:val="26"/>
              </w:rPr>
            </w:pPr>
            <w:proofErr w:type="spellStart"/>
            <w:r>
              <w:rPr>
                <w:sz w:val="26"/>
                <w:szCs w:val="26"/>
              </w:rPr>
              <w:t>Nhập</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p>
          <w:p w14:paraId="17890B30" w14:textId="2FCE3947" w:rsidR="000935FB" w:rsidRDefault="00A44FF1" w:rsidP="000935FB">
            <w:pPr>
              <w:pStyle w:val="ListParagraph"/>
              <w:numPr>
                <w:ilvl w:val="0"/>
                <w:numId w:val="8"/>
              </w:numPr>
              <w:rPr>
                <w:sz w:val="26"/>
                <w:szCs w:val="26"/>
              </w:rPr>
            </w:pPr>
            <w:proofErr w:type="spellStart"/>
            <w:ins w:id="1424" w:author="Công Nguyễn Văn" w:date="2019-09-03T13:52:00Z">
              <w:r>
                <w:rPr>
                  <w:sz w:val="26"/>
                  <w:szCs w:val="26"/>
                </w:rPr>
                <w:t>Nhấn</w:t>
              </w:r>
              <w:proofErr w:type="spellEnd"/>
              <w:r>
                <w:rPr>
                  <w:sz w:val="26"/>
                  <w:szCs w:val="26"/>
                </w:rPr>
                <w:t xml:space="preserve"> </w:t>
              </w:r>
            </w:ins>
            <w:del w:id="1425" w:author="Công Nguyễn Văn" w:date="2019-09-03T13:52:00Z">
              <w:r w:rsidR="000935FB" w:rsidDel="00A44FF1">
                <w:rPr>
                  <w:sz w:val="26"/>
                  <w:szCs w:val="26"/>
                </w:rPr>
                <w:delText xml:space="preserve">Kích button </w:delText>
              </w:r>
            </w:del>
            <w:r w:rsidR="000935FB">
              <w:rPr>
                <w:sz w:val="26"/>
                <w:szCs w:val="26"/>
              </w:rPr>
              <w:t>submit</w:t>
            </w:r>
          </w:p>
          <w:p w14:paraId="280A8BEB" w14:textId="7E4B64B6" w:rsidR="000935FB" w:rsidRPr="000935FB" w:rsidRDefault="000935FB" w:rsidP="000935FB">
            <w:pPr>
              <w:pStyle w:val="ListParagraph"/>
              <w:numPr>
                <w:ilvl w:val="0"/>
                <w:numId w:val="8"/>
              </w:numPr>
              <w:rPr>
                <w:sz w:val="26"/>
                <w:szCs w:val="26"/>
              </w:rPr>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email </w:t>
            </w:r>
            <w:proofErr w:type="spellStart"/>
            <w:r>
              <w:rPr>
                <w:sz w:val="26"/>
                <w:szCs w:val="26"/>
              </w:rPr>
              <w:t>để</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p>
        </w:tc>
      </w:tr>
      <w:tr w:rsidR="003C592B" w14:paraId="280A8BF3" w14:textId="77777777">
        <w:trPr>
          <w:trHeight w:val="1660"/>
          <w:jc w:val="center"/>
        </w:trPr>
        <w:tc>
          <w:tcPr>
            <w:tcW w:w="8685" w:type="dxa"/>
            <w:gridSpan w:val="5"/>
          </w:tcPr>
          <w:p w14:paraId="280A8BED" w14:textId="77777777" w:rsidR="003C592B" w:rsidRDefault="003449FE">
            <w:pPr>
              <w:rPr>
                <w:sz w:val="26"/>
                <w:szCs w:val="26"/>
              </w:rPr>
            </w:pPr>
            <w:proofErr w:type="spellStart"/>
            <w:r>
              <w:rPr>
                <w:sz w:val="26"/>
                <w:szCs w:val="26"/>
              </w:rPr>
              <w:t>SubFlows</w:t>
            </w:r>
            <w:proofErr w:type="spellEnd"/>
            <w:r>
              <w:rPr>
                <w:sz w:val="26"/>
                <w:szCs w:val="26"/>
              </w:rPr>
              <w:t xml:space="preserve">: </w:t>
            </w:r>
          </w:p>
          <w:p w14:paraId="576874E1" w14:textId="6592BA6F" w:rsidR="000935FB" w:rsidRDefault="000935FB" w:rsidP="000935FB">
            <w:pPr>
              <w:rPr>
                <w:sz w:val="26"/>
                <w:szCs w:val="26"/>
              </w:rPr>
            </w:pPr>
            <w:r>
              <w:rPr>
                <w:sz w:val="26"/>
                <w:szCs w:val="26"/>
              </w:rPr>
              <w:t xml:space="preserve">     2-Nhập </w:t>
            </w:r>
            <w:proofErr w:type="spellStart"/>
            <w:r>
              <w:rPr>
                <w:sz w:val="26"/>
                <w:szCs w:val="26"/>
              </w:rPr>
              <w:t>đúng</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dạng</w:t>
            </w:r>
            <w:proofErr w:type="spellEnd"/>
            <w:r>
              <w:rPr>
                <w:sz w:val="26"/>
                <w:szCs w:val="26"/>
              </w:rPr>
              <w:t xml:space="preserve"> email</w:t>
            </w:r>
          </w:p>
          <w:p w14:paraId="280A8BF2" w14:textId="24CEE0E2" w:rsidR="003C592B" w:rsidRDefault="000935FB" w:rsidP="000935FB">
            <w:pPr>
              <w:rPr>
                <w:sz w:val="26"/>
                <w:szCs w:val="26"/>
              </w:rPr>
            </w:pPr>
            <w:r>
              <w:rPr>
                <w:sz w:val="26"/>
                <w:szCs w:val="26"/>
              </w:rPr>
              <w:t xml:space="preserve">     4-Xác </w:t>
            </w:r>
            <w:proofErr w:type="spellStart"/>
            <w:r>
              <w:rPr>
                <w:sz w:val="26"/>
                <w:szCs w:val="26"/>
              </w:rPr>
              <w:t>nhận</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sidR="003449FE">
              <w:rPr>
                <w:sz w:val="26"/>
                <w:szCs w:val="26"/>
              </w:rPr>
              <w:t xml:space="preserve"> </w:t>
            </w:r>
          </w:p>
        </w:tc>
      </w:tr>
      <w:tr w:rsidR="000935FB" w14:paraId="27F56564" w14:textId="77777777">
        <w:trPr>
          <w:trHeight w:val="1660"/>
          <w:jc w:val="center"/>
        </w:trPr>
        <w:tc>
          <w:tcPr>
            <w:tcW w:w="8685" w:type="dxa"/>
            <w:gridSpan w:val="5"/>
          </w:tcPr>
          <w:p w14:paraId="1E10E4C3" w14:textId="77777777" w:rsidR="000935FB" w:rsidRDefault="000935FB">
            <w:pPr>
              <w:rPr>
                <w:sz w:val="26"/>
                <w:szCs w:val="26"/>
              </w:rPr>
            </w:pPr>
            <w:r>
              <w:rPr>
                <w:sz w:val="26"/>
                <w:szCs w:val="26"/>
              </w:rPr>
              <w:t>Exception</w:t>
            </w:r>
          </w:p>
          <w:p w14:paraId="7214EDD8" w14:textId="3318C5F5" w:rsidR="000935FB" w:rsidRPr="000935FB" w:rsidRDefault="000935FB" w:rsidP="000935FB">
            <w:pPr>
              <w:rPr>
                <w:sz w:val="26"/>
                <w:szCs w:val="26"/>
              </w:rPr>
            </w:pPr>
            <w:r>
              <w:rPr>
                <w:sz w:val="26"/>
                <w:szCs w:val="26"/>
              </w:rPr>
              <w:t>-</w:t>
            </w:r>
            <w:proofErr w:type="spellStart"/>
            <w:r w:rsidRPr="000935FB">
              <w:rPr>
                <w:sz w:val="26"/>
                <w:szCs w:val="26"/>
              </w:rPr>
              <w:t>Hệ</w:t>
            </w:r>
            <w:proofErr w:type="spellEnd"/>
            <w:r w:rsidRPr="000935FB">
              <w:rPr>
                <w:sz w:val="26"/>
                <w:szCs w:val="26"/>
              </w:rPr>
              <w:t xml:space="preserve"> </w:t>
            </w:r>
            <w:proofErr w:type="spellStart"/>
            <w:r w:rsidRPr="000935FB">
              <w:rPr>
                <w:sz w:val="26"/>
                <w:szCs w:val="26"/>
              </w:rPr>
              <w:t>thống</w:t>
            </w:r>
            <w:proofErr w:type="spellEnd"/>
            <w:r w:rsidRPr="000935FB">
              <w:rPr>
                <w:sz w:val="26"/>
                <w:szCs w:val="26"/>
              </w:rPr>
              <w:t xml:space="preserve"> </w:t>
            </w:r>
            <w:proofErr w:type="spellStart"/>
            <w:r w:rsidRPr="000935FB">
              <w:rPr>
                <w:sz w:val="26"/>
                <w:szCs w:val="26"/>
              </w:rPr>
              <w:t>báo</w:t>
            </w:r>
            <w:proofErr w:type="spellEnd"/>
            <w:r w:rsidRPr="000935FB">
              <w:rPr>
                <w:sz w:val="26"/>
                <w:szCs w:val="26"/>
              </w:rPr>
              <w:t xml:space="preserve"> </w:t>
            </w:r>
            <w:proofErr w:type="spellStart"/>
            <w:r w:rsidRPr="000935FB">
              <w:rPr>
                <w:sz w:val="26"/>
                <w:szCs w:val="26"/>
              </w:rPr>
              <w:t>lỗi</w:t>
            </w:r>
            <w:proofErr w:type="spellEnd"/>
            <w:r w:rsidRPr="000935FB">
              <w:rPr>
                <w:sz w:val="26"/>
                <w:szCs w:val="26"/>
              </w:rPr>
              <w:t xml:space="preserve"> validation</w:t>
            </w:r>
          </w:p>
        </w:tc>
      </w:tr>
    </w:tbl>
    <w:p w14:paraId="280A8BF4" w14:textId="11E26CAD" w:rsidR="003C592B" w:rsidRDefault="00983C1A" w:rsidP="00983C1A">
      <w:pPr>
        <w:pStyle w:val="Caption"/>
        <w:rPr>
          <w:b/>
        </w:rPr>
      </w:pPr>
      <w:del w:id="1426" w:author="Công Nguyễn Văn" w:date="2019-09-03T14:03:00Z">
        <w:r w:rsidDel="001A7828">
          <w:delText xml:space="preserve">Bảng 1 </w:delText>
        </w:r>
        <w:r w:rsidR="008F3BFF" w:rsidDel="001A7828">
          <w:fldChar w:fldCharType="begin"/>
        </w:r>
        <w:r w:rsidR="008F3BFF" w:rsidDel="001A7828">
          <w:delInstrText xml:space="preserve"> SEQ Bảng_1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register</w:delText>
        </w:r>
      </w:del>
    </w:p>
    <w:p w14:paraId="280A8BF5" w14:textId="7B72A9E9" w:rsidR="003C592B" w:rsidRDefault="003449FE" w:rsidP="00C10112">
      <w:pPr>
        <w:jc w:val="center"/>
      </w:pPr>
      <w:bookmarkStart w:id="1427" w:name="_3whwml4" w:colFirst="0" w:colLast="0"/>
      <w:bookmarkEnd w:id="1427"/>
      <w:proofErr w:type="spellStart"/>
      <w:r>
        <w:t>Bảng</w:t>
      </w:r>
      <w:proofErr w:type="spellEnd"/>
      <w:r>
        <w:t xml:space="preserve"> </w:t>
      </w:r>
      <w:r w:rsidR="00C10112">
        <w:t>1</w:t>
      </w:r>
      <w:r>
        <w:t xml:space="preserve">:Đặc </w:t>
      </w:r>
      <w:proofErr w:type="spellStart"/>
      <w:r>
        <w:t>tả</w:t>
      </w:r>
      <w:proofErr w:type="spellEnd"/>
      <w:r>
        <w:t xml:space="preserve"> use case register</w:t>
      </w:r>
    </w:p>
    <w:p w14:paraId="280A8BF6" w14:textId="77777777" w:rsidR="003C592B" w:rsidRDefault="003C592B">
      <w:pPr>
        <w:rPr>
          <w:b/>
        </w:rPr>
      </w:pPr>
    </w:p>
    <w:p w14:paraId="280A8BF7" w14:textId="77777777" w:rsidR="003C592B" w:rsidRDefault="003449FE">
      <w:pPr>
        <w:pStyle w:val="Heading3"/>
      </w:pPr>
      <w:bookmarkStart w:id="1428" w:name="_Toc18584483"/>
      <w:r>
        <w:lastRenderedPageBreak/>
        <w:t>UC2:Login</w:t>
      </w:r>
      <w:bookmarkEnd w:id="1428"/>
    </w:p>
    <w:tbl>
      <w:tblPr>
        <w:tblStyle w:val="a2"/>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BFB" w14:textId="77777777">
        <w:trPr>
          <w:trHeight w:val="480"/>
          <w:jc w:val="center"/>
        </w:trPr>
        <w:tc>
          <w:tcPr>
            <w:tcW w:w="6315" w:type="dxa"/>
            <w:gridSpan w:val="3"/>
          </w:tcPr>
          <w:p w14:paraId="280A8BF8" w14:textId="77777777" w:rsidR="003C592B" w:rsidRDefault="003449FE">
            <w:pPr>
              <w:rPr>
                <w:sz w:val="26"/>
                <w:szCs w:val="26"/>
              </w:rPr>
            </w:pPr>
            <w:r>
              <w:rPr>
                <w:sz w:val="26"/>
                <w:szCs w:val="26"/>
              </w:rPr>
              <w:t>Use Case: Login</w:t>
            </w:r>
          </w:p>
        </w:tc>
        <w:tc>
          <w:tcPr>
            <w:tcW w:w="900" w:type="dxa"/>
            <w:shd w:val="clear" w:color="auto" w:fill="auto"/>
          </w:tcPr>
          <w:p w14:paraId="280A8BF9" w14:textId="77777777" w:rsidR="003C592B" w:rsidRDefault="003449FE">
            <w:pPr>
              <w:rPr>
                <w:sz w:val="26"/>
                <w:szCs w:val="26"/>
              </w:rPr>
            </w:pPr>
            <w:r>
              <w:rPr>
                <w:sz w:val="26"/>
                <w:szCs w:val="26"/>
              </w:rPr>
              <w:t>ID:2</w:t>
            </w:r>
          </w:p>
        </w:tc>
        <w:tc>
          <w:tcPr>
            <w:tcW w:w="1470" w:type="dxa"/>
            <w:shd w:val="clear" w:color="auto" w:fill="auto"/>
          </w:tcPr>
          <w:p w14:paraId="280A8BFA" w14:textId="77777777" w:rsidR="003C592B" w:rsidRDefault="003449FE">
            <w:pPr>
              <w:rPr>
                <w:sz w:val="26"/>
                <w:szCs w:val="26"/>
              </w:rPr>
            </w:pPr>
            <w:r>
              <w:rPr>
                <w:sz w:val="26"/>
                <w:szCs w:val="26"/>
              </w:rPr>
              <w:t>Importance Level: High</w:t>
            </w:r>
          </w:p>
        </w:tc>
      </w:tr>
      <w:tr w:rsidR="003C592B" w14:paraId="280A8BFE" w14:textId="77777777">
        <w:trPr>
          <w:trHeight w:val="480"/>
          <w:jc w:val="center"/>
        </w:trPr>
        <w:tc>
          <w:tcPr>
            <w:tcW w:w="3945" w:type="dxa"/>
            <w:gridSpan w:val="2"/>
          </w:tcPr>
          <w:p w14:paraId="280A8BFC" w14:textId="77777777" w:rsidR="003C592B" w:rsidRDefault="003449FE">
            <w:pPr>
              <w:rPr>
                <w:sz w:val="26"/>
                <w:szCs w:val="26"/>
              </w:rPr>
            </w:pPr>
            <w:r>
              <w:rPr>
                <w:sz w:val="26"/>
                <w:szCs w:val="26"/>
              </w:rPr>
              <w:t xml:space="preserve">Primary Actor: </w:t>
            </w:r>
            <w:proofErr w:type="spellStart"/>
            <w:r>
              <w:rPr>
                <w:sz w:val="26"/>
                <w:szCs w:val="26"/>
              </w:rPr>
              <w:t>Admin,User</w:t>
            </w:r>
            <w:proofErr w:type="spellEnd"/>
          </w:p>
        </w:tc>
        <w:tc>
          <w:tcPr>
            <w:tcW w:w="4740" w:type="dxa"/>
            <w:gridSpan w:val="3"/>
            <w:shd w:val="clear" w:color="auto" w:fill="auto"/>
          </w:tcPr>
          <w:p w14:paraId="280A8BFD" w14:textId="77777777" w:rsidR="003C592B" w:rsidRDefault="003449FE">
            <w:pPr>
              <w:rPr>
                <w:sz w:val="26"/>
                <w:szCs w:val="26"/>
              </w:rPr>
            </w:pPr>
            <w:r>
              <w:rPr>
                <w:sz w:val="26"/>
                <w:szCs w:val="26"/>
              </w:rPr>
              <w:t>User Case Type: Essential</w:t>
            </w:r>
          </w:p>
        </w:tc>
      </w:tr>
      <w:tr w:rsidR="003C592B" w14:paraId="280A8C01" w14:textId="77777777">
        <w:trPr>
          <w:trHeight w:val="1520"/>
          <w:jc w:val="center"/>
        </w:trPr>
        <w:tc>
          <w:tcPr>
            <w:tcW w:w="8685" w:type="dxa"/>
            <w:gridSpan w:val="5"/>
          </w:tcPr>
          <w:p w14:paraId="280A8BFF" w14:textId="77777777" w:rsidR="003C592B" w:rsidRDefault="003449FE">
            <w:pPr>
              <w:rPr>
                <w:sz w:val="26"/>
                <w:szCs w:val="26"/>
              </w:rPr>
            </w:pPr>
            <w:r>
              <w:rPr>
                <w:sz w:val="26"/>
                <w:szCs w:val="26"/>
              </w:rPr>
              <w:t>Stakeholders and Interests:</w:t>
            </w:r>
          </w:p>
          <w:p w14:paraId="280A8C00" w14:textId="77777777" w:rsidR="003C592B" w:rsidRDefault="003449FE">
            <w:pPr>
              <w:rPr>
                <w:sz w:val="26"/>
                <w:szCs w:val="26"/>
              </w:rPr>
            </w:pPr>
            <w:r>
              <w:rPr>
                <w:sz w:val="26"/>
                <w:szCs w:val="26"/>
              </w:rPr>
              <w:t xml:space="preserve">           </w:t>
            </w:r>
          </w:p>
        </w:tc>
      </w:tr>
      <w:tr w:rsidR="003C592B" w14:paraId="280A8C03" w14:textId="77777777">
        <w:trPr>
          <w:trHeight w:val="780"/>
          <w:jc w:val="center"/>
        </w:trPr>
        <w:tc>
          <w:tcPr>
            <w:tcW w:w="8685" w:type="dxa"/>
            <w:gridSpan w:val="5"/>
          </w:tcPr>
          <w:p w14:paraId="280A8C02" w14:textId="77777777" w:rsidR="003C592B" w:rsidRDefault="003449FE">
            <w:pPr>
              <w:rPr>
                <w:sz w:val="26"/>
                <w:szCs w:val="26"/>
              </w:rPr>
            </w:pPr>
            <w:r>
              <w:rPr>
                <w:sz w:val="26"/>
                <w:szCs w:val="26"/>
              </w:rPr>
              <w:t xml:space="preserve">Brief Description: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r>
      <w:tr w:rsidR="003C592B" w14:paraId="280A8C06" w14:textId="77777777">
        <w:trPr>
          <w:trHeight w:val="720"/>
          <w:jc w:val="center"/>
        </w:trPr>
        <w:tc>
          <w:tcPr>
            <w:tcW w:w="1365" w:type="dxa"/>
          </w:tcPr>
          <w:p w14:paraId="280A8C04" w14:textId="77777777" w:rsidR="003C592B" w:rsidRDefault="003449FE">
            <w:pPr>
              <w:rPr>
                <w:sz w:val="26"/>
                <w:szCs w:val="26"/>
              </w:rPr>
            </w:pPr>
            <w:r>
              <w:rPr>
                <w:sz w:val="26"/>
                <w:szCs w:val="26"/>
              </w:rPr>
              <w:t>Trigger:</w:t>
            </w:r>
          </w:p>
        </w:tc>
        <w:tc>
          <w:tcPr>
            <w:tcW w:w="7320" w:type="dxa"/>
            <w:gridSpan w:val="4"/>
            <w:shd w:val="clear" w:color="auto" w:fill="auto"/>
          </w:tcPr>
          <w:p w14:paraId="280A8C05" w14:textId="56A7489C" w:rsidR="003C592B" w:rsidRDefault="000935FB">
            <w:pPr>
              <w:rPr>
                <w:sz w:val="26"/>
                <w:szCs w:val="26"/>
              </w:rPr>
            </w:pP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p>
        </w:tc>
      </w:tr>
      <w:tr w:rsidR="003C592B" w14:paraId="280A8C09" w14:textId="77777777">
        <w:trPr>
          <w:trHeight w:val="780"/>
          <w:jc w:val="center"/>
        </w:trPr>
        <w:tc>
          <w:tcPr>
            <w:tcW w:w="1365" w:type="dxa"/>
          </w:tcPr>
          <w:p w14:paraId="280A8C07" w14:textId="77777777" w:rsidR="003C592B" w:rsidRDefault="003449FE">
            <w:pPr>
              <w:rPr>
                <w:sz w:val="26"/>
                <w:szCs w:val="26"/>
              </w:rPr>
            </w:pPr>
            <w:r>
              <w:rPr>
                <w:sz w:val="26"/>
                <w:szCs w:val="26"/>
              </w:rPr>
              <w:t>Type:</w:t>
            </w:r>
          </w:p>
        </w:tc>
        <w:tc>
          <w:tcPr>
            <w:tcW w:w="7320" w:type="dxa"/>
            <w:gridSpan w:val="4"/>
            <w:shd w:val="clear" w:color="auto" w:fill="auto"/>
          </w:tcPr>
          <w:p w14:paraId="280A8C08" w14:textId="77777777" w:rsidR="003C592B" w:rsidRDefault="003449FE">
            <w:pPr>
              <w:rPr>
                <w:sz w:val="26"/>
                <w:szCs w:val="26"/>
              </w:rPr>
            </w:pPr>
            <w:r>
              <w:rPr>
                <w:sz w:val="26"/>
                <w:szCs w:val="26"/>
              </w:rPr>
              <w:t>External</w:t>
            </w:r>
          </w:p>
        </w:tc>
      </w:tr>
      <w:tr w:rsidR="003C592B" w14:paraId="280A8C0B" w14:textId="77777777">
        <w:trPr>
          <w:trHeight w:val="640"/>
          <w:jc w:val="center"/>
        </w:trPr>
        <w:tc>
          <w:tcPr>
            <w:tcW w:w="8685" w:type="dxa"/>
            <w:gridSpan w:val="5"/>
          </w:tcPr>
          <w:p w14:paraId="280A8C0A" w14:textId="1B04EACB" w:rsidR="003C592B" w:rsidRDefault="003449FE">
            <w:pPr>
              <w:rPr>
                <w:sz w:val="26"/>
                <w:szCs w:val="26"/>
              </w:rPr>
            </w:pPr>
            <w:proofErr w:type="spellStart"/>
            <w:r>
              <w:rPr>
                <w:sz w:val="26"/>
                <w:szCs w:val="26"/>
              </w:rPr>
              <w:t>Relationships:</w:t>
            </w:r>
            <w:r w:rsidR="00BF14D0">
              <w:rPr>
                <w:sz w:val="26"/>
                <w:szCs w:val="26"/>
              </w:rPr>
              <w:t>view</w:t>
            </w:r>
            <w:proofErr w:type="spellEnd"/>
            <w:r w:rsidR="00BF14D0">
              <w:rPr>
                <w:sz w:val="26"/>
                <w:szCs w:val="26"/>
              </w:rPr>
              <w:t xml:space="preserve"> exam list, view history</w:t>
            </w:r>
          </w:p>
        </w:tc>
      </w:tr>
      <w:tr w:rsidR="003C592B" w14:paraId="280A8C0E" w14:textId="77777777">
        <w:trPr>
          <w:trHeight w:val="880"/>
          <w:jc w:val="center"/>
        </w:trPr>
        <w:tc>
          <w:tcPr>
            <w:tcW w:w="8685" w:type="dxa"/>
            <w:gridSpan w:val="5"/>
          </w:tcPr>
          <w:p w14:paraId="280A8C0C" w14:textId="34D22830" w:rsidR="003C592B" w:rsidRDefault="003449FE">
            <w:pPr>
              <w:rPr>
                <w:sz w:val="26"/>
                <w:szCs w:val="26"/>
              </w:rPr>
            </w:pPr>
            <w:r>
              <w:rPr>
                <w:sz w:val="26"/>
                <w:szCs w:val="26"/>
              </w:rPr>
              <w:t xml:space="preserve">Association: </w:t>
            </w:r>
            <w:r w:rsidR="00BF14D0">
              <w:rPr>
                <w:sz w:val="26"/>
                <w:szCs w:val="26"/>
              </w:rPr>
              <w:t>user</w:t>
            </w:r>
          </w:p>
          <w:p w14:paraId="280A8C0D" w14:textId="77777777" w:rsidR="003C592B" w:rsidRDefault="003C592B">
            <w:pPr>
              <w:rPr>
                <w:sz w:val="26"/>
                <w:szCs w:val="26"/>
              </w:rPr>
            </w:pPr>
          </w:p>
        </w:tc>
      </w:tr>
      <w:tr w:rsidR="003C592B" w14:paraId="280A8C11" w14:textId="77777777">
        <w:trPr>
          <w:trHeight w:val="1640"/>
          <w:jc w:val="center"/>
        </w:trPr>
        <w:tc>
          <w:tcPr>
            <w:tcW w:w="8685" w:type="dxa"/>
            <w:gridSpan w:val="5"/>
          </w:tcPr>
          <w:p w14:paraId="280A8C0F" w14:textId="77777777" w:rsidR="003C592B" w:rsidRDefault="003449FE">
            <w:pPr>
              <w:rPr>
                <w:sz w:val="26"/>
                <w:szCs w:val="26"/>
              </w:rPr>
            </w:pPr>
            <w:r>
              <w:rPr>
                <w:sz w:val="26"/>
                <w:szCs w:val="26"/>
              </w:rPr>
              <w:t>Normal Flow of Events:</w:t>
            </w:r>
          </w:p>
          <w:p w14:paraId="7FAD5DC6" w14:textId="6064B91E" w:rsidR="003C592B" w:rsidRPr="00BF14D0" w:rsidRDefault="00BF14D0" w:rsidP="00BF14D0">
            <w:pPr>
              <w:pStyle w:val="ListParagraph"/>
              <w:numPr>
                <w:ilvl w:val="0"/>
                <w:numId w:val="11"/>
              </w:numPr>
              <w:rPr>
                <w:sz w:val="26"/>
                <w:szCs w:val="26"/>
              </w:rPr>
            </w:pPr>
            <w:proofErr w:type="spellStart"/>
            <w:r w:rsidRPr="00BF14D0">
              <w:rPr>
                <w:sz w:val="26"/>
                <w:szCs w:val="26"/>
              </w:rPr>
              <w:t>Nhập</w:t>
            </w:r>
            <w:proofErr w:type="spellEnd"/>
            <w:r w:rsidRPr="00BF14D0">
              <w:rPr>
                <w:sz w:val="26"/>
                <w:szCs w:val="26"/>
              </w:rPr>
              <w:t xml:space="preserve"> email </w:t>
            </w:r>
            <w:proofErr w:type="spellStart"/>
            <w:r w:rsidRPr="00BF14D0">
              <w:rPr>
                <w:sz w:val="26"/>
                <w:szCs w:val="26"/>
              </w:rPr>
              <w:t>đã</w:t>
            </w:r>
            <w:proofErr w:type="spellEnd"/>
            <w:r w:rsidRPr="00BF14D0">
              <w:rPr>
                <w:sz w:val="26"/>
                <w:szCs w:val="26"/>
              </w:rPr>
              <w:t xml:space="preserve"> </w:t>
            </w:r>
            <w:proofErr w:type="spellStart"/>
            <w:r w:rsidRPr="00BF14D0">
              <w:rPr>
                <w:sz w:val="26"/>
                <w:szCs w:val="26"/>
              </w:rPr>
              <w:t>đăng</w:t>
            </w:r>
            <w:proofErr w:type="spellEnd"/>
            <w:r w:rsidRPr="00BF14D0">
              <w:rPr>
                <w:sz w:val="26"/>
                <w:szCs w:val="26"/>
              </w:rPr>
              <w:t xml:space="preserve"> </w:t>
            </w:r>
            <w:proofErr w:type="spellStart"/>
            <w:r w:rsidRPr="00BF14D0">
              <w:rPr>
                <w:sz w:val="26"/>
                <w:szCs w:val="26"/>
              </w:rPr>
              <w:t>kí</w:t>
            </w:r>
            <w:proofErr w:type="spellEnd"/>
          </w:p>
          <w:p w14:paraId="14933F91" w14:textId="77777777" w:rsidR="00BF14D0" w:rsidRDefault="00BF14D0" w:rsidP="00BF14D0">
            <w:pPr>
              <w:pStyle w:val="ListParagraph"/>
              <w:numPr>
                <w:ilvl w:val="0"/>
                <w:numId w:val="11"/>
              </w:numPr>
              <w:rPr>
                <w:sz w:val="26"/>
                <w:szCs w:val="26"/>
              </w:rPr>
            </w:pPr>
            <w:proofErr w:type="spellStart"/>
            <w:r>
              <w:rPr>
                <w:sz w:val="26"/>
                <w:szCs w:val="26"/>
              </w:rPr>
              <w:t>Nhập</w:t>
            </w:r>
            <w:proofErr w:type="spellEnd"/>
            <w:r>
              <w:rPr>
                <w:sz w:val="26"/>
                <w:szCs w:val="26"/>
              </w:rPr>
              <w:t xml:space="preserve"> password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kí</w:t>
            </w:r>
            <w:proofErr w:type="spellEnd"/>
          </w:p>
          <w:p w14:paraId="280A8C10" w14:textId="5C456272" w:rsidR="00BF14D0" w:rsidRPr="00BF14D0" w:rsidRDefault="00A44FF1" w:rsidP="00BF14D0">
            <w:pPr>
              <w:pStyle w:val="ListParagraph"/>
              <w:numPr>
                <w:ilvl w:val="0"/>
                <w:numId w:val="11"/>
              </w:numPr>
              <w:rPr>
                <w:sz w:val="26"/>
                <w:szCs w:val="26"/>
              </w:rPr>
            </w:pPr>
            <w:ins w:id="1429" w:author="Công Nguyễn Văn" w:date="2019-09-03T13:53:00Z">
              <w:r>
                <w:rPr>
                  <w:sz w:val="26"/>
                  <w:szCs w:val="26"/>
                </w:rPr>
                <w:t xml:space="preserve">Login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del w:id="1430" w:author="Công Nguyễn Văn" w:date="2019-09-03T13:53:00Z">
              <w:r w:rsidR="00BF14D0" w:rsidDel="00A44FF1">
                <w:rPr>
                  <w:sz w:val="26"/>
                  <w:szCs w:val="26"/>
                </w:rPr>
                <w:delText>Kích button login</w:delText>
              </w:r>
            </w:del>
          </w:p>
        </w:tc>
      </w:tr>
      <w:tr w:rsidR="003C592B" w14:paraId="280A8C18" w14:textId="77777777">
        <w:trPr>
          <w:trHeight w:val="1660"/>
          <w:jc w:val="center"/>
        </w:trPr>
        <w:tc>
          <w:tcPr>
            <w:tcW w:w="8685" w:type="dxa"/>
            <w:gridSpan w:val="5"/>
          </w:tcPr>
          <w:p w14:paraId="280A8C13" w14:textId="670A2298" w:rsidR="00BF14D0" w:rsidRDefault="003449FE" w:rsidP="00BF14D0">
            <w:pPr>
              <w:rPr>
                <w:sz w:val="26"/>
                <w:szCs w:val="26"/>
              </w:rPr>
            </w:pPr>
            <w:proofErr w:type="spellStart"/>
            <w:r>
              <w:rPr>
                <w:sz w:val="26"/>
                <w:szCs w:val="26"/>
              </w:rPr>
              <w:t>SubFlows</w:t>
            </w:r>
            <w:proofErr w:type="spellEnd"/>
            <w:r>
              <w:rPr>
                <w:sz w:val="26"/>
                <w:szCs w:val="26"/>
              </w:rPr>
              <w:t xml:space="preserve">: </w:t>
            </w:r>
          </w:p>
          <w:p w14:paraId="280A8C17" w14:textId="715B0CA4" w:rsidR="003C592B" w:rsidRDefault="003449FE" w:rsidP="00BF14D0">
            <w:pPr>
              <w:rPr>
                <w:sz w:val="26"/>
                <w:szCs w:val="26"/>
              </w:rPr>
            </w:pPr>
            <w:r>
              <w:rPr>
                <w:sz w:val="26"/>
                <w:szCs w:val="26"/>
              </w:rPr>
              <w:t xml:space="preserve"> </w:t>
            </w:r>
          </w:p>
        </w:tc>
      </w:tr>
      <w:tr w:rsidR="00BF14D0" w14:paraId="34BAF3AE" w14:textId="77777777">
        <w:trPr>
          <w:trHeight w:val="1660"/>
          <w:jc w:val="center"/>
        </w:trPr>
        <w:tc>
          <w:tcPr>
            <w:tcW w:w="8685" w:type="dxa"/>
            <w:gridSpan w:val="5"/>
          </w:tcPr>
          <w:p w14:paraId="5573238D" w14:textId="70C45CE7" w:rsidR="00BF14D0" w:rsidRDefault="00BF14D0" w:rsidP="00BF14D0">
            <w:pPr>
              <w:rPr>
                <w:sz w:val="26"/>
                <w:szCs w:val="26"/>
              </w:rPr>
            </w:pPr>
            <w:r>
              <w:rPr>
                <w:sz w:val="26"/>
                <w:szCs w:val="26"/>
              </w:rPr>
              <w:t>Exception:</w:t>
            </w:r>
          </w:p>
          <w:p w14:paraId="382D07B9" w14:textId="5E54898F" w:rsidR="00BF14D0" w:rsidRDefault="00BF14D0" w:rsidP="00BF14D0">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dạng</w:t>
            </w:r>
            <w:proofErr w:type="spellEnd"/>
            <w:r>
              <w:rPr>
                <w:sz w:val="26"/>
                <w:szCs w:val="26"/>
              </w:rPr>
              <w:t xml:space="preserve"> email</w:t>
            </w:r>
          </w:p>
          <w:p w14:paraId="6C2E2E6E" w14:textId="636E8C4A" w:rsidR="00BF14D0" w:rsidRPr="00BF14D0" w:rsidRDefault="00BF14D0" w:rsidP="00BF14D0">
            <w:pPr>
              <w:rPr>
                <w:sz w:val="26"/>
                <w:szCs w:val="26"/>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sai</w:t>
            </w:r>
            <w:proofErr w:type="spellEnd"/>
            <w:r>
              <w:rPr>
                <w:sz w:val="26"/>
                <w:szCs w:val="26"/>
              </w:rPr>
              <w:t xml:space="preserve"> email </w:t>
            </w:r>
            <w:proofErr w:type="spellStart"/>
            <w:r>
              <w:rPr>
                <w:sz w:val="26"/>
                <w:szCs w:val="26"/>
              </w:rPr>
              <w:t>hoặc</w:t>
            </w:r>
            <w:proofErr w:type="spellEnd"/>
            <w:r>
              <w:rPr>
                <w:sz w:val="26"/>
                <w:szCs w:val="26"/>
              </w:rPr>
              <w:t xml:space="preserve"> password</w:t>
            </w:r>
          </w:p>
          <w:p w14:paraId="2676C046" w14:textId="1C23C8C6" w:rsidR="00BF14D0" w:rsidRDefault="00BF14D0" w:rsidP="00BF14D0">
            <w:pPr>
              <w:rPr>
                <w:sz w:val="26"/>
                <w:szCs w:val="26"/>
              </w:rPr>
            </w:pPr>
          </w:p>
        </w:tc>
      </w:tr>
    </w:tbl>
    <w:p w14:paraId="280A8C19" w14:textId="69BB41C3" w:rsidR="003C592B" w:rsidDel="001A7828" w:rsidRDefault="00983C1A">
      <w:pPr>
        <w:jc w:val="center"/>
        <w:rPr>
          <w:del w:id="1431" w:author="Công Nguyễn Văn" w:date="2019-09-03T14:03:00Z"/>
        </w:rPr>
      </w:pPr>
      <w:del w:id="1432" w:author="Công Nguyễn Văn" w:date="2019-09-03T14:03:00Z">
        <w:r w:rsidDel="001A7828">
          <w:delText xml:space="preserve">Bảng 2 </w:delText>
        </w:r>
        <w:r w:rsidR="008F3BFF" w:rsidDel="001A7828">
          <w:fldChar w:fldCharType="begin"/>
        </w:r>
        <w:r w:rsidR="008F3BFF" w:rsidDel="001A7828">
          <w:delInstrText xml:space="preserve"> SEQ Bảng_2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login</w:delText>
        </w:r>
      </w:del>
    </w:p>
    <w:p w14:paraId="4FD6C0C3" w14:textId="77777777" w:rsidR="001A7828" w:rsidRDefault="001A7828" w:rsidP="00983C1A">
      <w:pPr>
        <w:pStyle w:val="Caption"/>
        <w:rPr>
          <w:ins w:id="1433" w:author="Công Nguyễn Văn" w:date="2019-09-03T14:03:00Z"/>
          <w:b/>
        </w:rPr>
      </w:pPr>
    </w:p>
    <w:p w14:paraId="280A8C1A" w14:textId="43F1C002" w:rsidR="003C592B" w:rsidRDefault="003449FE">
      <w:pPr>
        <w:jc w:val="center"/>
      </w:pPr>
      <w:bookmarkStart w:id="1434" w:name="_qsh70q" w:colFirst="0" w:colLast="0"/>
      <w:bookmarkEnd w:id="1434"/>
      <w:proofErr w:type="spellStart"/>
      <w:r>
        <w:t>Bảng</w:t>
      </w:r>
      <w:proofErr w:type="spellEnd"/>
      <w:r>
        <w:t xml:space="preserve"> </w:t>
      </w:r>
      <w:r w:rsidR="00C10112">
        <w:t>2</w:t>
      </w:r>
      <w:r>
        <w:t xml:space="preserve">:Đặc </w:t>
      </w:r>
      <w:proofErr w:type="spellStart"/>
      <w:r>
        <w:t>tả</w:t>
      </w:r>
      <w:proofErr w:type="spellEnd"/>
      <w:r>
        <w:t xml:space="preserve"> use case login</w:t>
      </w:r>
    </w:p>
    <w:p w14:paraId="280A8C1B" w14:textId="7001022C" w:rsidR="003C592B" w:rsidRDefault="003449FE">
      <w:pPr>
        <w:pStyle w:val="Heading3"/>
      </w:pPr>
      <w:bookmarkStart w:id="1435" w:name="_Toc18584484"/>
      <w:r>
        <w:lastRenderedPageBreak/>
        <w:t xml:space="preserve">UC3:View Exam </w:t>
      </w:r>
      <w:r w:rsidR="00983C1A">
        <w:t>List</w:t>
      </w:r>
      <w:bookmarkEnd w:id="1435"/>
    </w:p>
    <w:tbl>
      <w:tblPr>
        <w:tblStyle w:val="a3"/>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1F" w14:textId="77777777">
        <w:trPr>
          <w:trHeight w:val="480"/>
          <w:jc w:val="center"/>
        </w:trPr>
        <w:tc>
          <w:tcPr>
            <w:tcW w:w="6315" w:type="dxa"/>
            <w:gridSpan w:val="3"/>
          </w:tcPr>
          <w:p w14:paraId="280A8C1C" w14:textId="7925BED9" w:rsidR="003C592B" w:rsidRDefault="003449FE" w:rsidP="00983C1A">
            <w:pPr>
              <w:rPr>
                <w:sz w:val="26"/>
                <w:szCs w:val="26"/>
              </w:rPr>
            </w:pPr>
            <w:r>
              <w:rPr>
                <w:sz w:val="26"/>
                <w:szCs w:val="26"/>
              </w:rPr>
              <w:t>Use Case: View Exam</w:t>
            </w:r>
            <w:r w:rsidR="00983C1A">
              <w:rPr>
                <w:sz w:val="26"/>
                <w:szCs w:val="26"/>
              </w:rPr>
              <w:t xml:space="preserve"> List</w:t>
            </w:r>
          </w:p>
        </w:tc>
        <w:tc>
          <w:tcPr>
            <w:tcW w:w="900" w:type="dxa"/>
            <w:shd w:val="clear" w:color="auto" w:fill="auto"/>
          </w:tcPr>
          <w:p w14:paraId="280A8C1D" w14:textId="77777777" w:rsidR="003C592B" w:rsidRDefault="003449FE">
            <w:pPr>
              <w:rPr>
                <w:sz w:val="26"/>
                <w:szCs w:val="26"/>
              </w:rPr>
            </w:pPr>
            <w:r>
              <w:rPr>
                <w:sz w:val="26"/>
                <w:szCs w:val="26"/>
              </w:rPr>
              <w:t>ID:3</w:t>
            </w:r>
          </w:p>
        </w:tc>
        <w:tc>
          <w:tcPr>
            <w:tcW w:w="1470" w:type="dxa"/>
            <w:shd w:val="clear" w:color="auto" w:fill="auto"/>
          </w:tcPr>
          <w:p w14:paraId="280A8C1E" w14:textId="77777777" w:rsidR="003C592B" w:rsidRDefault="003449FE">
            <w:pPr>
              <w:rPr>
                <w:sz w:val="26"/>
                <w:szCs w:val="26"/>
              </w:rPr>
            </w:pPr>
            <w:r>
              <w:rPr>
                <w:sz w:val="26"/>
                <w:szCs w:val="26"/>
              </w:rPr>
              <w:t>Importance Level: High</w:t>
            </w:r>
          </w:p>
        </w:tc>
      </w:tr>
      <w:tr w:rsidR="003C592B" w14:paraId="280A8C22" w14:textId="77777777">
        <w:trPr>
          <w:trHeight w:val="480"/>
          <w:jc w:val="center"/>
        </w:trPr>
        <w:tc>
          <w:tcPr>
            <w:tcW w:w="3945" w:type="dxa"/>
            <w:gridSpan w:val="2"/>
          </w:tcPr>
          <w:p w14:paraId="280A8C20" w14:textId="77777777" w:rsidR="003C592B" w:rsidRDefault="003449FE">
            <w:pPr>
              <w:rPr>
                <w:sz w:val="26"/>
                <w:szCs w:val="26"/>
              </w:rPr>
            </w:pPr>
            <w:r>
              <w:rPr>
                <w:sz w:val="26"/>
                <w:szCs w:val="26"/>
              </w:rPr>
              <w:t>Primary Actor: User</w:t>
            </w:r>
          </w:p>
        </w:tc>
        <w:tc>
          <w:tcPr>
            <w:tcW w:w="4740" w:type="dxa"/>
            <w:gridSpan w:val="3"/>
            <w:shd w:val="clear" w:color="auto" w:fill="auto"/>
          </w:tcPr>
          <w:p w14:paraId="280A8C21" w14:textId="77777777" w:rsidR="003C592B" w:rsidRDefault="003449FE">
            <w:pPr>
              <w:rPr>
                <w:sz w:val="26"/>
                <w:szCs w:val="26"/>
              </w:rPr>
            </w:pPr>
            <w:r>
              <w:rPr>
                <w:sz w:val="26"/>
                <w:szCs w:val="26"/>
              </w:rPr>
              <w:t>User Case Type: View, Essential</w:t>
            </w:r>
          </w:p>
        </w:tc>
      </w:tr>
      <w:tr w:rsidR="003C592B" w14:paraId="280A8C25" w14:textId="77777777">
        <w:trPr>
          <w:trHeight w:val="1520"/>
          <w:jc w:val="center"/>
        </w:trPr>
        <w:tc>
          <w:tcPr>
            <w:tcW w:w="8685" w:type="dxa"/>
            <w:gridSpan w:val="5"/>
          </w:tcPr>
          <w:p w14:paraId="280A8C23" w14:textId="77777777" w:rsidR="003C592B" w:rsidRDefault="003449FE">
            <w:pPr>
              <w:rPr>
                <w:sz w:val="26"/>
                <w:szCs w:val="26"/>
              </w:rPr>
            </w:pPr>
            <w:r>
              <w:rPr>
                <w:sz w:val="26"/>
                <w:szCs w:val="26"/>
              </w:rPr>
              <w:t>Stakeholders and Interests:</w:t>
            </w:r>
          </w:p>
          <w:p w14:paraId="280A8C24" w14:textId="4BBE09FF" w:rsidR="003C592B" w:rsidRDefault="003449FE" w:rsidP="00BF14D0">
            <w:pPr>
              <w:rPr>
                <w:sz w:val="26"/>
                <w:szCs w:val="26"/>
              </w:rPr>
            </w:pPr>
            <w:r>
              <w:rPr>
                <w:sz w:val="26"/>
                <w:szCs w:val="26"/>
              </w:rPr>
              <w:t xml:space="preserve">     User </w:t>
            </w:r>
            <w:proofErr w:type="spellStart"/>
            <w:r>
              <w:rPr>
                <w:sz w:val="26"/>
                <w:szCs w:val="26"/>
              </w:rPr>
              <w:t>muốn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r>
      <w:tr w:rsidR="003C592B" w14:paraId="280A8C27" w14:textId="77777777">
        <w:trPr>
          <w:trHeight w:val="780"/>
          <w:jc w:val="center"/>
        </w:trPr>
        <w:tc>
          <w:tcPr>
            <w:tcW w:w="8685" w:type="dxa"/>
            <w:gridSpan w:val="5"/>
          </w:tcPr>
          <w:p w14:paraId="280A8C26" w14:textId="4F93A561" w:rsidR="003C592B" w:rsidRDefault="003449FE" w:rsidP="00BF14D0">
            <w:pPr>
              <w:rPr>
                <w:sz w:val="26"/>
                <w:szCs w:val="26"/>
              </w:rPr>
            </w:pPr>
            <w:r>
              <w:rPr>
                <w:sz w:val="26"/>
                <w:szCs w:val="26"/>
              </w:rPr>
              <w:t xml:space="preserve">Brief Description: </w:t>
            </w:r>
            <w:proofErr w:type="spellStart"/>
            <w:r>
              <w:rPr>
                <w:sz w:val="26"/>
                <w:szCs w:val="26"/>
              </w:rPr>
              <w:t>Xem</w:t>
            </w:r>
            <w:proofErr w:type="spellEnd"/>
            <w:r>
              <w:rPr>
                <w:sz w:val="26"/>
                <w:szCs w:val="26"/>
              </w:rPr>
              <w:t xml:space="preserve"> </w:t>
            </w:r>
            <w:proofErr w:type="spellStart"/>
            <w:r>
              <w:rPr>
                <w:sz w:val="26"/>
                <w:szCs w:val="26"/>
              </w:rPr>
              <w:t>trước</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
        </w:tc>
      </w:tr>
      <w:tr w:rsidR="003C592B" w14:paraId="280A8C2A" w14:textId="77777777">
        <w:trPr>
          <w:trHeight w:val="720"/>
          <w:jc w:val="center"/>
        </w:trPr>
        <w:tc>
          <w:tcPr>
            <w:tcW w:w="1365" w:type="dxa"/>
          </w:tcPr>
          <w:p w14:paraId="280A8C28" w14:textId="77777777" w:rsidR="003C592B" w:rsidRDefault="003449FE">
            <w:pPr>
              <w:rPr>
                <w:sz w:val="26"/>
                <w:szCs w:val="26"/>
              </w:rPr>
            </w:pPr>
            <w:r>
              <w:rPr>
                <w:sz w:val="26"/>
                <w:szCs w:val="26"/>
              </w:rPr>
              <w:t>Trigger:</w:t>
            </w:r>
          </w:p>
        </w:tc>
        <w:tc>
          <w:tcPr>
            <w:tcW w:w="7320" w:type="dxa"/>
            <w:gridSpan w:val="4"/>
            <w:shd w:val="clear" w:color="auto" w:fill="auto"/>
          </w:tcPr>
          <w:p w14:paraId="280A8C29" w14:textId="6841D43A" w:rsidR="003C592B" w:rsidRDefault="003449FE" w:rsidP="00BF14D0">
            <w:pPr>
              <w:rPr>
                <w:sz w:val="26"/>
                <w:szCs w:val="26"/>
              </w:rPr>
            </w:pPr>
            <w:r>
              <w:rPr>
                <w:sz w:val="26"/>
                <w:szCs w:val="26"/>
              </w:rPr>
              <w:t xml:space="preserve">User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sidR="00BF14D0">
              <w:rPr>
                <w:sz w:val="26"/>
                <w:szCs w:val="26"/>
              </w:rPr>
              <w:t>vào</w:t>
            </w:r>
            <w:proofErr w:type="spellEnd"/>
            <w:r w:rsidR="00BF14D0">
              <w:rPr>
                <w:sz w:val="26"/>
                <w:szCs w:val="26"/>
              </w:rPr>
              <w:t xml:space="preserve"> </w:t>
            </w:r>
            <w:proofErr w:type="spellStart"/>
            <w:r w:rsidR="00BF14D0">
              <w:rPr>
                <w:sz w:val="26"/>
                <w:szCs w:val="26"/>
              </w:rPr>
              <w:t>danh</w:t>
            </w:r>
            <w:proofErr w:type="spellEnd"/>
            <w:r w:rsidR="00BF14D0">
              <w:rPr>
                <w:sz w:val="26"/>
                <w:szCs w:val="26"/>
              </w:rPr>
              <w:t xml:space="preserve"> </w:t>
            </w:r>
            <w:proofErr w:type="spellStart"/>
            <w:r w:rsidR="00BF14D0">
              <w:rPr>
                <w:sz w:val="26"/>
                <w:szCs w:val="26"/>
              </w:rPr>
              <w:t>sách</w:t>
            </w:r>
            <w:proofErr w:type="spellEnd"/>
            <w:r w:rsidR="00BF14D0">
              <w:rPr>
                <w:sz w:val="26"/>
                <w:szCs w:val="26"/>
              </w:rPr>
              <w:t xml:space="preserve"> </w:t>
            </w:r>
            <w:proofErr w:type="spellStart"/>
            <w:r w:rsidR="00BF14D0">
              <w:rPr>
                <w:sz w:val="26"/>
                <w:szCs w:val="26"/>
              </w:rPr>
              <w:t>các</w:t>
            </w:r>
            <w:proofErr w:type="spellEnd"/>
            <w:r w:rsidR="00BF14D0">
              <w:rPr>
                <w:sz w:val="26"/>
                <w:szCs w:val="26"/>
              </w:rPr>
              <w:t xml:space="preserve"> </w:t>
            </w:r>
            <w:proofErr w:type="spellStart"/>
            <w:r w:rsidR="00BF14D0">
              <w:rPr>
                <w:sz w:val="26"/>
                <w:szCs w:val="26"/>
              </w:rPr>
              <w:t>bài</w:t>
            </w:r>
            <w:proofErr w:type="spellEnd"/>
            <w:r w:rsidR="00BF14D0">
              <w:rPr>
                <w:sz w:val="26"/>
                <w:szCs w:val="26"/>
              </w:rPr>
              <w:t xml:space="preserve"> </w:t>
            </w:r>
            <w:proofErr w:type="spellStart"/>
            <w:r w:rsidR="00BF14D0">
              <w:rPr>
                <w:sz w:val="26"/>
                <w:szCs w:val="26"/>
              </w:rPr>
              <w:t>thi</w:t>
            </w:r>
            <w:proofErr w:type="spellEnd"/>
            <w:r w:rsidR="00BF14D0">
              <w:rPr>
                <w:sz w:val="26"/>
                <w:szCs w:val="26"/>
              </w:rPr>
              <w:t xml:space="preserve"> </w:t>
            </w:r>
            <w:proofErr w:type="spellStart"/>
            <w:r w:rsidR="00BF14D0">
              <w:rPr>
                <w:sz w:val="26"/>
                <w:szCs w:val="26"/>
              </w:rPr>
              <w:t>để</w:t>
            </w:r>
            <w:proofErr w:type="spellEnd"/>
            <w:r w:rsidR="00BF14D0">
              <w:rPr>
                <w:sz w:val="26"/>
                <w:szCs w:val="26"/>
              </w:rPr>
              <w:t xml:space="preserve"> </w:t>
            </w:r>
            <w:proofErr w:type="spellStart"/>
            <w:r w:rsidR="00BF14D0">
              <w:rPr>
                <w:sz w:val="26"/>
                <w:szCs w:val="26"/>
              </w:rPr>
              <w:t>xem</w:t>
            </w:r>
            <w:proofErr w:type="spellEnd"/>
          </w:p>
        </w:tc>
      </w:tr>
      <w:tr w:rsidR="003C592B" w14:paraId="280A8C2D" w14:textId="77777777">
        <w:trPr>
          <w:trHeight w:val="780"/>
          <w:jc w:val="center"/>
        </w:trPr>
        <w:tc>
          <w:tcPr>
            <w:tcW w:w="1365" w:type="dxa"/>
          </w:tcPr>
          <w:p w14:paraId="280A8C2B" w14:textId="77777777" w:rsidR="003C592B" w:rsidRDefault="003449FE">
            <w:pPr>
              <w:rPr>
                <w:sz w:val="26"/>
                <w:szCs w:val="26"/>
              </w:rPr>
            </w:pPr>
            <w:r>
              <w:rPr>
                <w:sz w:val="26"/>
                <w:szCs w:val="26"/>
              </w:rPr>
              <w:t>Type:</w:t>
            </w:r>
          </w:p>
        </w:tc>
        <w:tc>
          <w:tcPr>
            <w:tcW w:w="7320" w:type="dxa"/>
            <w:gridSpan w:val="4"/>
            <w:shd w:val="clear" w:color="auto" w:fill="auto"/>
          </w:tcPr>
          <w:p w14:paraId="280A8C2C" w14:textId="77777777" w:rsidR="003C592B" w:rsidRDefault="003449FE">
            <w:pPr>
              <w:rPr>
                <w:sz w:val="26"/>
                <w:szCs w:val="26"/>
              </w:rPr>
            </w:pPr>
            <w:r>
              <w:rPr>
                <w:sz w:val="26"/>
                <w:szCs w:val="26"/>
              </w:rPr>
              <w:t>External</w:t>
            </w:r>
          </w:p>
        </w:tc>
      </w:tr>
      <w:tr w:rsidR="003C592B" w14:paraId="280A8C2F" w14:textId="77777777">
        <w:trPr>
          <w:trHeight w:val="640"/>
          <w:jc w:val="center"/>
        </w:trPr>
        <w:tc>
          <w:tcPr>
            <w:tcW w:w="8685" w:type="dxa"/>
            <w:gridSpan w:val="5"/>
          </w:tcPr>
          <w:p w14:paraId="280A8C2E" w14:textId="32F7CC30" w:rsidR="003C592B" w:rsidRDefault="003449FE">
            <w:pPr>
              <w:rPr>
                <w:sz w:val="26"/>
                <w:szCs w:val="26"/>
              </w:rPr>
            </w:pPr>
            <w:proofErr w:type="spellStart"/>
            <w:r>
              <w:rPr>
                <w:sz w:val="26"/>
                <w:szCs w:val="26"/>
              </w:rPr>
              <w:t>Relationships:</w:t>
            </w:r>
            <w:r w:rsidR="00BF14D0">
              <w:rPr>
                <w:sz w:val="26"/>
                <w:szCs w:val="26"/>
              </w:rPr>
              <w:t>Login</w:t>
            </w:r>
            <w:proofErr w:type="spellEnd"/>
            <w:del w:id="1436" w:author="Công Nguyễn Văn" w:date="2019-09-03T15:01:00Z">
              <w:r w:rsidR="00BF14D0" w:rsidDel="008813A4">
                <w:rPr>
                  <w:sz w:val="26"/>
                  <w:szCs w:val="26"/>
                </w:rPr>
                <w:delText>,Test</w:delText>
              </w:r>
            </w:del>
          </w:p>
        </w:tc>
      </w:tr>
      <w:tr w:rsidR="003C592B" w14:paraId="280A8C32" w14:textId="77777777">
        <w:trPr>
          <w:trHeight w:val="880"/>
          <w:jc w:val="center"/>
        </w:trPr>
        <w:tc>
          <w:tcPr>
            <w:tcW w:w="8685" w:type="dxa"/>
            <w:gridSpan w:val="5"/>
          </w:tcPr>
          <w:p w14:paraId="280A8C30" w14:textId="3D174A31" w:rsidR="003C592B" w:rsidRDefault="00BF14D0">
            <w:pPr>
              <w:rPr>
                <w:sz w:val="26"/>
                <w:szCs w:val="26"/>
              </w:rPr>
            </w:pPr>
            <w:r>
              <w:rPr>
                <w:sz w:val="26"/>
                <w:szCs w:val="26"/>
              </w:rPr>
              <w:t>Association: User</w:t>
            </w:r>
          </w:p>
          <w:p w14:paraId="280A8C31" w14:textId="77777777" w:rsidR="003C592B" w:rsidRDefault="003C592B">
            <w:pPr>
              <w:rPr>
                <w:sz w:val="26"/>
                <w:szCs w:val="26"/>
              </w:rPr>
            </w:pPr>
          </w:p>
        </w:tc>
      </w:tr>
      <w:tr w:rsidR="003C592B" w14:paraId="280A8C38" w14:textId="77777777">
        <w:trPr>
          <w:trHeight w:val="1640"/>
          <w:jc w:val="center"/>
        </w:trPr>
        <w:tc>
          <w:tcPr>
            <w:tcW w:w="8685" w:type="dxa"/>
            <w:gridSpan w:val="5"/>
          </w:tcPr>
          <w:p w14:paraId="280A8C33" w14:textId="77777777" w:rsidR="003C592B" w:rsidRDefault="003449FE">
            <w:pPr>
              <w:rPr>
                <w:sz w:val="26"/>
                <w:szCs w:val="26"/>
              </w:rPr>
            </w:pPr>
            <w:r>
              <w:rPr>
                <w:sz w:val="26"/>
                <w:szCs w:val="26"/>
              </w:rPr>
              <w:t>Normal Flow of Events:</w:t>
            </w:r>
          </w:p>
          <w:p w14:paraId="0C502FA1" w14:textId="77777777" w:rsidR="003C592B" w:rsidRDefault="00BF14D0" w:rsidP="00BF14D0">
            <w:pPr>
              <w:pStyle w:val="ListParagraph"/>
              <w:numPr>
                <w:ilvl w:val="0"/>
                <w:numId w:val="13"/>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user login</w:t>
            </w:r>
          </w:p>
          <w:p w14:paraId="280A8C37" w14:textId="6416D8C0" w:rsidR="00BF14D0" w:rsidRPr="00BF14D0" w:rsidRDefault="00BF14D0" w:rsidP="00BF14D0">
            <w:pPr>
              <w:pStyle w:val="ListParagraph"/>
              <w:numPr>
                <w:ilvl w:val="0"/>
                <w:numId w:val="13"/>
              </w:numPr>
              <w:rPr>
                <w:sz w:val="26"/>
                <w:szCs w:val="26"/>
              </w:rPr>
            </w:pPr>
            <w:proofErr w:type="spellStart"/>
            <w:r>
              <w:rPr>
                <w:sz w:val="26"/>
                <w:szCs w:val="26"/>
              </w:rPr>
              <w:t>T</w:t>
            </w:r>
            <w:ins w:id="1437" w:author="Công Nguyễn Văn" w:date="2019-09-03T13:53:00Z">
              <w:r w:rsidR="00A44FF1">
                <w:rPr>
                  <w:sz w:val="26"/>
                  <w:szCs w:val="26"/>
                </w:rPr>
                <w:t>hực</w:t>
              </w:r>
              <w:proofErr w:type="spellEnd"/>
              <w:r w:rsidR="00A44FF1">
                <w:rPr>
                  <w:sz w:val="26"/>
                  <w:szCs w:val="26"/>
                </w:rPr>
                <w:t xml:space="preserve"> </w:t>
              </w:r>
              <w:proofErr w:type="spellStart"/>
              <w:r w:rsidR="00A44FF1">
                <w:rPr>
                  <w:sz w:val="26"/>
                  <w:szCs w:val="26"/>
                </w:rPr>
                <w:t>hiện</w:t>
              </w:r>
            </w:ins>
            <w:proofErr w:type="spellEnd"/>
            <w:del w:id="1438" w:author="Công Nguyễn Văn" w:date="2019-09-03T13:53:00Z">
              <w:r w:rsidDel="00A44FF1">
                <w:rPr>
                  <w:sz w:val="26"/>
                  <w:szCs w:val="26"/>
                </w:rPr>
                <w:delText>ruy cập vào</w:delText>
              </w:r>
            </w:del>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p>
        </w:tc>
      </w:tr>
      <w:tr w:rsidR="003C592B" w14:paraId="280A8C41" w14:textId="77777777">
        <w:trPr>
          <w:trHeight w:val="1660"/>
          <w:jc w:val="center"/>
        </w:trPr>
        <w:tc>
          <w:tcPr>
            <w:tcW w:w="8685" w:type="dxa"/>
            <w:gridSpan w:val="5"/>
          </w:tcPr>
          <w:p w14:paraId="280A8C39" w14:textId="77777777" w:rsidR="003C592B" w:rsidRDefault="003449FE">
            <w:pPr>
              <w:rPr>
                <w:sz w:val="26"/>
                <w:szCs w:val="26"/>
              </w:rPr>
            </w:pPr>
            <w:proofErr w:type="spellStart"/>
            <w:r>
              <w:rPr>
                <w:sz w:val="26"/>
                <w:szCs w:val="26"/>
              </w:rPr>
              <w:t>SubFlows</w:t>
            </w:r>
            <w:proofErr w:type="spellEnd"/>
            <w:r>
              <w:rPr>
                <w:sz w:val="26"/>
                <w:szCs w:val="26"/>
              </w:rPr>
              <w:t xml:space="preserve">: </w:t>
            </w:r>
          </w:p>
          <w:p w14:paraId="356745CD" w14:textId="2B5938FF" w:rsidR="003C592B" w:rsidRPr="00BF14D0" w:rsidRDefault="00BF14D0" w:rsidP="00BF14D0">
            <w:pPr>
              <w:ind w:left="360"/>
              <w:rPr>
                <w:sz w:val="26"/>
                <w:szCs w:val="26"/>
              </w:rPr>
            </w:pPr>
            <w:r>
              <w:rPr>
                <w:sz w:val="26"/>
                <w:szCs w:val="26"/>
              </w:rPr>
              <w:t>2-</w:t>
            </w:r>
            <w:r w:rsidRPr="00BF14D0">
              <w:rPr>
                <w:sz w:val="26"/>
                <w:szCs w:val="26"/>
              </w:rPr>
              <w:t xml:space="preserve">Xem chi </w:t>
            </w:r>
            <w:proofErr w:type="spellStart"/>
            <w:r w:rsidRPr="00BF14D0">
              <w:rPr>
                <w:sz w:val="26"/>
                <w:szCs w:val="26"/>
              </w:rPr>
              <w:t>tiết</w:t>
            </w:r>
            <w:proofErr w:type="spellEnd"/>
            <w:r w:rsidRPr="00BF14D0">
              <w:rPr>
                <w:sz w:val="26"/>
                <w:szCs w:val="26"/>
              </w:rPr>
              <w:t xml:space="preserve"> </w:t>
            </w:r>
            <w:proofErr w:type="spellStart"/>
            <w:r w:rsidRPr="00BF14D0">
              <w:rPr>
                <w:sz w:val="26"/>
                <w:szCs w:val="26"/>
              </w:rPr>
              <w:t>bài</w:t>
            </w:r>
            <w:proofErr w:type="spellEnd"/>
            <w:r w:rsidRPr="00BF14D0">
              <w:rPr>
                <w:sz w:val="26"/>
                <w:szCs w:val="26"/>
              </w:rPr>
              <w:t xml:space="preserve"> </w:t>
            </w:r>
            <w:proofErr w:type="spellStart"/>
            <w:r w:rsidRPr="00BF14D0">
              <w:rPr>
                <w:sz w:val="26"/>
                <w:szCs w:val="26"/>
              </w:rPr>
              <w:t>thi</w:t>
            </w:r>
            <w:proofErr w:type="spellEnd"/>
          </w:p>
          <w:p w14:paraId="0A575574" w14:textId="1EE2D568" w:rsidR="00BF14D0" w:rsidRPr="00BF14D0" w:rsidRDefault="00BF14D0" w:rsidP="00BF14D0">
            <w:pPr>
              <w:pStyle w:val="ListParagraph"/>
              <w:rPr>
                <w:sz w:val="26"/>
                <w:szCs w:val="26"/>
              </w:rPr>
            </w:pPr>
            <w:r>
              <w:rPr>
                <w:sz w:val="26"/>
                <w:szCs w:val="26"/>
              </w:rPr>
              <w:t>-</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thi</w:t>
            </w:r>
            <w:proofErr w:type="spellEnd"/>
          </w:p>
          <w:p w14:paraId="280A8C40" w14:textId="79B1CF36" w:rsidR="00BF14D0" w:rsidRPr="00BF14D0" w:rsidRDefault="00BF14D0" w:rsidP="00BF14D0">
            <w:pPr>
              <w:pStyle w:val="ListParagraph"/>
              <w:rPr>
                <w:sz w:val="26"/>
                <w:szCs w:val="26"/>
              </w:rPr>
            </w:pPr>
          </w:p>
        </w:tc>
      </w:tr>
    </w:tbl>
    <w:p w14:paraId="280A8C42" w14:textId="061B16F9" w:rsidR="003C592B" w:rsidDel="001A7828" w:rsidRDefault="00983C1A" w:rsidP="00C10112">
      <w:pPr>
        <w:jc w:val="center"/>
        <w:rPr>
          <w:del w:id="1439" w:author="Công Nguyễn Văn" w:date="2019-09-03T14:03:00Z"/>
        </w:rPr>
      </w:pPr>
      <w:bookmarkStart w:id="1440" w:name="_1pxezwc" w:colFirst="0" w:colLast="0"/>
      <w:bookmarkEnd w:id="1440"/>
      <w:del w:id="1441" w:author="Công Nguyễn Văn" w:date="2019-09-03T14:03:00Z">
        <w:r w:rsidDel="001A7828">
          <w:delText xml:space="preserve">Bảng 3 </w:delText>
        </w:r>
        <w:r w:rsidR="008F3BFF" w:rsidDel="001A7828">
          <w:fldChar w:fldCharType="begin"/>
        </w:r>
        <w:r w:rsidR="008F3BFF" w:rsidDel="001A7828">
          <w:delInstrText xml:space="preserve"> SEQ Bảng_3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view exam list</w:delText>
        </w:r>
      </w:del>
    </w:p>
    <w:p w14:paraId="584D01C8" w14:textId="77777777" w:rsidR="001A7828" w:rsidRDefault="001A7828" w:rsidP="00983C1A">
      <w:pPr>
        <w:pStyle w:val="Caption"/>
        <w:rPr>
          <w:ins w:id="1442" w:author="Công Nguyễn Văn" w:date="2019-09-03T14:03:00Z"/>
        </w:rPr>
      </w:pPr>
    </w:p>
    <w:p w14:paraId="280A8C43" w14:textId="7764CB9A" w:rsidR="003C592B" w:rsidRDefault="003449FE" w:rsidP="00C10112">
      <w:pPr>
        <w:jc w:val="center"/>
      </w:pPr>
      <w:proofErr w:type="spellStart"/>
      <w:r>
        <w:t>Bảng</w:t>
      </w:r>
      <w:proofErr w:type="spellEnd"/>
      <w:r>
        <w:t xml:space="preserve"> </w:t>
      </w:r>
      <w:r w:rsidR="00C10112">
        <w:t>3</w:t>
      </w:r>
      <w:r>
        <w:t xml:space="preserve">: </w:t>
      </w:r>
      <w:proofErr w:type="spellStart"/>
      <w:r>
        <w:t>Đặc</w:t>
      </w:r>
      <w:proofErr w:type="spellEnd"/>
      <w:r>
        <w:t xml:space="preserve"> </w:t>
      </w:r>
      <w:proofErr w:type="spellStart"/>
      <w:r>
        <w:t>tả</w:t>
      </w:r>
      <w:proofErr w:type="spellEnd"/>
      <w:r>
        <w:t xml:space="preserve"> use case view exam list</w:t>
      </w:r>
    </w:p>
    <w:p w14:paraId="280A8C44" w14:textId="77777777" w:rsidR="003C592B" w:rsidRDefault="003449FE">
      <w:pPr>
        <w:pStyle w:val="Heading3"/>
      </w:pPr>
      <w:bookmarkStart w:id="1443" w:name="_Toc18584485"/>
      <w:r>
        <w:t>UC4:Test</w:t>
      </w:r>
      <w:bookmarkEnd w:id="1443"/>
    </w:p>
    <w:p w14:paraId="280A8C45" w14:textId="77777777" w:rsidR="003C592B" w:rsidRDefault="003449FE">
      <w:pPr>
        <w:rPr>
          <w:b/>
        </w:rPr>
      </w:pPr>
      <w:r>
        <w:rPr>
          <w:b/>
        </w:rPr>
        <w:t xml:space="preserve"> </w:t>
      </w:r>
    </w:p>
    <w:tbl>
      <w:tblPr>
        <w:tblStyle w:val="a4"/>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49" w14:textId="77777777">
        <w:trPr>
          <w:trHeight w:val="480"/>
          <w:jc w:val="center"/>
        </w:trPr>
        <w:tc>
          <w:tcPr>
            <w:tcW w:w="6315" w:type="dxa"/>
            <w:gridSpan w:val="3"/>
          </w:tcPr>
          <w:p w14:paraId="280A8C46" w14:textId="77777777" w:rsidR="003C592B" w:rsidRDefault="003449FE">
            <w:pPr>
              <w:rPr>
                <w:sz w:val="26"/>
                <w:szCs w:val="26"/>
              </w:rPr>
            </w:pPr>
            <w:r>
              <w:rPr>
                <w:sz w:val="26"/>
                <w:szCs w:val="26"/>
              </w:rPr>
              <w:t>Use Case: Test</w:t>
            </w:r>
          </w:p>
        </w:tc>
        <w:tc>
          <w:tcPr>
            <w:tcW w:w="900" w:type="dxa"/>
            <w:shd w:val="clear" w:color="auto" w:fill="auto"/>
          </w:tcPr>
          <w:p w14:paraId="280A8C47" w14:textId="77777777" w:rsidR="003C592B" w:rsidRDefault="003449FE">
            <w:pPr>
              <w:rPr>
                <w:sz w:val="26"/>
                <w:szCs w:val="26"/>
              </w:rPr>
            </w:pPr>
            <w:r>
              <w:rPr>
                <w:sz w:val="26"/>
                <w:szCs w:val="26"/>
              </w:rPr>
              <w:t>ID:4</w:t>
            </w:r>
          </w:p>
        </w:tc>
        <w:tc>
          <w:tcPr>
            <w:tcW w:w="1470" w:type="dxa"/>
            <w:shd w:val="clear" w:color="auto" w:fill="auto"/>
          </w:tcPr>
          <w:p w14:paraId="280A8C48" w14:textId="77777777" w:rsidR="003C592B" w:rsidRDefault="003449FE">
            <w:pPr>
              <w:rPr>
                <w:sz w:val="26"/>
                <w:szCs w:val="26"/>
              </w:rPr>
            </w:pPr>
            <w:r>
              <w:rPr>
                <w:sz w:val="26"/>
                <w:szCs w:val="26"/>
              </w:rPr>
              <w:t>Importance Level: High</w:t>
            </w:r>
          </w:p>
        </w:tc>
      </w:tr>
      <w:tr w:rsidR="003C592B" w14:paraId="280A8C4C" w14:textId="77777777">
        <w:trPr>
          <w:trHeight w:val="480"/>
          <w:jc w:val="center"/>
        </w:trPr>
        <w:tc>
          <w:tcPr>
            <w:tcW w:w="3945" w:type="dxa"/>
            <w:gridSpan w:val="2"/>
          </w:tcPr>
          <w:p w14:paraId="280A8C4A" w14:textId="77777777" w:rsidR="003C592B" w:rsidRDefault="003449FE">
            <w:pPr>
              <w:rPr>
                <w:sz w:val="26"/>
                <w:szCs w:val="26"/>
              </w:rPr>
            </w:pPr>
            <w:r>
              <w:rPr>
                <w:sz w:val="26"/>
                <w:szCs w:val="26"/>
              </w:rPr>
              <w:lastRenderedPageBreak/>
              <w:t>Primary Actor: User</w:t>
            </w:r>
          </w:p>
        </w:tc>
        <w:tc>
          <w:tcPr>
            <w:tcW w:w="4740" w:type="dxa"/>
            <w:gridSpan w:val="3"/>
            <w:shd w:val="clear" w:color="auto" w:fill="auto"/>
          </w:tcPr>
          <w:p w14:paraId="280A8C4B" w14:textId="77777777" w:rsidR="003C592B" w:rsidRDefault="003449FE">
            <w:pPr>
              <w:rPr>
                <w:sz w:val="26"/>
                <w:szCs w:val="26"/>
              </w:rPr>
            </w:pPr>
            <w:r>
              <w:rPr>
                <w:sz w:val="26"/>
                <w:szCs w:val="26"/>
              </w:rPr>
              <w:t>User Case Type:  Essential</w:t>
            </w:r>
          </w:p>
        </w:tc>
      </w:tr>
      <w:tr w:rsidR="003C592B" w14:paraId="280A8C4F" w14:textId="77777777">
        <w:trPr>
          <w:trHeight w:val="1520"/>
          <w:jc w:val="center"/>
        </w:trPr>
        <w:tc>
          <w:tcPr>
            <w:tcW w:w="8685" w:type="dxa"/>
            <w:gridSpan w:val="5"/>
          </w:tcPr>
          <w:p w14:paraId="280A8C4D" w14:textId="77777777" w:rsidR="003C592B" w:rsidRDefault="003449FE">
            <w:pPr>
              <w:rPr>
                <w:sz w:val="26"/>
                <w:szCs w:val="26"/>
              </w:rPr>
            </w:pPr>
            <w:r>
              <w:rPr>
                <w:sz w:val="26"/>
                <w:szCs w:val="26"/>
              </w:rPr>
              <w:t>Stakeholders and Interests:</w:t>
            </w:r>
          </w:p>
          <w:p w14:paraId="280A8C4E" w14:textId="7C0798C3" w:rsidR="003C592B" w:rsidRDefault="003449FE" w:rsidP="00BF14D0">
            <w:pPr>
              <w:rPr>
                <w:sz w:val="26"/>
                <w:szCs w:val="26"/>
              </w:rPr>
            </w:pPr>
            <w:r>
              <w:rPr>
                <w:sz w:val="26"/>
                <w:szCs w:val="26"/>
              </w:rPr>
              <w:t xml:space="preserve">     User </w:t>
            </w:r>
            <w:proofErr w:type="spellStart"/>
            <w:r w:rsidR="00BF14D0">
              <w:rPr>
                <w:sz w:val="26"/>
                <w:szCs w:val="26"/>
              </w:rPr>
              <w:t>muốn</w:t>
            </w:r>
            <w:proofErr w:type="spellEnd"/>
            <w:r w:rsidR="00BF14D0">
              <w:rPr>
                <w:sz w:val="26"/>
                <w:szCs w:val="26"/>
              </w:rPr>
              <w:t xml:space="preserve"> </w:t>
            </w:r>
            <w:proofErr w:type="spellStart"/>
            <w:r w:rsidR="00BF14D0">
              <w:rPr>
                <w:sz w:val="26"/>
                <w:szCs w:val="26"/>
              </w:rPr>
              <w:t>thực</w:t>
            </w:r>
            <w:proofErr w:type="spellEnd"/>
            <w:r w:rsidR="00BF14D0">
              <w:rPr>
                <w:sz w:val="26"/>
                <w:szCs w:val="26"/>
              </w:rPr>
              <w:t xml:space="preserve"> </w:t>
            </w:r>
            <w:proofErr w:type="spellStart"/>
            <w:r w:rsidR="00BF14D0">
              <w:rPr>
                <w:sz w:val="26"/>
                <w:szCs w:val="26"/>
              </w:rPr>
              <w:t>hiện</w:t>
            </w:r>
            <w:proofErr w:type="spellEnd"/>
            <w:r w:rsidR="00BF14D0">
              <w:rPr>
                <w:sz w:val="26"/>
                <w:szCs w:val="26"/>
              </w:rPr>
              <w:t xml:space="preserve"> </w:t>
            </w:r>
            <w:proofErr w:type="spellStart"/>
            <w:r w:rsidR="00BF14D0">
              <w:rPr>
                <w:sz w:val="26"/>
                <w:szCs w:val="26"/>
              </w:rPr>
              <w:t>thi</w:t>
            </w:r>
            <w:proofErr w:type="spellEnd"/>
            <w:r w:rsidR="00BF14D0">
              <w:rPr>
                <w:sz w:val="26"/>
                <w:szCs w:val="26"/>
              </w:rPr>
              <w:t xml:space="preserve"> </w:t>
            </w:r>
          </w:p>
        </w:tc>
      </w:tr>
      <w:tr w:rsidR="003C592B" w14:paraId="280A8C51" w14:textId="77777777">
        <w:trPr>
          <w:trHeight w:val="780"/>
          <w:jc w:val="center"/>
        </w:trPr>
        <w:tc>
          <w:tcPr>
            <w:tcW w:w="8685" w:type="dxa"/>
            <w:gridSpan w:val="5"/>
          </w:tcPr>
          <w:p w14:paraId="280A8C50" w14:textId="463D267F" w:rsidR="003C592B" w:rsidRDefault="003449FE" w:rsidP="00BF14D0">
            <w:pPr>
              <w:rPr>
                <w:sz w:val="26"/>
                <w:szCs w:val="26"/>
              </w:rPr>
            </w:pPr>
            <w:r>
              <w:rPr>
                <w:sz w:val="26"/>
                <w:szCs w:val="26"/>
              </w:rPr>
              <w:t xml:space="preserve">Brief Description: </w:t>
            </w:r>
            <w:r w:rsidR="00BF14D0">
              <w:rPr>
                <w:sz w:val="26"/>
                <w:szCs w:val="26"/>
              </w:rPr>
              <w:t xml:space="preserve">User </w:t>
            </w:r>
            <w:proofErr w:type="spellStart"/>
            <w:r w:rsidR="00BF14D0">
              <w:rPr>
                <w:sz w:val="26"/>
                <w:szCs w:val="26"/>
              </w:rPr>
              <w:t>thực</w:t>
            </w:r>
            <w:proofErr w:type="spellEnd"/>
            <w:r w:rsidR="00BF14D0">
              <w:rPr>
                <w:sz w:val="26"/>
                <w:szCs w:val="26"/>
              </w:rPr>
              <w:t xml:space="preserve"> </w:t>
            </w:r>
            <w:proofErr w:type="spellStart"/>
            <w:r w:rsidR="00BF14D0">
              <w:rPr>
                <w:sz w:val="26"/>
                <w:szCs w:val="26"/>
              </w:rPr>
              <w:t>hiện</w:t>
            </w:r>
            <w:proofErr w:type="spellEnd"/>
            <w:r w:rsidR="00BF14D0">
              <w:rPr>
                <w:sz w:val="26"/>
                <w:szCs w:val="26"/>
              </w:rPr>
              <w:t xml:space="preserve"> </w:t>
            </w:r>
            <w:proofErr w:type="spellStart"/>
            <w:r w:rsidR="00BF14D0">
              <w:rPr>
                <w:sz w:val="26"/>
                <w:szCs w:val="26"/>
              </w:rPr>
              <w:t>thi</w:t>
            </w:r>
            <w:proofErr w:type="spellEnd"/>
            <w:r w:rsidR="00BF14D0">
              <w:rPr>
                <w:sz w:val="26"/>
                <w:szCs w:val="26"/>
              </w:rPr>
              <w:t xml:space="preserve"> test </w:t>
            </w:r>
            <w:proofErr w:type="spellStart"/>
            <w:r w:rsidR="00BF14D0">
              <w:rPr>
                <w:sz w:val="26"/>
                <w:szCs w:val="26"/>
              </w:rPr>
              <w:t>các</w:t>
            </w:r>
            <w:proofErr w:type="spellEnd"/>
            <w:r w:rsidR="00BF14D0">
              <w:rPr>
                <w:sz w:val="26"/>
                <w:szCs w:val="26"/>
              </w:rPr>
              <w:t xml:space="preserve"> </w:t>
            </w:r>
            <w:proofErr w:type="spellStart"/>
            <w:r w:rsidR="00BF14D0">
              <w:rPr>
                <w:sz w:val="26"/>
                <w:szCs w:val="26"/>
              </w:rPr>
              <w:t>bài</w:t>
            </w:r>
            <w:proofErr w:type="spellEnd"/>
            <w:r w:rsidR="00BF14D0">
              <w:rPr>
                <w:sz w:val="26"/>
                <w:szCs w:val="26"/>
              </w:rPr>
              <w:t xml:space="preserve"> </w:t>
            </w:r>
            <w:proofErr w:type="spellStart"/>
            <w:r w:rsidR="00BF14D0">
              <w:rPr>
                <w:sz w:val="26"/>
                <w:szCs w:val="26"/>
              </w:rPr>
              <w:t>thi</w:t>
            </w:r>
            <w:proofErr w:type="spellEnd"/>
            <w:r w:rsidR="00BF14D0">
              <w:rPr>
                <w:sz w:val="26"/>
                <w:szCs w:val="26"/>
              </w:rPr>
              <w:t xml:space="preserve"> </w:t>
            </w:r>
            <w:proofErr w:type="spellStart"/>
            <w:r w:rsidR="00BF14D0">
              <w:rPr>
                <w:sz w:val="26"/>
                <w:szCs w:val="26"/>
              </w:rPr>
              <w:t>của</w:t>
            </w:r>
            <w:proofErr w:type="spellEnd"/>
            <w:r w:rsidR="00BF14D0">
              <w:rPr>
                <w:sz w:val="26"/>
                <w:szCs w:val="26"/>
              </w:rPr>
              <w:t xml:space="preserve"> </w:t>
            </w:r>
            <w:proofErr w:type="spellStart"/>
            <w:r w:rsidR="00BF14D0">
              <w:rPr>
                <w:sz w:val="26"/>
                <w:szCs w:val="26"/>
              </w:rPr>
              <w:t>mình</w:t>
            </w:r>
            <w:proofErr w:type="spellEnd"/>
          </w:p>
        </w:tc>
      </w:tr>
      <w:tr w:rsidR="003C592B" w14:paraId="280A8C54" w14:textId="77777777">
        <w:trPr>
          <w:trHeight w:val="720"/>
          <w:jc w:val="center"/>
        </w:trPr>
        <w:tc>
          <w:tcPr>
            <w:tcW w:w="1365" w:type="dxa"/>
          </w:tcPr>
          <w:p w14:paraId="280A8C52" w14:textId="77777777" w:rsidR="003C592B" w:rsidRDefault="003449FE">
            <w:pPr>
              <w:rPr>
                <w:sz w:val="26"/>
                <w:szCs w:val="26"/>
              </w:rPr>
            </w:pPr>
            <w:r>
              <w:rPr>
                <w:sz w:val="26"/>
                <w:szCs w:val="26"/>
              </w:rPr>
              <w:t>Trigger:</w:t>
            </w:r>
          </w:p>
        </w:tc>
        <w:tc>
          <w:tcPr>
            <w:tcW w:w="7320" w:type="dxa"/>
            <w:gridSpan w:val="4"/>
            <w:shd w:val="clear" w:color="auto" w:fill="auto"/>
          </w:tcPr>
          <w:p w14:paraId="280A8C53" w14:textId="61DD24B6" w:rsidR="003C592B" w:rsidRDefault="00BF14D0">
            <w:pPr>
              <w:rPr>
                <w:sz w:val="26"/>
                <w:szCs w:val="26"/>
              </w:rPr>
            </w:pPr>
            <w:r>
              <w:rPr>
                <w:sz w:val="26"/>
                <w:szCs w:val="26"/>
              </w:rPr>
              <w:t xml:space="preserve">User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thi</w:t>
            </w:r>
            <w:proofErr w:type="spellEnd"/>
            <w:r>
              <w:rPr>
                <w:sz w:val="26"/>
                <w:szCs w:val="26"/>
              </w:rPr>
              <w:t xml:space="preserve"> test</w:t>
            </w:r>
          </w:p>
        </w:tc>
      </w:tr>
      <w:tr w:rsidR="003C592B" w14:paraId="280A8C57" w14:textId="77777777">
        <w:trPr>
          <w:trHeight w:val="780"/>
          <w:jc w:val="center"/>
        </w:trPr>
        <w:tc>
          <w:tcPr>
            <w:tcW w:w="1365" w:type="dxa"/>
          </w:tcPr>
          <w:p w14:paraId="280A8C55" w14:textId="77777777" w:rsidR="003C592B" w:rsidRDefault="003449FE">
            <w:pPr>
              <w:rPr>
                <w:sz w:val="26"/>
                <w:szCs w:val="26"/>
              </w:rPr>
            </w:pPr>
            <w:r>
              <w:rPr>
                <w:sz w:val="26"/>
                <w:szCs w:val="26"/>
              </w:rPr>
              <w:t>Type:</w:t>
            </w:r>
          </w:p>
        </w:tc>
        <w:tc>
          <w:tcPr>
            <w:tcW w:w="7320" w:type="dxa"/>
            <w:gridSpan w:val="4"/>
            <w:shd w:val="clear" w:color="auto" w:fill="auto"/>
          </w:tcPr>
          <w:p w14:paraId="280A8C56" w14:textId="77777777" w:rsidR="003C592B" w:rsidRDefault="003449FE">
            <w:pPr>
              <w:rPr>
                <w:sz w:val="26"/>
                <w:szCs w:val="26"/>
              </w:rPr>
            </w:pPr>
            <w:r>
              <w:rPr>
                <w:sz w:val="26"/>
                <w:szCs w:val="26"/>
              </w:rPr>
              <w:t>External</w:t>
            </w:r>
          </w:p>
        </w:tc>
      </w:tr>
      <w:tr w:rsidR="003C592B" w14:paraId="280A8C59" w14:textId="77777777">
        <w:trPr>
          <w:trHeight w:val="640"/>
          <w:jc w:val="center"/>
        </w:trPr>
        <w:tc>
          <w:tcPr>
            <w:tcW w:w="8685" w:type="dxa"/>
            <w:gridSpan w:val="5"/>
          </w:tcPr>
          <w:p w14:paraId="280A8C58" w14:textId="2CAE8395" w:rsidR="003C592B" w:rsidRDefault="003449FE">
            <w:pPr>
              <w:rPr>
                <w:sz w:val="26"/>
                <w:szCs w:val="26"/>
              </w:rPr>
            </w:pPr>
            <w:r>
              <w:rPr>
                <w:sz w:val="26"/>
                <w:szCs w:val="26"/>
              </w:rPr>
              <w:t>Relationships:</w:t>
            </w:r>
            <w:r w:rsidR="00BF14D0">
              <w:rPr>
                <w:sz w:val="26"/>
                <w:szCs w:val="26"/>
              </w:rPr>
              <w:t xml:space="preserve"> View exam list</w:t>
            </w:r>
          </w:p>
        </w:tc>
      </w:tr>
      <w:tr w:rsidR="003C592B" w14:paraId="280A8C5C" w14:textId="77777777">
        <w:trPr>
          <w:trHeight w:val="880"/>
          <w:jc w:val="center"/>
        </w:trPr>
        <w:tc>
          <w:tcPr>
            <w:tcW w:w="8685" w:type="dxa"/>
            <w:gridSpan w:val="5"/>
          </w:tcPr>
          <w:p w14:paraId="280A8C5A" w14:textId="2ED8A3F8" w:rsidR="003C592B" w:rsidRDefault="003449FE">
            <w:pPr>
              <w:rPr>
                <w:sz w:val="26"/>
                <w:szCs w:val="26"/>
              </w:rPr>
            </w:pPr>
            <w:r>
              <w:rPr>
                <w:sz w:val="26"/>
                <w:szCs w:val="26"/>
              </w:rPr>
              <w:t xml:space="preserve">Association: </w:t>
            </w:r>
            <w:r w:rsidR="00BF14D0">
              <w:rPr>
                <w:sz w:val="26"/>
                <w:szCs w:val="26"/>
              </w:rPr>
              <w:t>User</w:t>
            </w:r>
          </w:p>
          <w:p w14:paraId="280A8C5B" w14:textId="77777777" w:rsidR="003C592B" w:rsidRDefault="003C592B">
            <w:pPr>
              <w:rPr>
                <w:sz w:val="26"/>
                <w:szCs w:val="26"/>
              </w:rPr>
            </w:pPr>
          </w:p>
        </w:tc>
      </w:tr>
      <w:tr w:rsidR="003C592B" w14:paraId="280A8C64" w14:textId="77777777">
        <w:trPr>
          <w:trHeight w:val="1640"/>
          <w:jc w:val="center"/>
        </w:trPr>
        <w:tc>
          <w:tcPr>
            <w:tcW w:w="8685" w:type="dxa"/>
            <w:gridSpan w:val="5"/>
          </w:tcPr>
          <w:p w14:paraId="280A8C5D" w14:textId="77777777" w:rsidR="003C592B" w:rsidRDefault="003449FE">
            <w:pPr>
              <w:rPr>
                <w:sz w:val="26"/>
                <w:szCs w:val="26"/>
              </w:rPr>
            </w:pPr>
            <w:r>
              <w:rPr>
                <w:sz w:val="26"/>
                <w:szCs w:val="26"/>
              </w:rPr>
              <w:t>Normal Flow of Events:</w:t>
            </w:r>
          </w:p>
          <w:p w14:paraId="206EEBB7" w14:textId="77777777" w:rsidR="003C592B" w:rsidRDefault="00BF14D0" w:rsidP="00BF14D0">
            <w:pPr>
              <w:pStyle w:val="ListParagraph"/>
              <w:numPr>
                <w:ilvl w:val="0"/>
                <w:numId w:val="16"/>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login</w:t>
            </w:r>
          </w:p>
          <w:p w14:paraId="4C192CF7" w14:textId="77777777" w:rsidR="00BF14D0" w:rsidRDefault="00BF14D0" w:rsidP="00BF14D0">
            <w:pPr>
              <w:pStyle w:val="ListParagraph"/>
              <w:numPr>
                <w:ilvl w:val="0"/>
                <w:numId w:val="16"/>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view exam list</w:t>
            </w:r>
          </w:p>
          <w:p w14:paraId="280A8C63" w14:textId="7AD791A0" w:rsidR="00CE2910" w:rsidRPr="00CE2910" w:rsidRDefault="00A44FF1" w:rsidP="00CE2910">
            <w:pPr>
              <w:pStyle w:val="ListParagraph"/>
              <w:numPr>
                <w:ilvl w:val="0"/>
                <w:numId w:val="16"/>
              </w:numPr>
              <w:rPr>
                <w:sz w:val="26"/>
                <w:szCs w:val="26"/>
              </w:rPr>
            </w:pPr>
            <w:proofErr w:type="spellStart"/>
            <w:ins w:id="1444" w:author="Công Nguyễn Văn" w:date="2019-09-03T13:54:00Z">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thi</w:t>
              </w:r>
            </w:ins>
            <w:proofErr w:type="spellEnd"/>
            <w:del w:id="1445" w:author="Công Nguyễn Văn" w:date="2019-09-03T13:53:00Z">
              <w:r w:rsidR="00CE2910" w:rsidDel="00A44FF1">
                <w:rPr>
                  <w:sz w:val="26"/>
                  <w:szCs w:val="26"/>
                </w:rPr>
                <w:delText>Kích vào button “vào thi” để thi</w:delText>
              </w:r>
            </w:del>
          </w:p>
        </w:tc>
      </w:tr>
      <w:tr w:rsidR="003C592B" w14:paraId="280A8C68" w14:textId="77777777">
        <w:trPr>
          <w:trHeight w:val="1660"/>
          <w:jc w:val="center"/>
        </w:trPr>
        <w:tc>
          <w:tcPr>
            <w:tcW w:w="8685" w:type="dxa"/>
            <w:gridSpan w:val="5"/>
          </w:tcPr>
          <w:p w14:paraId="280A8C65" w14:textId="0046248B" w:rsidR="003C592B" w:rsidRDefault="003449FE">
            <w:pPr>
              <w:rPr>
                <w:sz w:val="26"/>
                <w:szCs w:val="26"/>
              </w:rPr>
            </w:pPr>
            <w:proofErr w:type="spellStart"/>
            <w:r>
              <w:rPr>
                <w:sz w:val="26"/>
                <w:szCs w:val="26"/>
              </w:rPr>
              <w:t>SubFlows</w:t>
            </w:r>
            <w:proofErr w:type="spellEnd"/>
            <w:r>
              <w:rPr>
                <w:sz w:val="26"/>
                <w:szCs w:val="26"/>
              </w:rPr>
              <w:t xml:space="preserve">: </w:t>
            </w:r>
          </w:p>
          <w:p w14:paraId="1DF48725" w14:textId="32D480DA" w:rsidR="00CE2910" w:rsidRPr="00CE2910" w:rsidRDefault="00CE2910" w:rsidP="00CE2910">
            <w:pPr>
              <w:ind w:left="360"/>
              <w:rPr>
                <w:sz w:val="26"/>
                <w:szCs w:val="26"/>
              </w:rPr>
            </w:pPr>
            <w:r>
              <w:rPr>
                <w:sz w:val="26"/>
                <w:szCs w:val="26"/>
              </w:rPr>
              <w:t>3-</w:t>
            </w:r>
            <w:r w:rsidRPr="00CE2910">
              <w:rPr>
                <w:sz w:val="26"/>
                <w:szCs w:val="26"/>
              </w:rPr>
              <w:t xml:space="preserve">Nhấn next </w:t>
            </w:r>
            <w:proofErr w:type="spellStart"/>
            <w:r w:rsidRPr="00CE2910">
              <w:rPr>
                <w:sz w:val="26"/>
                <w:szCs w:val="26"/>
              </w:rPr>
              <w:t>để</w:t>
            </w:r>
            <w:proofErr w:type="spellEnd"/>
            <w:r w:rsidRPr="00CE2910">
              <w:rPr>
                <w:sz w:val="26"/>
                <w:szCs w:val="26"/>
              </w:rPr>
              <w:t xml:space="preserve"> </w:t>
            </w:r>
            <w:proofErr w:type="spellStart"/>
            <w:r w:rsidRPr="00CE2910">
              <w:rPr>
                <w:sz w:val="26"/>
                <w:szCs w:val="26"/>
              </w:rPr>
              <w:t>chuyển</w:t>
            </w:r>
            <w:proofErr w:type="spellEnd"/>
            <w:r w:rsidRPr="00CE2910">
              <w:rPr>
                <w:sz w:val="26"/>
                <w:szCs w:val="26"/>
              </w:rPr>
              <w:t xml:space="preserve"> sang </w:t>
            </w:r>
            <w:proofErr w:type="spellStart"/>
            <w:r w:rsidRPr="00CE2910">
              <w:rPr>
                <w:sz w:val="26"/>
                <w:szCs w:val="26"/>
              </w:rPr>
              <w:t>câu</w:t>
            </w:r>
            <w:proofErr w:type="spellEnd"/>
            <w:r w:rsidRPr="00CE2910">
              <w:rPr>
                <w:sz w:val="26"/>
                <w:szCs w:val="26"/>
              </w:rPr>
              <w:t xml:space="preserve"> </w:t>
            </w:r>
            <w:proofErr w:type="spellStart"/>
            <w:r w:rsidRPr="00CE2910">
              <w:rPr>
                <w:sz w:val="26"/>
                <w:szCs w:val="26"/>
              </w:rPr>
              <w:t>hỏi</w:t>
            </w:r>
            <w:proofErr w:type="spellEnd"/>
            <w:r w:rsidRPr="00CE2910">
              <w:rPr>
                <w:sz w:val="26"/>
                <w:szCs w:val="26"/>
              </w:rPr>
              <w:t xml:space="preserve"> </w:t>
            </w:r>
            <w:proofErr w:type="spellStart"/>
            <w:r w:rsidRPr="00CE2910">
              <w:rPr>
                <w:sz w:val="26"/>
                <w:szCs w:val="26"/>
              </w:rPr>
              <w:t>khác</w:t>
            </w:r>
            <w:proofErr w:type="spellEnd"/>
          </w:p>
          <w:p w14:paraId="3F59C946" w14:textId="7AB28C14" w:rsidR="00CE2910" w:rsidRPr="00CE2910" w:rsidRDefault="00CE2910" w:rsidP="00CE2910">
            <w:pPr>
              <w:ind w:left="360"/>
              <w:rPr>
                <w:sz w:val="26"/>
                <w:szCs w:val="26"/>
              </w:rPr>
            </w:pPr>
            <w:r>
              <w:rPr>
                <w:sz w:val="26"/>
                <w:szCs w:val="26"/>
              </w:rPr>
              <w:t>-</w:t>
            </w:r>
            <w:proofErr w:type="spellStart"/>
            <w:r>
              <w:rPr>
                <w:sz w:val="26"/>
                <w:szCs w:val="26"/>
              </w:rPr>
              <w:t>Nhấn</w:t>
            </w:r>
            <w:proofErr w:type="spellEnd"/>
            <w:r>
              <w:rPr>
                <w:sz w:val="26"/>
                <w:szCs w:val="26"/>
              </w:rPr>
              <w:t xml:space="preserve"> submit </w:t>
            </w:r>
            <w:proofErr w:type="spellStart"/>
            <w:r>
              <w:rPr>
                <w:sz w:val="26"/>
                <w:szCs w:val="26"/>
              </w:rPr>
              <w:t>để</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p>
          <w:p w14:paraId="280A8C66" w14:textId="77777777" w:rsidR="003C592B" w:rsidRDefault="003C592B">
            <w:pPr>
              <w:rPr>
                <w:sz w:val="26"/>
                <w:szCs w:val="26"/>
              </w:rPr>
            </w:pPr>
          </w:p>
          <w:p w14:paraId="280A8C67" w14:textId="77777777" w:rsidR="003C592B" w:rsidRDefault="003449FE" w:rsidP="00983C1A">
            <w:pPr>
              <w:keepNext/>
              <w:rPr>
                <w:sz w:val="26"/>
                <w:szCs w:val="26"/>
              </w:rPr>
            </w:pPr>
            <w:r>
              <w:rPr>
                <w:sz w:val="26"/>
                <w:szCs w:val="26"/>
              </w:rPr>
              <w:t xml:space="preserve">          </w:t>
            </w:r>
          </w:p>
        </w:tc>
      </w:tr>
    </w:tbl>
    <w:p w14:paraId="280A8C69" w14:textId="7281270E" w:rsidR="003C592B" w:rsidRDefault="00983C1A" w:rsidP="00983C1A">
      <w:pPr>
        <w:pStyle w:val="Caption"/>
      </w:pPr>
      <w:del w:id="1446" w:author="Công Nguyễn Văn" w:date="2019-09-03T14:03:00Z">
        <w:r w:rsidDel="001A7828">
          <w:delText xml:space="preserve">Bảng 4 </w:delText>
        </w:r>
        <w:r w:rsidR="008F3BFF" w:rsidDel="001A7828">
          <w:fldChar w:fldCharType="begin"/>
        </w:r>
        <w:r w:rsidR="008F3BFF" w:rsidDel="001A7828">
          <w:delInstrText xml:space="preserve"> SEQ Bảng_4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test</w:delText>
        </w:r>
      </w:del>
    </w:p>
    <w:p w14:paraId="280A8C6A" w14:textId="6DACBB9F" w:rsidR="003C592B" w:rsidRDefault="003449FE" w:rsidP="00C10112">
      <w:pPr>
        <w:jc w:val="center"/>
      </w:pPr>
      <w:bookmarkStart w:id="1447" w:name="_2p2csry" w:colFirst="0" w:colLast="0"/>
      <w:bookmarkEnd w:id="1447"/>
      <w:proofErr w:type="spellStart"/>
      <w:r>
        <w:t>Bảng</w:t>
      </w:r>
      <w:proofErr w:type="spellEnd"/>
      <w:r>
        <w:t xml:space="preserve"> </w:t>
      </w:r>
      <w:r w:rsidR="00C10112">
        <w:t>4</w:t>
      </w:r>
      <w:r>
        <w:t xml:space="preserve">:Đặc </w:t>
      </w:r>
      <w:proofErr w:type="spellStart"/>
      <w:r>
        <w:t>tả</w:t>
      </w:r>
      <w:proofErr w:type="spellEnd"/>
      <w:r>
        <w:t xml:space="preserve"> use case test</w:t>
      </w:r>
    </w:p>
    <w:p w14:paraId="280A8C6B" w14:textId="77777777" w:rsidR="003C592B" w:rsidRDefault="003C592B"/>
    <w:p w14:paraId="280A8C6C" w14:textId="77777777" w:rsidR="003C592B" w:rsidRDefault="003449FE">
      <w:pPr>
        <w:pStyle w:val="Heading3"/>
      </w:pPr>
      <w:bookmarkStart w:id="1448" w:name="_Toc18584486"/>
      <w:r>
        <w:t>UC5:Change Profile</w:t>
      </w:r>
      <w:bookmarkEnd w:id="1448"/>
    </w:p>
    <w:tbl>
      <w:tblPr>
        <w:tblStyle w:val="a5"/>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70" w14:textId="77777777">
        <w:trPr>
          <w:trHeight w:val="480"/>
          <w:jc w:val="center"/>
        </w:trPr>
        <w:tc>
          <w:tcPr>
            <w:tcW w:w="6315" w:type="dxa"/>
            <w:gridSpan w:val="3"/>
          </w:tcPr>
          <w:p w14:paraId="280A8C6D" w14:textId="77777777" w:rsidR="003C592B" w:rsidRDefault="003449FE">
            <w:pPr>
              <w:rPr>
                <w:sz w:val="26"/>
                <w:szCs w:val="26"/>
              </w:rPr>
            </w:pPr>
            <w:r>
              <w:rPr>
                <w:sz w:val="26"/>
                <w:szCs w:val="26"/>
              </w:rPr>
              <w:t>Use Case: Change Profile</w:t>
            </w:r>
          </w:p>
        </w:tc>
        <w:tc>
          <w:tcPr>
            <w:tcW w:w="900" w:type="dxa"/>
            <w:shd w:val="clear" w:color="auto" w:fill="auto"/>
          </w:tcPr>
          <w:p w14:paraId="280A8C6E" w14:textId="77777777" w:rsidR="003C592B" w:rsidRDefault="003449FE">
            <w:pPr>
              <w:rPr>
                <w:sz w:val="26"/>
                <w:szCs w:val="26"/>
              </w:rPr>
            </w:pPr>
            <w:r>
              <w:rPr>
                <w:sz w:val="26"/>
                <w:szCs w:val="26"/>
              </w:rPr>
              <w:t>ID:5</w:t>
            </w:r>
          </w:p>
        </w:tc>
        <w:tc>
          <w:tcPr>
            <w:tcW w:w="1470" w:type="dxa"/>
            <w:shd w:val="clear" w:color="auto" w:fill="auto"/>
          </w:tcPr>
          <w:p w14:paraId="280A8C6F" w14:textId="77777777" w:rsidR="003C592B" w:rsidRDefault="003449FE">
            <w:pPr>
              <w:rPr>
                <w:sz w:val="26"/>
                <w:szCs w:val="26"/>
              </w:rPr>
            </w:pPr>
            <w:r>
              <w:rPr>
                <w:sz w:val="26"/>
                <w:szCs w:val="26"/>
              </w:rPr>
              <w:t>Importance Level: Medium</w:t>
            </w:r>
          </w:p>
        </w:tc>
      </w:tr>
      <w:tr w:rsidR="003C592B" w14:paraId="280A8C73" w14:textId="77777777">
        <w:trPr>
          <w:trHeight w:val="480"/>
          <w:jc w:val="center"/>
        </w:trPr>
        <w:tc>
          <w:tcPr>
            <w:tcW w:w="3945" w:type="dxa"/>
            <w:gridSpan w:val="2"/>
          </w:tcPr>
          <w:p w14:paraId="280A8C71" w14:textId="77777777" w:rsidR="003C592B" w:rsidRDefault="003449FE">
            <w:pPr>
              <w:rPr>
                <w:sz w:val="26"/>
                <w:szCs w:val="26"/>
              </w:rPr>
            </w:pPr>
            <w:r>
              <w:rPr>
                <w:sz w:val="26"/>
                <w:szCs w:val="26"/>
              </w:rPr>
              <w:lastRenderedPageBreak/>
              <w:t>Primary Actor: User</w:t>
            </w:r>
          </w:p>
        </w:tc>
        <w:tc>
          <w:tcPr>
            <w:tcW w:w="4740" w:type="dxa"/>
            <w:gridSpan w:val="3"/>
            <w:shd w:val="clear" w:color="auto" w:fill="auto"/>
          </w:tcPr>
          <w:p w14:paraId="280A8C72" w14:textId="77777777" w:rsidR="003C592B" w:rsidRDefault="003449FE">
            <w:pPr>
              <w:rPr>
                <w:sz w:val="26"/>
                <w:szCs w:val="26"/>
              </w:rPr>
            </w:pPr>
            <w:r>
              <w:rPr>
                <w:sz w:val="26"/>
                <w:szCs w:val="26"/>
              </w:rPr>
              <w:t>User Case Type: Detail</w:t>
            </w:r>
          </w:p>
        </w:tc>
      </w:tr>
      <w:tr w:rsidR="003C592B" w14:paraId="280A8C76" w14:textId="77777777">
        <w:trPr>
          <w:trHeight w:val="1520"/>
          <w:jc w:val="center"/>
        </w:trPr>
        <w:tc>
          <w:tcPr>
            <w:tcW w:w="8685" w:type="dxa"/>
            <w:gridSpan w:val="5"/>
          </w:tcPr>
          <w:p w14:paraId="280A8C74" w14:textId="77777777" w:rsidR="003C592B" w:rsidRDefault="003449FE">
            <w:pPr>
              <w:rPr>
                <w:sz w:val="26"/>
                <w:szCs w:val="26"/>
              </w:rPr>
            </w:pPr>
            <w:r>
              <w:rPr>
                <w:sz w:val="26"/>
                <w:szCs w:val="26"/>
              </w:rPr>
              <w:t>Stakeholders and Interests:</w:t>
            </w:r>
          </w:p>
          <w:p w14:paraId="601CC0FC" w14:textId="77777777" w:rsidR="003C592B" w:rsidRDefault="003449FE">
            <w:pPr>
              <w:rPr>
                <w:sz w:val="26"/>
                <w:szCs w:val="26"/>
              </w:rPr>
            </w:pPr>
            <w:r>
              <w:rPr>
                <w:sz w:val="26"/>
                <w:szCs w:val="26"/>
              </w:rPr>
              <w:t xml:space="preserve">      </w:t>
            </w:r>
            <w:r w:rsidR="008A0A72">
              <w:rPr>
                <w:sz w:val="26"/>
                <w:szCs w:val="26"/>
              </w:rPr>
              <w:t>-</w:t>
            </w:r>
            <w:r>
              <w:rPr>
                <w:sz w:val="26"/>
                <w:szCs w:val="26"/>
              </w:rPr>
              <w:t xml:space="preserve">User </w:t>
            </w:r>
            <w:proofErr w:type="spellStart"/>
            <w:r>
              <w:rPr>
                <w:sz w:val="26"/>
                <w:szCs w:val="26"/>
              </w:rPr>
              <w:t>muốn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củ</w:t>
            </w:r>
            <w:r w:rsidR="008A0A72">
              <w:rPr>
                <w:sz w:val="26"/>
                <w:szCs w:val="26"/>
              </w:rPr>
              <w:t>a</w:t>
            </w:r>
            <w:proofErr w:type="spellEnd"/>
            <w:r w:rsidR="008A0A72">
              <w:rPr>
                <w:sz w:val="26"/>
                <w:szCs w:val="26"/>
              </w:rPr>
              <w:t xml:space="preserve"> </w:t>
            </w:r>
            <w:proofErr w:type="spellStart"/>
            <w:r w:rsidR="008A0A72">
              <w:rPr>
                <w:sz w:val="26"/>
                <w:szCs w:val="26"/>
              </w:rPr>
              <w:t>mình</w:t>
            </w:r>
            <w:proofErr w:type="spellEnd"/>
            <w:r w:rsidR="008A0A72">
              <w:rPr>
                <w:sz w:val="26"/>
                <w:szCs w:val="26"/>
              </w:rPr>
              <w:t xml:space="preserve"> </w:t>
            </w:r>
            <w:proofErr w:type="spellStart"/>
            <w:r w:rsidR="008A0A72">
              <w:rPr>
                <w:sz w:val="26"/>
                <w:szCs w:val="26"/>
              </w:rPr>
              <w:t>trên</w:t>
            </w:r>
            <w:proofErr w:type="spellEnd"/>
            <w:r w:rsidR="008A0A72">
              <w:rPr>
                <w:sz w:val="26"/>
                <w:szCs w:val="26"/>
              </w:rPr>
              <w:t xml:space="preserve"> </w:t>
            </w:r>
            <w:proofErr w:type="spellStart"/>
            <w:r w:rsidR="008A0A72">
              <w:rPr>
                <w:sz w:val="26"/>
                <w:szCs w:val="26"/>
              </w:rPr>
              <w:t>hệ</w:t>
            </w:r>
            <w:proofErr w:type="spellEnd"/>
            <w:r w:rsidR="008A0A72">
              <w:rPr>
                <w:sz w:val="26"/>
                <w:szCs w:val="26"/>
              </w:rPr>
              <w:t xml:space="preserve"> </w:t>
            </w:r>
            <w:proofErr w:type="spellStart"/>
            <w:r w:rsidR="008A0A72">
              <w:rPr>
                <w:sz w:val="26"/>
                <w:szCs w:val="26"/>
              </w:rPr>
              <w:t>thông</w:t>
            </w:r>
            <w:proofErr w:type="spellEnd"/>
          </w:p>
          <w:p w14:paraId="280A8C75" w14:textId="18415E63" w:rsidR="008A0A72" w:rsidRDefault="008A0A72">
            <w:pPr>
              <w:rPr>
                <w:sz w:val="26"/>
                <w:szCs w:val="26"/>
              </w:rPr>
            </w:pPr>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của</w:t>
            </w:r>
            <w:proofErr w:type="spellEnd"/>
            <w:r>
              <w:rPr>
                <w:sz w:val="26"/>
                <w:szCs w:val="26"/>
              </w:rPr>
              <w:t xml:space="preserve"> user</w:t>
            </w:r>
          </w:p>
        </w:tc>
      </w:tr>
      <w:tr w:rsidR="003C592B" w14:paraId="280A8C78" w14:textId="77777777">
        <w:trPr>
          <w:trHeight w:val="780"/>
          <w:jc w:val="center"/>
        </w:trPr>
        <w:tc>
          <w:tcPr>
            <w:tcW w:w="8685" w:type="dxa"/>
            <w:gridSpan w:val="5"/>
          </w:tcPr>
          <w:p w14:paraId="280A8C77" w14:textId="5EACFBA9" w:rsidR="003C592B" w:rsidRDefault="008A0A72">
            <w:pPr>
              <w:rPr>
                <w:sz w:val="26"/>
                <w:szCs w:val="26"/>
              </w:rPr>
            </w:pPr>
            <w:r>
              <w:rPr>
                <w:sz w:val="26"/>
                <w:szCs w:val="26"/>
              </w:rPr>
              <w:t xml:space="preserve">Brief Description: User </w:t>
            </w:r>
            <w:proofErr w:type="spellStart"/>
            <w:r>
              <w:rPr>
                <w:sz w:val="26"/>
                <w:szCs w:val="26"/>
              </w:rPr>
              <w:t>xem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mình</w:t>
            </w:r>
            <w:proofErr w:type="spellEnd"/>
          </w:p>
        </w:tc>
      </w:tr>
      <w:tr w:rsidR="003C592B" w14:paraId="280A8C7B" w14:textId="77777777">
        <w:trPr>
          <w:trHeight w:val="720"/>
          <w:jc w:val="center"/>
        </w:trPr>
        <w:tc>
          <w:tcPr>
            <w:tcW w:w="1365" w:type="dxa"/>
          </w:tcPr>
          <w:p w14:paraId="280A8C79" w14:textId="77777777" w:rsidR="003C592B" w:rsidRDefault="003449FE">
            <w:pPr>
              <w:rPr>
                <w:sz w:val="26"/>
                <w:szCs w:val="26"/>
              </w:rPr>
            </w:pPr>
            <w:r>
              <w:rPr>
                <w:sz w:val="26"/>
                <w:szCs w:val="26"/>
              </w:rPr>
              <w:t>Trigger:</w:t>
            </w:r>
          </w:p>
        </w:tc>
        <w:tc>
          <w:tcPr>
            <w:tcW w:w="7320" w:type="dxa"/>
            <w:gridSpan w:val="4"/>
            <w:shd w:val="clear" w:color="auto" w:fill="auto"/>
          </w:tcPr>
          <w:p w14:paraId="280A8C7A" w14:textId="3AD74F27" w:rsidR="003C592B" w:rsidRDefault="008A0A72">
            <w:pPr>
              <w:rPr>
                <w:sz w:val="26"/>
                <w:szCs w:val="26"/>
              </w:rPr>
            </w:pPr>
            <w:r>
              <w:rPr>
                <w:sz w:val="26"/>
                <w:szCs w:val="26"/>
              </w:rPr>
              <w:t xml:space="preserve">User </w:t>
            </w:r>
            <w:proofErr w:type="spellStart"/>
            <w:r>
              <w:rPr>
                <w:sz w:val="26"/>
                <w:szCs w:val="26"/>
              </w:rPr>
              <w:t>vào</w:t>
            </w:r>
            <w:proofErr w:type="spellEnd"/>
            <w:r>
              <w:rPr>
                <w:sz w:val="26"/>
                <w:szCs w:val="26"/>
              </w:rPr>
              <w:t xml:space="preserve"> profile </w:t>
            </w:r>
            <w:proofErr w:type="spellStart"/>
            <w:r>
              <w:rPr>
                <w:sz w:val="26"/>
                <w:szCs w:val="26"/>
              </w:rPr>
              <w:t>để</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thông</w:t>
            </w:r>
            <w:proofErr w:type="spellEnd"/>
            <w:r>
              <w:rPr>
                <w:sz w:val="26"/>
                <w:szCs w:val="26"/>
              </w:rPr>
              <w:t xml:space="preserve"> tin </w:t>
            </w:r>
          </w:p>
        </w:tc>
      </w:tr>
      <w:tr w:rsidR="003C592B" w14:paraId="280A8C7E" w14:textId="77777777">
        <w:trPr>
          <w:trHeight w:val="780"/>
          <w:jc w:val="center"/>
        </w:trPr>
        <w:tc>
          <w:tcPr>
            <w:tcW w:w="1365" w:type="dxa"/>
          </w:tcPr>
          <w:p w14:paraId="280A8C7C" w14:textId="77777777" w:rsidR="003C592B" w:rsidRDefault="003449FE">
            <w:pPr>
              <w:rPr>
                <w:sz w:val="26"/>
                <w:szCs w:val="26"/>
              </w:rPr>
            </w:pPr>
            <w:r>
              <w:rPr>
                <w:sz w:val="26"/>
                <w:szCs w:val="26"/>
              </w:rPr>
              <w:t>Type:</w:t>
            </w:r>
          </w:p>
        </w:tc>
        <w:tc>
          <w:tcPr>
            <w:tcW w:w="7320" w:type="dxa"/>
            <w:gridSpan w:val="4"/>
            <w:shd w:val="clear" w:color="auto" w:fill="auto"/>
          </w:tcPr>
          <w:p w14:paraId="280A8C7D" w14:textId="77777777" w:rsidR="003C592B" w:rsidRDefault="003449FE">
            <w:pPr>
              <w:rPr>
                <w:sz w:val="26"/>
                <w:szCs w:val="26"/>
              </w:rPr>
            </w:pPr>
            <w:r>
              <w:rPr>
                <w:sz w:val="26"/>
                <w:szCs w:val="26"/>
              </w:rPr>
              <w:t>External</w:t>
            </w:r>
          </w:p>
        </w:tc>
      </w:tr>
      <w:tr w:rsidR="003C592B" w14:paraId="280A8C80" w14:textId="77777777">
        <w:trPr>
          <w:trHeight w:val="640"/>
          <w:jc w:val="center"/>
        </w:trPr>
        <w:tc>
          <w:tcPr>
            <w:tcW w:w="8685" w:type="dxa"/>
            <w:gridSpan w:val="5"/>
          </w:tcPr>
          <w:p w14:paraId="280A8C7F" w14:textId="687DD39B" w:rsidR="003C592B" w:rsidRDefault="003449FE">
            <w:pPr>
              <w:rPr>
                <w:sz w:val="26"/>
                <w:szCs w:val="26"/>
              </w:rPr>
            </w:pPr>
            <w:proofErr w:type="spellStart"/>
            <w:r>
              <w:rPr>
                <w:sz w:val="26"/>
                <w:szCs w:val="26"/>
              </w:rPr>
              <w:t>Relationships:</w:t>
            </w:r>
            <w:ins w:id="1449" w:author="Công Nguyễn Văn" w:date="2019-09-03T15:00:00Z">
              <w:r w:rsidR="008813A4">
                <w:rPr>
                  <w:sz w:val="26"/>
                  <w:szCs w:val="26"/>
                </w:rPr>
                <w:t>Login</w:t>
              </w:r>
            </w:ins>
            <w:proofErr w:type="spellEnd"/>
          </w:p>
        </w:tc>
      </w:tr>
      <w:tr w:rsidR="003C592B" w14:paraId="280A8C83" w14:textId="77777777">
        <w:trPr>
          <w:trHeight w:val="880"/>
          <w:jc w:val="center"/>
        </w:trPr>
        <w:tc>
          <w:tcPr>
            <w:tcW w:w="8685" w:type="dxa"/>
            <w:gridSpan w:val="5"/>
          </w:tcPr>
          <w:p w14:paraId="280A8C81" w14:textId="04F6AE79" w:rsidR="003C592B" w:rsidRDefault="003449FE">
            <w:pPr>
              <w:rPr>
                <w:sz w:val="26"/>
                <w:szCs w:val="26"/>
              </w:rPr>
            </w:pPr>
            <w:r>
              <w:rPr>
                <w:sz w:val="26"/>
                <w:szCs w:val="26"/>
              </w:rPr>
              <w:t xml:space="preserve">Association: </w:t>
            </w:r>
            <w:r w:rsidR="00F66417">
              <w:rPr>
                <w:sz w:val="26"/>
                <w:szCs w:val="26"/>
              </w:rPr>
              <w:t>User</w:t>
            </w:r>
          </w:p>
          <w:p w14:paraId="280A8C82" w14:textId="77777777" w:rsidR="003C592B" w:rsidRDefault="003C592B">
            <w:pPr>
              <w:rPr>
                <w:sz w:val="26"/>
                <w:szCs w:val="26"/>
              </w:rPr>
            </w:pPr>
          </w:p>
        </w:tc>
      </w:tr>
      <w:tr w:rsidR="003C592B" w14:paraId="280A8C8B" w14:textId="77777777">
        <w:trPr>
          <w:trHeight w:val="1640"/>
          <w:jc w:val="center"/>
        </w:trPr>
        <w:tc>
          <w:tcPr>
            <w:tcW w:w="8685" w:type="dxa"/>
            <w:gridSpan w:val="5"/>
          </w:tcPr>
          <w:p w14:paraId="280A8C84" w14:textId="77777777" w:rsidR="003C592B" w:rsidRDefault="003449FE">
            <w:pPr>
              <w:rPr>
                <w:sz w:val="26"/>
                <w:szCs w:val="26"/>
              </w:rPr>
            </w:pPr>
            <w:r>
              <w:rPr>
                <w:sz w:val="26"/>
                <w:szCs w:val="26"/>
              </w:rPr>
              <w:t>Normal Flow of Events:</w:t>
            </w:r>
          </w:p>
          <w:p w14:paraId="0BD868FC" w14:textId="77777777" w:rsidR="003C592B" w:rsidRDefault="00F66417" w:rsidP="00F66417">
            <w:pPr>
              <w:pStyle w:val="ListParagraph"/>
              <w:numPr>
                <w:ilvl w:val="0"/>
                <w:numId w:val="17"/>
              </w:numPr>
              <w:rPr>
                <w:sz w:val="26"/>
                <w:szCs w:val="26"/>
              </w:rPr>
            </w:pPr>
            <w:proofErr w:type="spellStart"/>
            <w:r>
              <w:rPr>
                <w:sz w:val="26"/>
                <w:szCs w:val="26"/>
              </w:rPr>
              <w:t>Nhập</w:t>
            </w:r>
            <w:proofErr w:type="spellEnd"/>
            <w:r>
              <w:rPr>
                <w:sz w:val="26"/>
                <w:szCs w:val="26"/>
              </w:rPr>
              <w:t xml:space="preserve"> </w:t>
            </w:r>
            <w:proofErr w:type="spellStart"/>
            <w:r>
              <w:rPr>
                <w:sz w:val="26"/>
                <w:szCs w:val="26"/>
              </w:rPr>
              <w:t>họ</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p>
          <w:p w14:paraId="02143F5F" w14:textId="77777777" w:rsidR="00F66417" w:rsidRDefault="00F66417" w:rsidP="00F66417">
            <w:pPr>
              <w:pStyle w:val="ListParagraph"/>
              <w:numPr>
                <w:ilvl w:val="0"/>
                <w:numId w:val="17"/>
              </w:numPr>
              <w:rPr>
                <w:sz w:val="26"/>
                <w:szCs w:val="26"/>
              </w:rPr>
            </w:pPr>
            <w:proofErr w:type="spellStart"/>
            <w:r>
              <w:rPr>
                <w:sz w:val="26"/>
                <w:szCs w:val="26"/>
              </w:rPr>
              <w:t>Nhập</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p>
          <w:p w14:paraId="6243C249" w14:textId="51544825" w:rsidR="00F66417" w:rsidRDefault="00F66417" w:rsidP="00F66417">
            <w:pPr>
              <w:pStyle w:val="ListParagraph"/>
              <w:numPr>
                <w:ilvl w:val="0"/>
                <w:numId w:val="17"/>
              </w:numPr>
              <w:rPr>
                <w:sz w:val="26"/>
                <w:szCs w:val="26"/>
              </w:rPr>
            </w:pP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diện</w:t>
            </w:r>
            <w:proofErr w:type="spellEnd"/>
          </w:p>
          <w:p w14:paraId="296099DF" w14:textId="6AA8840C" w:rsidR="00F66417" w:rsidRDefault="00F66417" w:rsidP="00F66417">
            <w:pPr>
              <w:pStyle w:val="ListParagraph"/>
              <w:numPr>
                <w:ilvl w:val="0"/>
                <w:numId w:val="17"/>
              </w:numPr>
              <w:rPr>
                <w:sz w:val="26"/>
                <w:szCs w:val="26"/>
              </w:rPr>
            </w:pPr>
            <w:proofErr w:type="spellStart"/>
            <w:r>
              <w:rPr>
                <w:sz w:val="26"/>
                <w:szCs w:val="26"/>
              </w:rPr>
              <w:t>Nhập</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p>
          <w:p w14:paraId="280A8C8A" w14:textId="25818791" w:rsidR="00F66417" w:rsidRPr="00F66417" w:rsidRDefault="00F66417" w:rsidP="00F66417">
            <w:pPr>
              <w:pStyle w:val="ListParagraph"/>
              <w:numPr>
                <w:ilvl w:val="0"/>
                <w:numId w:val="17"/>
              </w:numPr>
              <w:rPr>
                <w:sz w:val="26"/>
                <w:szCs w:val="26"/>
              </w:rPr>
            </w:pPr>
            <w:del w:id="1450" w:author="Công Nguyễn Văn" w:date="2019-09-03T13:54:00Z">
              <w:r w:rsidDel="00A44FF1">
                <w:rPr>
                  <w:sz w:val="26"/>
                  <w:szCs w:val="26"/>
                </w:rPr>
                <w:delText>Nhấn lưu để lưu thông tin đã thay đổi</w:delText>
              </w:r>
            </w:del>
            <w:proofErr w:type="spellStart"/>
            <w:ins w:id="1451" w:author="Công Nguyễn Văn" w:date="2019-09-03T13:54:00Z">
              <w:r w:rsidR="00A44FF1">
                <w:rPr>
                  <w:sz w:val="26"/>
                  <w:szCs w:val="26"/>
                </w:rPr>
                <w:t>Lưu</w:t>
              </w:r>
              <w:proofErr w:type="spellEnd"/>
              <w:r w:rsidR="00A44FF1">
                <w:rPr>
                  <w:sz w:val="26"/>
                  <w:szCs w:val="26"/>
                </w:rPr>
                <w:t xml:space="preserve"> </w:t>
              </w:r>
              <w:proofErr w:type="spellStart"/>
              <w:r w:rsidR="00A44FF1">
                <w:rPr>
                  <w:sz w:val="26"/>
                  <w:szCs w:val="26"/>
                </w:rPr>
                <w:t>thông</w:t>
              </w:r>
              <w:proofErr w:type="spellEnd"/>
              <w:r w:rsidR="00A44FF1">
                <w:rPr>
                  <w:sz w:val="26"/>
                  <w:szCs w:val="26"/>
                </w:rPr>
                <w:t xml:space="preserve"> tin </w:t>
              </w:r>
              <w:proofErr w:type="spellStart"/>
              <w:r w:rsidR="00A44FF1">
                <w:rPr>
                  <w:sz w:val="26"/>
                  <w:szCs w:val="26"/>
                </w:rPr>
                <w:t>đã</w:t>
              </w:r>
              <w:proofErr w:type="spellEnd"/>
              <w:r w:rsidR="00A44FF1">
                <w:rPr>
                  <w:sz w:val="26"/>
                  <w:szCs w:val="26"/>
                </w:rPr>
                <w:t xml:space="preserve"> </w:t>
              </w:r>
              <w:proofErr w:type="spellStart"/>
              <w:r w:rsidR="00A44FF1">
                <w:rPr>
                  <w:sz w:val="26"/>
                  <w:szCs w:val="26"/>
                </w:rPr>
                <w:t>thay</w:t>
              </w:r>
              <w:proofErr w:type="spellEnd"/>
              <w:r w:rsidR="00A44FF1">
                <w:rPr>
                  <w:sz w:val="26"/>
                  <w:szCs w:val="26"/>
                </w:rPr>
                <w:t xml:space="preserve"> </w:t>
              </w:r>
            </w:ins>
            <w:proofErr w:type="spellStart"/>
            <w:ins w:id="1452" w:author="Công Nguyễn Văn" w:date="2019-09-03T13:55:00Z">
              <w:r w:rsidR="00A44FF1">
                <w:rPr>
                  <w:sz w:val="26"/>
                  <w:szCs w:val="26"/>
                </w:rPr>
                <w:t>đổi</w:t>
              </w:r>
            </w:ins>
            <w:proofErr w:type="spellEnd"/>
          </w:p>
        </w:tc>
      </w:tr>
      <w:tr w:rsidR="003C592B" w14:paraId="280A8C8F" w14:textId="77777777">
        <w:trPr>
          <w:trHeight w:val="1660"/>
          <w:jc w:val="center"/>
        </w:trPr>
        <w:tc>
          <w:tcPr>
            <w:tcW w:w="8685" w:type="dxa"/>
            <w:gridSpan w:val="5"/>
          </w:tcPr>
          <w:p w14:paraId="280A8C8C" w14:textId="366D30B7" w:rsidR="003C592B" w:rsidRDefault="003449FE">
            <w:pPr>
              <w:rPr>
                <w:sz w:val="26"/>
                <w:szCs w:val="26"/>
              </w:rPr>
            </w:pPr>
            <w:proofErr w:type="spellStart"/>
            <w:r>
              <w:rPr>
                <w:sz w:val="26"/>
                <w:szCs w:val="26"/>
              </w:rPr>
              <w:t>SubFlows</w:t>
            </w:r>
            <w:proofErr w:type="spellEnd"/>
            <w:r>
              <w:rPr>
                <w:sz w:val="26"/>
                <w:szCs w:val="26"/>
              </w:rPr>
              <w:t xml:space="preserve">: </w:t>
            </w:r>
          </w:p>
          <w:p w14:paraId="15F2B92B" w14:textId="42C8517E" w:rsidR="00F66417" w:rsidRDefault="00F66417">
            <w:pPr>
              <w:rPr>
                <w:sz w:val="26"/>
                <w:szCs w:val="26"/>
              </w:rPr>
            </w:pPr>
            <w:r>
              <w:rPr>
                <w:sz w:val="26"/>
                <w:szCs w:val="26"/>
              </w:rPr>
              <w:t xml:space="preserve">3-Chỉ </w:t>
            </w:r>
            <w:proofErr w:type="spellStart"/>
            <w:r>
              <w:rPr>
                <w:sz w:val="26"/>
                <w:szCs w:val="26"/>
              </w:rPr>
              <w:t>chọn</w:t>
            </w:r>
            <w:proofErr w:type="spellEnd"/>
            <w:r>
              <w:rPr>
                <w:sz w:val="26"/>
                <w:szCs w:val="26"/>
              </w:rPr>
              <w:t xml:space="preserve"> </w:t>
            </w:r>
            <w:proofErr w:type="spellStart"/>
            <w:r>
              <w:rPr>
                <w:sz w:val="26"/>
                <w:szCs w:val="26"/>
              </w:rPr>
              <w:t>những</w:t>
            </w:r>
            <w:proofErr w:type="spellEnd"/>
            <w:r>
              <w:rPr>
                <w:sz w:val="26"/>
                <w:szCs w:val="26"/>
              </w:rPr>
              <w:t xml:space="preserve"> file </w:t>
            </w:r>
            <w:proofErr w:type="spellStart"/>
            <w:r>
              <w:rPr>
                <w:sz w:val="26"/>
                <w:szCs w:val="26"/>
              </w:rPr>
              <w:t>có</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dạng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như</w:t>
            </w:r>
            <w:proofErr w:type="spellEnd"/>
            <w:r>
              <w:rPr>
                <w:sz w:val="26"/>
                <w:szCs w:val="26"/>
              </w:rPr>
              <w:t>: .</w:t>
            </w:r>
            <w:proofErr w:type="spellStart"/>
            <w:r>
              <w:rPr>
                <w:sz w:val="26"/>
                <w:szCs w:val="26"/>
              </w:rPr>
              <w:t>png</w:t>
            </w:r>
            <w:proofErr w:type="spellEnd"/>
            <w:r>
              <w:rPr>
                <w:sz w:val="26"/>
                <w:szCs w:val="26"/>
              </w:rPr>
              <w:t>, jpg…</w:t>
            </w:r>
          </w:p>
          <w:p w14:paraId="280A8C8D" w14:textId="77777777" w:rsidR="003C592B" w:rsidRDefault="003C592B">
            <w:pPr>
              <w:rPr>
                <w:sz w:val="26"/>
                <w:szCs w:val="26"/>
              </w:rPr>
            </w:pPr>
          </w:p>
          <w:p w14:paraId="280A8C8E" w14:textId="77777777" w:rsidR="003C592B" w:rsidRDefault="003449FE" w:rsidP="00983C1A">
            <w:pPr>
              <w:keepNext/>
              <w:rPr>
                <w:sz w:val="26"/>
                <w:szCs w:val="26"/>
              </w:rPr>
            </w:pPr>
            <w:r>
              <w:rPr>
                <w:sz w:val="26"/>
                <w:szCs w:val="26"/>
              </w:rPr>
              <w:t xml:space="preserve">          </w:t>
            </w:r>
          </w:p>
        </w:tc>
      </w:tr>
      <w:tr w:rsidR="00F66417" w14:paraId="56F85FD9" w14:textId="77777777">
        <w:trPr>
          <w:trHeight w:val="1660"/>
          <w:jc w:val="center"/>
        </w:trPr>
        <w:tc>
          <w:tcPr>
            <w:tcW w:w="8685" w:type="dxa"/>
            <w:gridSpan w:val="5"/>
          </w:tcPr>
          <w:p w14:paraId="326DD66A" w14:textId="77777777" w:rsidR="00F66417" w:rsidRDefault="00F66417">
            <w:pPr>
              <w:rPr>
                <w:sz w:val="26"/>
                <w:szCs w:val="26"/>
              </w:rPr>
            </w:pPr>
            <w:r>
              <w:rPr>
                <w:sz w:val="26"/>
                <w:szCs w:val="26"/>
              </w:rPr>
              <w:t>Exception:</w:t>
            </w:r>
          </w:p>
          <w:p w14:paraId="0C19DB22" w14:textId="0FFE2A10" w:rsidR="00F66417" w:rsidRDefault="00F66417">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validation </w:t>
            </w:r>
            <w:proofErr w:type="spellStart"/>
            <w:r>
              <w:rPr>
                <w:sz w:val="26"/>
                <w:szCs w:val="26"/>
              </w:rPr>
              <w:t>tại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sai</w:t>
            </w:r>
            <w:proofErr w:type="spellEnd"/>
          </w:p>
        </w:tc>
      </w:tr>
    </w:tbl>
    <w:p w14:paraId="280A8C90" w14:textId="251B9D5A" w:rsidR="003C592B" w:rsidRDefault="00983C1A" w:rsidP="00983C1A">
      <w:pPr>
        <w:pStyle w:val="Caption"/>
        <w:rPr>
          <w:b/>
        </w:rPr>
      </w:pPr>
      <w:del w:id="1453" w:author="Công Nguyễn Văn" w:date="2019-09-03T14:03:00Z">
        <w:r w:rsidDel="001A7828">
          <w:delText xml:space="preserve">Bảng 5 </w:delText>
        </w:r>
        <w:r w:rsidR="008F3BFF" w:rsidDel="001A7828">
          <w:fldChar w:fldCharType="begin"/>
        </w:r>
        <w:r w:rsidR="008F3BFF" w:rsidDel="001A7828">
          <w:delInstrText xml:space="preserve"> SEQ Bảng_5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change profile</w:delText>
        </w:r>
      </w:del>
    </w:p>
    <w:p w14:paraId="280A8C91" w14:textId="12D7FA6B" w:rsidR="003C592B" w:rsidRDefault="003449FE" w:rsidP="00C10112">
      <w:pPr>
        <w:jc w:val="center"/>
      </w:pPr>
      <w:bookmarkStart w:id="1454" w:name="_3o7alnk" w:colFirst="0" w:colLast="0"/>
      <w:bookmarkEnd w:id="1454"/>
      <w:proofErr w:type="spellStart"/>
      <w:r>
        <w:t>Bảng</w:t>
      </w:r>
      <w:proofErr w:type="spellEnd"/>
      <w:r>
        <w:t xml:space="preserve"> </w:t>
      </w:r>
      <w:r w:rsidR="00C10112">
        <w:t>5</w:t>
      </w:r>
      <w:r>
        <w:t xml:space="preserve">:Đặc </w:t>
      </w:r>
      <w:proofErr w:type="spellStart"/>
      <w:r>
        <w:t>tả</w:t>
      </w:r>
      <w:proofErr w:type="spellEnd"/>
      <w:r>
        <w:t xml:space="preserve"> use case change profile</w:t>
      </w:r>
    </w:p>
    <w:p w14:paraId="280A8C92" w14:textId="77777777" w:rsidR="003C592B" w:rsidRDefault="003C592B">
      <w:pPr>
        <w:rPr>
          <w:b/>
        </w:rPr>
      </w:pPr>
    </w:p>
    <w:p w14:paraId="280A8C93" w14:textId="77777777" w:rsidR="003C592B" w:rsidRDefault="003449FE">
      <w:pPr>
        <w:pStyle w:val="Heading3"/>
      </w:pPr>
      <w:bookmarkStart w:id="1455" w:name="_Toc18584487"/>
      <w:r>
        <w:lastRenderedPageBreak/>
        <w:t>UC6:View History</w:t>
      </w:r>
      <w:bookmarkEnd w:id="1455"/>
    </w:p>
    <w:tbl>
      <w:tblPr>
        <w:tblStyle w:val="a6"/>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97" w14:textId="77777777">
        <w:trPr>
          <w:trHeight w:val="480"/>
          <w:jc w:val="center"/>
        </w:trPr>
        <w:tc>
          <w:tcPr>
            <w:tcW w:w="6315" w:type="dxa"/>
            <w:gridSpan w:val="3"/>
          </w:tcPr>
          <w:p w14:paraId="280A8C94" w14:textId="77777777" w:rsidR="003C592B" w:rsidRDefault="003449FE">
            <w:pPr>
              <w:rPr>
                <w:sz w:val="26"/>
                <w:szCs w:val="26"/>
              </w:rPr>
            </w:pPr>
            <w:r>
              <w:rPr>
                <w:sz w:val="26"/>
                <w:szCs w:val="26"/>
              </w:rPr>
              <w:t>Use Case: View Test History</w:t>
            </w:r>
          </w:p>
        </w:tc>
        <w:tc>
          <w:tcPr>
            <w:tcW w:w="900" w:type="dxa"/>
            <w:shd w:val="clear" w:color="auto" w:fill="auto"/>
          </w:tcPr>
          <w:p w14:paraId="280A8C95" w14:textId="77777777" w:rsidR="003C592B" w:rsidRDefault="003449FE">
            <w:pPr>
              <w:rPr>
                <w:sz w:val="26"/>
                <w:szCs w:val="26"/>
              </w:rPr>
            </w:pPr>
            <w:r>
              <w:rPr>
                <w:sz w:val="26"/>
                <w:szCs w:val="26"/>
              </w:rPr>
              <w:t>ID:6</w:t>
            </w:r>
          </w:p>
        </w:tc>
        <w:tc>
          <w:tcPr>
            <w:tcW w:w="1470" w:type="dxa"/>
            <w:shd w:val="clear" w:color="auto" w:fill="auto"/>
          </w:tcPr>
          <w:p w14:paraId="280A8C96" w14:textId="77777777" w:rsidR="003C592B" w:rsidRDefault="003449FE">
            <w:pPr>
              <w:rPr>
                <w:sz w:val="26"/>
                <w:szCs w:val="26"/>
              </w:rPr>
            </w:pPr>
            <w:r>
              <w:rPr>
                <w:sz w:val="26"/>
                <w:szCs w:val="26"/>
              </w:rPr>
              <w:t>Importance Level: Medium</w:t>
            </w:r>
          </w:p>
        </w:tc>
      </w:tr>
      <w:tr w:rsidR="003C592B" w14:paraId="280A8C9A" w14:textId="77777777">
        <w:trPr>
          <w:trHeight w:val="480"/>
          <w:jc w:val="center"/>
        </w:trPr>
        <w:tc>
          <w:tcPr>
            <w:tcW w:w="3945" w:type="dxa"/>
            <w:gridSpan w:val="2"/>
          </w:tcPr>
          <w:p w14:paraId="280A8C98" w14:textId="77777777" w:rsidR="003C592B" w:rsidRDefault="003449FE">
            <w:pPr>
              <w:rPr>
                <w:sz w:val="26"/>
                <w:szCs w:val="26"/>
              </w:rPr>
            </w:pPr>
            <w:r>
              <w:rPr>
                <w:sz w:val="26"/>
                <w:szCs w:val="26"/>
              </w:rPr>
              <w:t>Primary Actor: User</w:t>
            </w:r>
          </w:p>
        </w:tc>
        <w:tc>
          <w:tcPr>
            <w:tcW w:w="4740" w:type="dxa"/>
            <w:gridSpan w:val="3"/>
            <w:shd w:val="clear" w:color="auto" w:fill="auto"/>
          </w:tcPr>
          <w:p w14:paraId="280A8C99" w14:textId="77777777" w:rsidR="003C592B" w:rsidRDefault="003449FE">
            <w:pPr>
              <w:rPr>
                <w:sz w:val="26"/>
                <w:szCs w:val="26"/>
              </w:rPr>
            </w:pPr>
            <w:r>
              <w:rPr>
                <w:sz w:val="26"/>
                <w:szCs w:val="26"/>
              </w:rPr>
              <w:t>User Case Type: Detail</w:t>
            </w:r>
          </w:p>
        </w:tc>
      </w:tr>
      <w:tr w:rsidR="003C592B" w14:paraId="280A8C9D" w14:textId="77777777">
        <w:trPr>
          <w:trHeight w:val="1520"/>
          <w:jc w:val="center"/>
        </w:trPr>
        <w:tc>
          <w:tcPr>
            <w:tcW w:w="8685" w:type="dxa"/>
            <w:gridSpan w:val="5"/>
          </w:tcPr>
          <w:p w14:paraId="280A8C9B" w14:textId="77777777" w:rsidR="003C592B" w:rsidRDefault="003449FE">
            <w:pPr>
              <w:rPr>
                <w:sz w:val="26"/>
                <w:szCs w:val="26"/>
              </w:rPr>
            </w:pPr>
            <w:r>
              <w:rPr>
                <w:sz w:val="26"/>
                <w:szCs w:val="26"/>
              </w:rPr>
              <w:t>Stakeholders and Interests:</w:t>
            </w:r>
          </w:p>
          <w:p w14:paraId="4443D245" w14:textId="77777777" w:rsidR="003C592B" w:rsidRDefault="003449FE">
            <w:pPr>
              <w:rPr>
                <w:sz w:val="26"/>
                <w:szCs w:val="26"/>
              </w:rPr>
            </w:pPr>
            <w:r>
              <w:rPr>
                <w:sz w:val="26"/>
                <w:szCs w:val="26"/>
              </w:rPr>
              <w:t xml:space="preserve"> </w:t>
            </w:r>
            <w:r w:rsidR="00E812CF">
              <w:rPr>
                <w:sz w:val="26"/>
                <w:szCs w:val="26"/>
              </w:rPr>
              <w:t xml:space="preserve">-User </w:t>
            </w:r>
            <w:proofErr w:type="spellStart"/>
            <w:r w:rsidR="00E812CF">
              <w:rPr>
                <w:sz w:val="26"/>
                <w:szCs w:val="26"/>
              </w:rPr>
              <w:t>muốn</w:t>
            </w:r>
            <w:proofErr w:type="spellEnd"/>
            <w:r w:rsidR="00E812CF">
              <w:rPr>
                <w:sz w:val="26"/>
                <w:szCs w:val="26"/>
              </w:rPr>
              <w:t xml:space="preserve"> </w:t>
            </w:r>
            <w:proofErr w:type="spellStart"/>
            <w:r w:rsidR="00E812CF">
              <w:rPr>
                <w:sz w:val="26"/>
                <w:szCs w:val="26"/>
              </w:rPr>
              <w:t>xem</w:t>
            </w:r>
            <w:proofErr w:type="spellEnd"/>
            <w:r w:rsidR="00E812CF">
              <w:rPr>
                <w:sz w:val="26"/>
                <w:szCs w:val="26"/>
              </w:rPr>
              <w:t xml:space="preserve"> </w:t>
            </w:r>
            <w:proofErr w:type="spellStart"/>
            <w:r w:rsidR="00E812CF">
              <w:rPr>
                <w:sz w:val="26"/>
                <w:szCs w:val="26"/>
              </w:rPr>
              <w:t>lịch</w:t>
            </w:r>
            <w:proofErr w:type="spellEnd"/>
            <w:r w:rsidR="00E812CF">
              <w:rPr>
                <w:sz w:val="26"/>
                <w:szCs w:val="26"/>
              </w:rPr>
              <w:t xml:space="preserve"> </w:t>
            </w:r>
            <w:proofErr w:type="spellStart"/>
            <w:r w:rsidR="00E812CF">
              <w:rPr>
                <w:sz w:val="26"/>
                <w:szCs w:val="26"/>
              </w:rPr>
              <w:t>sử</w:t>
            </w:r>
            <w:proofErr w:type="spellEnd"/>
            <w:r w:rsidR="00E812CF">
              <w:rPr>
                <w:sz w:val="26"/>
                <w:szCs w:val="26"/>
              </w:rPr>
              <w:t xml:space="preserve"> </w:t>
            </w:r>
            <w:proofErr w:type="spellStart"/>
            <w:r w:rsidR="00E812CF">
              <w:rPr>
                <w:sz w:val="26"/>
                <w:szCs w:val="26"/>
              </w:rPr>
              <w:t>bài</w:t>
            </w:r>
            <w:proofErr w:type="spellEnd"/>
            <w:r w:rsidR="00E812CF">
              <w:rPr>
                <w:sz w:val="26"/>
                <w:szCs w:val="26"/>
              </w:rPr>
              <w:t xml:space="preserve"> </w:t>
            </w:r>
            <w:proofErr w:type="spellStart"/>
            <w:r w:rsidR="00E812CF">
              <w:rPr>
                <w:sz w:val="26"/>
                <w:szCs w:val="26"/>
              </w:rPr>
              <w:t>thi</w:t>
            </w:r>
            <w:proofErr w:type="spellEnd"/>
            <w:r w:rsidR="00E812CF">
              <w:rPr>
                <w:sz w:val="26"/>
                <w:szCs w:val="26"/>
              </w:rPr>
              <w:t xml:space="preserve"> </w:t>
            </w:r>
            <w:proofErr w:type="spellStart"/>
            <w:r w:rsidR="00E812CF">
              <w:rPr>
                <w:sz w:val="26"/>
                <w:szCs w:val="26"/>
              </w:rPr>
              <w:t>mình</w:t>
            </w:r>
            <w:proofErr w:type="spellEnd"/>
            <w:r w:rsidR="00E812CF">
              <w:rPr>
                <w:sz w:val="26"/>
                <w:szCs w:val="26"/>
              </w:rPr>
              <w:t xml:space="preserve"> </w:t>
            </w:r>
            <w:proofErr w:type="spellStart"/>
            <w:r w:rsidR="00E812CF">
              <w:rPr>
                <w:sz w:val="26"/>
                <w:szCs w:val="26"/>
              </w:rPr>
              <w:t>đã</w:t>
            </w:r>
            <w:proofErr w:type="spellEnd"/>
            <w:r w:rsidR="00E812CF">
              <w:rPr>
                <w:sz w:val="26"/>
                <w:szCs w:val="26"/>
              </w:rPr>
              <w:t xml:space="preserve"> </w:t>
            </w:r>
            <w:proofErr w:type="spellStart"/>
            <w:r w:rsidR="00E812CF">
              <w:rPr>
                <w:sz w:val="26"/>
                <w:szCs w:val="26"/>
              </w:rPr>
              <w:t>thi</w:t>
            </w:r>
            <w:proofErr w:type="spellEnd"/>
          </w:p>
          <w:p w14:paraId="280A8C9C" w14:textId="610A5309" w:rsidR="00E812CF" w:rsidRDefault="00E812CF">
            <w:pPr>
              <w:rPr>
                <w:sz w:val="26"/>
                <w:szCs w:val="26"/>
              </w:rPr>
            </w:pPr>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về</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của</w:t>
            </w:r>
            <w:proofErr w:type="spellEnd"/>
            <w:r>
              <w:rPr>
                <w:sz w:val="26"/>
                <w:szCs w:val="26"/>
              </w:rPr>
              <w:t xml:space="preserve"> user</w:t>
            </w:r>
          </w:p>
        </w:tc>
      </w:tr>
      <w:tr w:rsidR="003C592B" w14:paraId="280A8C9F" w14:textId="77777777">
        <w:trPr>
          <w:trHeight w:val="780"/>
          <w:jc w:val="center"/>
        </w:trPr>
        <w:tc>
          <w:tcPr>
            <w:tcW w:w="8685" w:type="dxa"/>
            <w:gridSpan w:val="5"/>
          </w:tcPr>
          <w:p w14:paraId="280A8C9E" w14:textId="77777777" w:rsidR="003C592B" w:rsidRDefault="003449FE">
            <w:pPr>
              <w:rPr>
                <w:sz w:val="26"/>
                <w:szCs w:val="26"/>
              </w:rPr>
            </w:pPr>
            <w:r>
              <w:rPr>
                <w:sz w:val="26"/>
                <w:szCs w:val="26"/>
              </w:rPr>
              <w:t xml:space="preserve">Brief Description: User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những</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thi</w:t>
            </w:r>
            <w:proofErr w:type="spellEnd"/>
          </w:p>
        </w:tc>
      </w:tr>
      <w:tr w:rsidR="003C592B" w14:paraId="280A8CA2" w14:textId="77777777">
        <w:trPr>
          <w:trHeight w:val="720"/>
          <w:jc w:val="center"/>
        </w:trPr>
        <w:tc>
          <w:tcPr>
            <w:tcW w:w="1365" w:type="dxa"/>
          </w:tcPr>
          <w:p w14:paraId="280A8CA0" w14:textId="77777777" w:rsidR="003C592B" w:rsidRDefault="003449FE">
            <w:pPr>
              <w:rPr>
                <w:sz w:val="26"/>
                <w:szCs w:val="26"/>
              </w:rPr>
            </w:pPr>
            <w:r>
              <w:rPr>
                <w:sz w:val="26"/>
                <w:szCs w:val="26"/>
              </w:rPr>
              <w:t>Trigger:</w:t>
            </w:r>
          </w:p>
        </w:tc>
        <w:tc>
          <w:tcPr>
            <w:tcW w:w="7320" w:type="dxa"/>
            <w:gridSpan w:val="4"/>
            <w:shd w:val="clear" w:color="auto" w:fill="auto"/>
          </w:tcPr>
          <w:p w14:paraId="280A8CA1" w14:textId="77777777" w:rsidR="003C592B" w:rsidRDefault="003449FE">
            <w:pPr>
              <w:rPr>
                <w:sz w:val="26"/>
                <w:szCs w:val="26"/>
              </w:rPr>
            </w:pPr>
            <w:r>
              <w:rPr>
                <w:sz w:val="26"/>
                <w:szCs w:val="26"/>
              </w:rPr>
              <w:t xml:space="preserve"> User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lịch</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thi</w:t>
            </w:r>
            <w:proofErr w:type="spellEnd"/>
          </w:p>
        </w:tc>
      </w:tr>
      <w:tr w:rsidR="003C592B" w14:paraId="280A8CA5" w14:textId="77777777">
        <w:trPr>
          <w:trHeight w:val="780"/>
          <w:jc w:val="center"/>
        </w:trPr>
        <w:tc>
          <w:tcPr>
            <w:tcW w:w="1365" w:type="dxa"/>
          </w:tcPr>
          <w:p w14:paraId="280A8CA3" w14:textId="77777777" w:rsidR="003C592B" w:rsidRDefault="003449FE">
            <w:pPr>
              <w:rPr>
                <w:sz w:val="26"/>
                <w:szCs w:val="26"/>
              </w:rPr>
            </w:pPr>
            <w:r>
              <w:rPr>
                <w:sz w:val="26"/>
                <w:szCs w:val="26"/>
              </w:rPr>
              <w:t>Type:</w:t>
            </w:r>
          </w:p>
        </w:tc>
        <w:tc>
          <w:tcPr>
            <w:tcW w:w="7320" w:type="dxa"/>
            <w:gridSpan w:val="4"/>
            <w:shd w:val="clear" w:color="auto" w:fill="auto"/>
          </w:tcPr>
          <w:p w14:paraId="280A8CA4" w14:textId="77777777" w:rsidR="003C592B" w:rsidRDefault="003449FE">
            <w:pPr>
              <w:rPr>
                <w:sz w:val="26"/>
                <w:szCs w:val="26"/>
              </w:rPr>
            </w:pPr>
            <w:r>
              <w:rPr>
                <w:sz w:val="26"/>
                <w:szCs w:val="26"/>
              </w:rPr>
              <w:t>External</w:t>
            </w:r>
          </w:p>
        </w:tc>
      </w:tr>
      <w:tr w:rsidR="003C592B" w14:paraId="280A8CA7" w14:textId="77777777">
        <w:trPr>
          <w:trHeight w:val="640"/>
          <w:jc w:val="center"/>
        </w:trPr>
        <w:tc>
          <w:tcPr>
            <w:tcW w:w="8685" w:type="dxa"/>
            <w:gridSpan w:val="5"/>
          </w:tcPr>
          <w:p w14:paraId="280A8CA6" w14:textId="509F906B" w:rsidR="003C592B" w:rsidRDefault="003449FE">
            <w:pPr>
              <w:rPr>
                <w:sz w:val="26"/>
                <w:szCs w:val="26"/>
              </w:rPr>
            </w:pPr>
            <w:proofErr w:type="spellStart"/>
            <w:r>
              <w:rPr>
                <w:sz w:val="26"/>
                <w:szCs w:val="26"/>
              </w:rPr>
              <w:t>Relationships:</w:t>
            </w:r>
            <w:ins w:id="1456" w:author="Công Nguyễn Văn" w:date="2019-09-03T15:00:00Z">
              <w:r w:rsidR="008813A4">
                <w:rPr>
                  <w:sz w:val="26"/>
                  <w:szCs w:val="26"/>
                </w:rPr>
                <w:t>Login</w:t>
              </w:r>
            </w:ins>
            <w:proofErr w:type="spellEnd"/>
          </w:p>
        </w:tc>
      </w:tr>
      <w:tr w:rsidR="003C592B" w14:paraId="280A8CAA" w14:textId="77777777">
        <w:trPr>
          <w:trHeight w:val="880"/>
          <w:jc w:val="center"/>
        </w:trPr>
        <w:tc>
          <w:tcPr>
            <w:tcW w:w="8685" w:type="dxa"/>
            <w:gridSpan w:val="5"/>
          </w:tcPr>
          <w:p w14:paraId="280A8CA8" w14:textId="128B977D" w:rsidR="003C592B" w:rsidRDefault="003449FE">
            <w:pPr>
              <w:rPr>
                <w:sz w:val="26"/>
                <w:szCs w:val="26"/>
              </w:rPr>
            </w:pPr>
            <w:r>
              <w:rPr>
                <w:sz w:val="26"/>
                <w:szCs w:val="26"/>
              </w:rPr>
              <w:t xml:space="preserve">Association: </w:t>
            </w:r>
            <w:r w:rsidR="00E812CF">
              <w:rPr>
                <w:sz w:val="26"/>
                <w:szCs w:val="26"/>
              </w:rPr>
              <w:t>user</w:t>
            </w:r>
          </w:p>
          <w:p w14:paraId="280A8CA9" w14:textId="77777777" w:rsidR="003C592B" w:rsidRDefault="003C592B">
            <w:pPr>
              <w:rPr>
                <w:sz w:val="26"/>
                <w:szCs w:val="26"/>
              </w:rPr>
            </w:pPr>
          </w:p>
        </w:tc>
      </w:tr>
      <w:tr w:rsidR="003C592B" w14:paraId="280A8CB0" w14:textId="77777777">
        <w:trPr>
          <w:trHeight w:val="1640"/>
          <w:jc w:val="center"/>
        </w:trPr>
        <w:tc>
          <w:tcPr>
            <w:tcW w:w="8685" w:type="dxa"/>
            <w:gridSpan w:val="5"/>
          </w:tcPr>
          <w:p w14:paraId="280A8CAB" w14:textId="77777777" w:rsidR="003C592B" w:rsidRDefault="003449FE">
            <w:pPr>
              <w:rPr>
                <w:sz w:val="26"/>
                <w:szCs w:val="26"/>
              </w:rPr>
            </w:pPr>
            <w:r>
              <w:rPr>
                <w:sz w:val="26"/>
                <w:szCs w:val="26"/>
              </w:rPr>
              <w:t>Normal Flow of Events:</w:t>
            </w:r>
          </w:p>
          <w:p w14:paraId="1AF55327" w14:textId="77777777" w:rsidR="003C592B" w:rsidRDefault="00E812CF" w:rsidP="00E812CF">
            <w:pPr>
              <w:pStyle w:val="ListParagraph"/>
              <w:numPr>
                <w:ilvl w:val="0"/>
                <w:numId w:val="18"/>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login</w:t>
            </w:r>
          </w:p>
          <w:p w14:paraId="280A8CAF" w14:textId="75EB912B" w:rsidR="00E812CF" w:rsidRPr="00E812CF" w:rsidRDefault="00A44FF1" w:rsidP="00E812CF">
            <w:pPr>
              <w:pStyle w:val="ListParagraph"/>
              <w:numPr>
                <w:ilvl w:val="0"/>
                <w:numId w:val="18"/>
              </w:numPr>
              <w:rPr>
                <w:sz w:val="26"/>
                <w:szCs w:val="26"/>
              </w:rPr>
            </w:pPr>
            <w:proofErr w:type="spellStart"/>
            <w:ins w:id="1457" w:author="Công Nguyễn Văn" w:date="2019-09-03T13:55:00Z">
              <w:r>
                <w:rPr>
                  <w:sz w:val="26"/>
                  <w:szCs w:val="26"/>
                </w:rPr>
                <w:t>Xem</w:t>
              </w:r>
              <w:proofErr w:type="spellEnd"/>
              <w:r>
                <w:rPr>
                  <w:sz w:val="26"/>
                  <w:szCs w:val="26"/>
                </w:rPr>
                <w:t xml:space="preserve"> </w:t>
              </w:r>
              <w:proofErr w:type="spellStart"/>
              <w:r>
                <w:rPr>
                  <w:sz w:val="26"/>
                  <w:szCs w:val="26"/>
                </w:rPr>
                <w:t>lịch</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ins>
            <w:del w:id="1458" w:author="Công Nguyễn Văn" w:date="2019-09-03T13:55:00Z">
              <w:r w:rsidR="00E812CF" w:rsidDel="00A44FF1">
                <w:rPr>
                  <w:sz w:val="26"/>
                  <w:szCs w:val="26"/>
                </w:rPr>
                <w:delText>Truy cập vào mục lịch sử bài thi để xem</w:delText>
              </w:r>
            </w:del>
          </w:p>
        </w:tc>
      </w:tr>
      <w:tr w:rsidR="003C592B" w14:paraId="280A8CB4" w14:textId="77777777">
        <w:trPr>
          <w:trHeight w:val="1660"/>
          <w:jc w:val="center"/>
        </w:trPr>
        <w:tc>
          <w:tcPr>
            <w:tcW w:w="8685" w:type="dxa"/>
            <w:gridSpan w:val="5"/>
          </w:tcPr>
          <w:p w14:paraId="280A8CB1" w14:textId="77777777" w:rsidR="003C592B" w:rsidRDefault="003449FE">
            <w:pPr>
              <w:rPr>
                <w:sz w:val="26"/>
                <w:szCs w:val="26"/>
              </w:rPr>
            </w:pPr>
            <w:proofErr w:type="spellStart"/>
            <w:r>
              <w:rPr>
                <w:sz w:val="26"/>
                <w:szCs w:val="26"/>
              </w:rPr>
              <w:t>SubFlows</w:t>
            </w:r>
            <w:proofErr w:type="spellEnd"/>
            <w:r>
              <w:rPr>
                <w:sz w:val="26"/>
                <w:szCs w:val="26"/>
              </w:rPr>
              <w:t xml:space="preserve">: </w:t>
            </w:r>
          </w:p>
          <w:p w14:paraId="280A8CB2" w14:textId="77777777" w:rsidR="003C592B" w:rsidRDefault="003C592B">
            <w:pPr>
              <w:rPr>
                <w:sz w:val="26"/>
                <w:szCs w:val="26"/>
              </w:rPr>
            </w:pPr>
          </w:p>
          <w:p w14:paraId="280A8CB3" w14:textId="77777777" w:rsidR="003C592B" w:rsidRDefault="003449FE" w:rsidP="00983C1A">
            <w:pPr>
              <w:keepNext/>
              <w:rPr>
                <w:sz w:val="26"/>
                <w:szCs w:val="26"/>
              </w:rPr>
            </w:pPr>
            <w:r>
              <w:rPr>
                <w:sz w:val="26"/>
                <w:szCs w:val="26"/>
              </w:rPr>
              <w:t xml:space="preserve">          </w:t>
            </w:r>
          </w:p>
        </w:tc>
      </w:tr>
    </w:tbl>
    <w:p w14:paraId="280A8CB5" w14:textId="5922ACE5" w:rsidR="003C592B" w:rsidRDefault="00983C1A" w:rsidP="00983C1A">
      <w:pPr>
        <w:pStyle w:val="Caption"/>
        <w:rPr>
          <w:b/>
        </w:rPr>
      </w:pPr>
      <w:del w:id="1459" w:author="Công Nguyễn Văn" w:date="2019-09-03T14:03:00Z">
        <w:r w:rsidDel="001A7828">
          <w:delText xml:space="preserve">Bảng 6 </w:delText>
        </w:r>
        <w:r w:rsidR="008F3BFF" w:rsidDel="001A7828">
          <w:fldChar w:fldCharType="begin"/>
        </w:r>
        <w:r w:rsidR="008F3BFF" w:rsidDel="001A7828">
          <w:delInstrText xml:space="preserve"> SEQ Bảng_6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view test history</w:delText>
        </w:r>
      </w:del>
    </w:p>
    <w:p w14:paraId="280A8CB6" w14:textId="7CA368FE" w:rsidR="003C592B" w:rsidRDefault="003449FE" w:rsidP="00C10112">
      <w:pPr>
        <w:jc w:val="center"/>
      </w:pPr>
      <w:bookmarkStart w:id="1460" w:name="_ihv636" w:colFirst="0" w:colLast="0"/>
      <w:bookmarkEnd w:id="1460"/>
      <w:proofErr w:type="spellStart"/>
      <w:r>
        <w:t>Bảng</w:t>
      </w:r>
      <w:proofErr w:type="spellEnd"/>
      <w:r>
        <w:t xml:space="preserve"> </w:t>
      </w:r>
      <w:r w:rsidR="00C10112">
        <w:t>6</w:t>
      </w:r>
      <w:r>
        <w:t xml:space="preserve">: </w:t>
      </w:r>
      <w:proofErr w:type="spellStart"/>
      <w:r>
        <w:t>Đặc</w:t>
      </w:r>
      <w:proofErr w:type="spellEnd"/>
      <w:r>
        <w:t xml:space="preserve"> </w:t>
      </w:r>
      <w:proofErr w:type="spellStart"/>
      <w:r>
        <w:t>tả</w:t>
      </w:r>
      <w:proofErr w:type="spellEnd"/>
      <w:r>
        <w:t xml:space="preserve"> use case view test history</w:t>
      </w:r>
    </w:p>
    <w:p w14:paraId="280A8CB7" w14:textId="77777777" w:rsidR="003C592B" w:rsidRDefault="003C592B"/>
    <w:p w14:paraId="280A8CB8" w14:textId="77777777" w:rsidR="003C592B" w:rsidRDefault="003449FE">
      <w:pPr>
        <w:pStyle w:val="Heading3"/>
      </w:pPr>
      <w:bookmarkStart w:id="1461" w:name="_Toc18584488"/>
      <w:r>
        <w:lastRenderedPageBreak/>
        <w:t>UC7:User Management</w:t>
      </w:r>
      <w:bookmarkEnd w:id="1461"/>
    </w:p>
    <w:tbl>
      <w:tblPr>
        <w:tblStyle w:val="a7"/>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BC" w14:textId="77777777">
        <w:trPr>
          <w:trHeight w:val="480"/>
          <w:jc w:val="center"/>
        </w:trPr>
        <w:tc>
          <w:tcPr>
            <w:tcW w:w="6315" w:type="dxa"/>
            <w:gridSpan w:val="3"/>
          </w:tcPr>
          <w:p w14:paraId="280A8CB9" w14:textId="77777777" w:rsidR="003C592B" w:rsidRDefault="003449FE">
            <w:pPr>
              <w:rPr>
                <w:sz w:val="26"/>
                <w:szCs w:val="26"/>
              </w:rPr>
            </w:pPr>
            <w:r>
              <w:rPr>
                <w:sz w:val="26"/>
                <w:szCs w:val="26"/>
              </w:rPr>
              <w:t>Use Case: User Management</w:t>
            </w:r>
          </w:p>
        </w:tc>
        <w:tc>
          <w:tcPr>
            <w:tcW w:w="900" w:type="dxa"/>
            <w:shd w:val="clear" w:color="auto" w:fill="auto"/>
          </w:tcPr>
          <w:p w14:paraId="280A8CBA" w14:textId="43F090C2" w:rsidR="003C592B" w:rsidRDefault="003449FE">
            <w:pPr>
              <w:rPr>
                <w:sz w:val="26"/>
                <w:szCs w:val="26"/>
              </w:rPr>
            </w:pPr>
            <w:r>
              <w:rPr>
                <w:sz w:val="26"/>
                <w:szCs w:val="26"/>
              </w:rPr>
              <w:t>ID:</w:t>
            </w:r>
            <w:r w:rsidR="003179D3">
              <w:rPr>
                <w:sz w:val="26"/>
                <w:szCs w:val="26"/>
              </w:rPr>
              <w:t>7</w:t>
            </w:r>
          </w:p>
        </w:tc>
        <w:tc>
          <w:tcPr>
            <w:tcW w:w="1470" w:type="dxa"/>
            <w:shd w:val="clear" w:color="auto" w:fill="auto"/>
          </w:tcPr>
          <w:p w14:paraId="280A8CBB" w14:textId="77777777" w:rsidR="003C592B" w:rsidRDefault="003449FE">
            <w:pPr>
              <w:rPr>
                <w:sz w:val="26"/>
                <w:szCs w:val="26"/>
              </w:rPr>
            </w:pPr>
            <w:r>
              <w:rPr>
                <w:sz w:val="26"/>
                <w:szCs w:val="26"/>
              </w:rPr>
              <w:t>Importance Level: High</w:t>
            </w:r>
          </w:p>
        </w:tc>
      </w:tr>
      <w:tr w:rsidR="003C592B" w14:paraId="280A8CBF" w14:textId="77777777">
        <w:trPr>
          <w:trHeight w:val="480"/>
          <w:jc w:val="center"/>
        </w:trPr>
        <w:tc>
          <w:tcPr>
            <w:tcW w:w="3945" w:type="dxa"/>
            <w:gridSpan w:val="2"/>
          </w:tcPr>
          <w:p w14:paraId="280A8CBD" w14:textId="77777777" w:rsidR="003C592B" w:rsidRDefault="003449FE">
            <w:pPr>
              <w:rPr>
                <w:sz w:val="26"/>
                <w:szCs w:val="26"/>
              </w:rPr>
            </w:pPr>
            <w:r>
              <w:rPr>
                <w:sz w:val="26"/>
                <w:szCs w:val="26"/>
              </w:rPr>
              <w:t>Primary Actor: Admin</w:t>
            </w:r>
          </w:p>
        </w:tc>
        <w:tc>
          <w:tcPr>
            <w:tcW w:w="4740" w:type="dxa"/>
            <w:gridSpan w:val="3"/>
            <w:shd w:val="clear" w:color="auto" w:fill="auto"/>
          </w:tcPr>
          <w:p w14:paraId="280A8CBE" w14:textId="77777777" w:rsidR="003C592B" w:rsidRDefault="003449FE">
            <w:pPr>
              <w:rPr>
                <w:sz w:val="26"/>
                <w:szCs w:val="26"/>
              </w:rPr>
            </w:pPr>
            <w:r>
              <w:rPr>
                <w:sz w:val="26"/>
                <w:szCs w:val="26"/>
              </w:rPr>
              <w:t>User Case Type: Essential</w:t>
            </w:r>
          </w:p>
        </w:tc>
      </w:tr>
      <w:tr w:rsidR="003C592B" w14:paraId="280A8CC2" w14:textId="77777777">
        <w:trPr>
          <w:trHeight w:val="1520"/>
          <w:jc w:val="center"/>
        </w:trPr>
        <w:tc>
          <w:tcPr>
            <w:tcW w:w="8685" w:type="dxa"/>
            <w:gridSpan w:val="5"/>
          </w:tcPr>
          <w:p w14:paraId="280A8CC0" w14:textId="77777777" w:rsidR="003C592B" w:rsidRDefault="003449FE">
            <w:pPr>
              <w:rPr>
                <w:sz w:val="26"/>
                <w:szCs w:val="26"/>
              </w:rPr>
            </w:pPr>
            <w:r>
              <w:rPr>
                <w:sz w:val="26"/>
                <w:szCs w:val="26"/>
              </w:rPr>
              <w:t>Stakeholders and Interests:</w:t>
            </w:r>
          </w:p>
          <w:p w14:paraId="280A8CC1" w14:textId="77777777" w:rsidR="003C592B" w:rsidRDefault="003449FE">
            <w:pPr>
              <w:rPr>
                <w:sz w:val="26"/>
                <w:szCs w:val="26"/>
              </w:rPr>
            </w:pPr>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     </w:t>
            </w:r>
          </w:p>
        </w:tc>
      </w:tr>
      <w:tr w:rsidR="003C592B" w14:paraId="280A8CC4" w14:textId="77777777">
        <w:trPr>
          <w:trHeight w:val="780"/>
          <w:jc w:val="center"/>
        </w:trPr>
        <w:tc>
          <w:tcPr>
            <w:tcW w:w="8685" w:type="dxa"/>
            <w:gridSpan w:val="5"/>
          </w:tcPr>
          <w:p w14:paraId="280A8CC3" w14:textId="1A968650" w:rsidR="003C592B" w:rsidRDefault="003449FE" w:rsidP="002C2806">
            <w:pPr>
              <w:rPr>
                <w:sz w:val="26"/>
                <w:szCs w:val="26"/>
              </w:rPr>
            </w:pPr>
            <w:r>
              <w:rPr>
                <w:sz w:val="26"/>
                <w:szCs w:val="26"/>
              </w:rPr>
              <w:t xml:space="preserve">Brief Description: </w:t>
            </w:r>
            <w:proofErr w:type="spellStart"/>
            <w:r w:rsidR="002C2806">
              <w:rPr>
                <w:sz w:val="26"/>
                <w:szCs w:val="26"/>
              </w:rPr>
              <w:t>Quản</w:t>
            </w:r>
            <w:proofErr w:type="spellEnd"/>
            <w:r w:rsidR="002C2806">
              <w:rPr>
                <w:sz w:val="26"/>
                <w:szCs w:val="26"/>
              </w:rPr>
              <w:t xml:space="preserve"> </w:t>
            </w:r>
            <w:proofErr w:type="spellStart"/>
            <w:r w:rsidR="002C2806">
              <w:rPr>
                <w:sz w:val="26"/>
                <w:szCs w:val="26"/>
              </w:rPr>
              <w:t>trị</w:t>
            </w:r>
            <w:proofErr w:type="spellEnd"/>
            <w:r w:rsidR="002C2806">
              <w:rPr>
                <w:sz w:val="26"/>
                <w:szCs w:val="26"/>
              </w:rPr>
              <w:t xml:space="preserve"> </w:t>
            </w:r>
            <w:proofErr w:type="spellStart"/>
            <w:r w:rsidR="002C2806">
              <w:rPr>
                <w:sz w:val="26"/>
                <w:szCs w:val="26"/>
              </w:rPr>
              <w:t>viên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User</w:t>
            </w:r>
          </w:p>
        </w:tc>
      </w:tr>
      <w:tr w:rsidR="003C592B" w14:paraId="280A8CC7" w14:textId="77777777">
        <w:trPr>
          <w:trHeight w:val="720"/>
          <w:jc w:val="center"/>
        </w:trPr>
        <w:tc>
          <w:tcPr>
            <w:tcW w:w="1365" w:type="dxa"/>
          </w:tcPr>
          <w:p w14:paraId="280A8CC5" w14:textId="77777777" w:rsidR="003C592B" w:rsidRDefault="003449FE">
            <w:pPr>
              <w:rPr>
                <w:sz w:val="26"/>
                <w:szCs w:val="26"/>
              </w:rPr>
            </w:pPr>
            <w:r>
              <w:rPr>
                <w:sz w:val="26"/>
                <w:szCs w:val="26"/>
              </w:rPr>
              <w:t>Trigger:</w:t>
            </w:r>
          </w:p>
        </w:tc>
        <w:tc>
          <w:tcPr>
            <w:tcW w:w="7320" w:type="dxa"/>
            <w:gridSpan w:val="4"/>
            <w:shd w:val="clear" w:color="auto" w:fill="auto"/>
          </w:tcPr>
          <w:p w14:paraId="280A8CC6" w14:textId="6BE82D7B" w:rsidR="003C592B" w:rsidRDefault="007F7CED">
            <w:pPr>
              <w:rPr>
                <w:sz w:val="26"/>
                <w:szCs w:val="26"/>
              </w:rPr>
            </w:pPr>
            <w:proofErr w:type="spellStart"/>
            <w:ins w:id="1462" w:author="Công Nguyễn Văn" w:date="2019-09-04T10:29:00Z">
              <w:r>
                <w:rPr>
                  <w:rFonts w:hint="eastAsia"/>
                  <w:sz w:val="26"/>
                  <w:szCs w:val="26"/>
                </w:rPr>
                <w:t>K</w:t>
              </w:r>
              <w:r>
                <w:rPr>
                  <w:sz w:val="26"/>
                  <w:szCs w:val="26"/>
                </w:rPr>
                <w:t>hi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p>
        </w:tc>
      </w:tr>
      <w:tr w:rsidR="003C592B" w14:paraId="280A8CCA" w14:textId="77777777">
        <w:trPr>
          <w:trHeight w:val="780"/>
          <w:jc w:val="center"/>
        </w:trPr>
        <w:tc>
          <w:tcPr>
            <w:tcW w:w="1365" w:type="dxa"/>
          </w:tcPr>
          <w:p w14:paraId="280A8CC8" w14:textId="77777777" w:rsidR="003C592B" w:rsidRDefault="003449FE">
            <w:pPr>
              <w:rPr>
                <w:sz w:val="26"/>
                <w:szCs w:val="26"/>
              </w:rPr>
            </w:pPr>
            <w:r>
              <w:rPr>
                <w:sz w:val="26"/>
                <w:szCs w:val="26"/>
              </w:rPr>
              <w:t>Type:</w:t>
            </w:r>
          </w:p>
        </w:tc>
        <w:tc>
          <w:tcPr>
            <w:tcW w:w="7320" w:type="dxa"/>
            <w:gridSpan w:val="4"/>
            <w:shd w:val="clear" w:color="auto" w:fill="auto"/>
          </w:tcPr>
          <w:p w14:paraId="280A8CC9" w14:textId="77777777" w:rsidR="003C592B" w:rsidRDefault="003449FE">
            <w:pPr>
              <w:rPr>
                <w:sz w:val="26"/>
                <w:szCs w:val="26"/>
              </w:rPr>
            </w:pPr>
            <w:r>
              <w:rPr>
                <w:sz w:val="26"/>
                <w:szCs w:val="26"/>
              </w:rPr>
              <w:t>External</w:t>
            </w:r>
          </w:p>
        </w:tc>
      </w:tr>
      <w:tr w:rsidR="003C592B" w14:paraId="280A8CCC" w14:textId="77777777">
        <w:trPr>
          <w:trHeight w:val="640"/>
          <w:jc w:val="center"/>
        </w:trPr>
        <w:tc>
          <w:tcPr>
            <w:tcW w:w="8685" w:type="dxa"/>
            <w:gridSpan w:val="5"/>
          </w:tcPr>
          <w:p w14:paraId="280A8CCB" w14:textId="3DABF7BB" w:rsidR="003C592B" w:rsidRDefault="003449FE">
            <w:pPr>
              <w:rPr>
                <w:sz w:val="26"/>
                <w:szCs w:val="26"/>
              </w:rPr>
            </w:pPr>
            <w:proofErr w:type="spellStart"/>
            <w:r>
              <w:rPr>
                <w:sz w:val="26"/>
                <w:szCs w:val="26"/>
              </w:rPr>
              <w:t>Relationships:</w:t>
            </w:r>
            <w:ins w:id="1463" w:author="Công Nguyễn Văn" w:date="2019-09-03T15:02:00Z">
              <w:r w:rsidR="00DD2EAE">
                <w:rPr>
                  <w:sz w:val="26"/>
                  <w:szCs w:val="26"/>
                </w:rPr>
                <w:t>Login</w:t>
              </w:r>
            </w:ins>
            <w:proofErr w:type="spellEnd"/>
            <w:del w:id="1464" w:author="Công Nguyễn Văn" w:date="2019-09-03T15:02:00Z">
              <w:r w:rsidR="002C2806" w:rsidDel="00DD2EAE">
                <w:rPr>
                  <w:sz w:val="26"/>
                  <w:szCs w:val="26"/>
                </w:rPr>
                <w:delText>Thêm user,Cập nhập trạng thái user</w:delText>
              </w:r>
            </w:del>
          </w:p>
        </w:tc>
      </w:tr>
      <w:tr w:rsidR="003C592B" w14:paraId="280A8CCF" w14:textId="77777777">
        <w:trPr>
          <w:trHeight w:val="880"/>
          <w:jc w:val="center"/>
        </w:trPr>
        <w:tc>
          <w:tcPr>
            <w:tcW w:w="8685" w:type="dxa"/>
            <w:gridSpan w:val="5"/>
          </w:tcPr>
          <w:p w14:paraId="280A8CCD" w14:textId="77777777" w:rsidR="003C592B" w:rsidRDefault="003449FE">
            <w:pPr>
              <w:rPr>
                <w:sz w:val="26"/>
                <w:szCs w:val="26"/>
              </w:rPr>
            </w:pPr>
            <w:r>
              <w:rPr>
                <w:sz w:val="26"/>
                <w:szCs w:val="26"/>
              </w:rPr>
              <w:t xml:space="preserve">Association: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
          <w:p w14:paraId="280A8CCE" w14:textId="77777777" w:rsidR="003C592B" w:rsidRDefault="003C592B">
            <w:pPr>
              <w:rPr>
                <w:sz w:val="26"/>
                <w:szCs w:val="26"/>
              </w:rPr>
            </w:pPr>
          </w:p>
        </w:tc>
      </w:tr>
      <w:tr w:rsidR="003C592B" w14:paraId="280A8CD5" w14:textId="77777777">
        <w:trPr>
          <w:trHeight w:val="1640"/>
          <w:jc w:val="center"/>
        </w:trPr>
        <w:tc>
          <w:tcPr>
            <w:tcW w:w="8685" w:type="dxa"/>
            <w:gridSpan w:val="5"/>
          </w:tcPr>
          <w:p w14:paraId="280A8CD0" w14:textId="77777777" w:rsidR="003C592B" w:rsidRDefault="003449FE">
            <w:pPr>
              <w:rPr>
                <w:sz w:val="26"/>
                <w:szCs w:val="26"/>
              </w:rPr>
            </w:pPr>
            <w:r>
              <w:rPr>
                <w:sz w:val="26"/>
                <w:szCs w:val="26"/>
              </w:rPr>
              <w:t>Normal Flow of Events:</w:t>
            </w:r>
          </w:p>
          <w:p w14:paraId="4D95B46E" w14:textId="77777777" w:rsidR="003C592B" w:rsidRDefault="002C2806" w:rsidP="002C2806">
            <w:pPr>
              <w:pStyle w:val="ListParagraph"/>
              <w:numPr>
                <w:ilvl w:val="0"/>
                <w:numId w:val="19"/>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login</w:t>
            </w:r>
          </w:p>
          <w:p w14:paraId="148F73CC" w14:textId="77777777" w:rsidR="002C2806" w:rsidRDefault="002C2806" w:rsidP="002C2806">
            <w:pPr>
              <w:pStyle w:val="ListParagraph"/>
              <w:numPr>
                <w:ilvl w:val="0"/>
                <w:numId w:val="19"/>
              </w:numPr>
              <w:rPr>
                <w:sz w:val="26"/>
                <w:szCs w:val="26"/>
              </w:rPr>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CMS</w:t>
            </w:r>
          </w:p>
          <w:p w14:paraId="024F3E7A" w14:textId="77777777" w:rsidR="002C2806" w:rsidRDefault="002C2806" w:rsidP="002C2806">
            <w:pPr>
              <w:pStyle w:val="ListParagraph"/>
              <w:numPr>
                <w:ilvl w:val="0"/>
                <w:numId w:val="19"/>
              </w:numPr>
              <w:rPr>
                <w:ins w:id="1465" w:author="Công Nguyễn Văn" w:date="2019-09-03T13:55:00Z"/>
                <w:sz w:val="26"/>
                <w:szCs w:val="26"/>
              </w:rPr>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phần</w:t>
            </w:r>
            <w:proofErr w:type="spellEnd"/>
            <w:r>
              <w:rPr>
                <w:sz w:val="26"/>
                <w:szCs w:val="26"/>
              </w:rPr>
              <w:t xml:space="preserve"> user management</w:t>
            </w:r>
          </w:p>
          <w:p w14:paraId="1F736057" w14:textId="77777777" w:rsidR="00A44FF1" w:rsidRDefault="00A44FF1" w:rsidP="002C2806">
            <w:pPr>
              <w:pStyle w:val="ListParagraph"/>
              <w:numPr>
                <w:ilvl w:val="0"/>
                <w:numId w:val="19"/>
              </w:numPr>
              <w:rPr>
                <w:ins w:id="1466" w:author="Công Nguyễn Văn" w:date="2019-09-04T10:09:00Z"/>
                <w:sz w:val="26"/>
                <w:szCs w:val="26"/>
              </w:rPr>
            </w:pPr>
            <w:proofErr w:type="spellStart"/>
            <w:ins w:id="1467" w:author="Công Nguyễn Văn" w:date="2019-09-03T13:55:00Z">
              <w:r>
                <w:rPr>
                  <w:rFonts w:hint="eastAsia"/>
                  <w:sz w:val="26"/>
                  <w:szCs w:val="26"/>
                </w:rPr>
                <w:t>T</w:t>
              </w:r>
              <w:r>
                <w:rPr>
                  <w:sz w:val="26"/>
                  <w:szCs w:val="26"/>
                </w:rPr>
                <w:t>h</w:t>
              </w:r>
            </w:ins>
            <w:ins w:id="1468" w:author="Công Nguyễn Văn" w:date="2019-09-03T13:56:00Z">
              <w:r>
                <w:rPr>
                  <w:sz w:val="26"/>
                  <w:szCs w:val="26"/>
                </w:rPr>
                <w:t>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thêm,sửa,xóa</w:t>
              </w:r>
              <w:proofErr w:type="spellEnd"/>
              <w:r>
                <w:rPr>
                  <w:sz w:val="26"/>
                  <w:szCs w:val="26"/>
                </w:rPr>
                <w:t xml:space="preserve"> user</w:t>
              </w:r>
            </w:ins>
          </w:p>
          <w:p w14:paraId="4B8F5DD6" w14:textId="77777777" w:rsidR="00D70835" w:rsidRDefault="00D70835" w:rsidP="00D70835">
            <w:pPr>
              <w:pStyle w:val="ListParagraph"/>
              <w:rPr>
                <w:ins w:id="1469" w:author="Công Nguyễn Văn" w:date="2019-09-04T10:09:00Z"/>
                <w:sz w:val="26"/>
                <w:szCs w:val="26"/>
              </w:rPr>
            </w:pPr>
            <w:ins w:id="1470" w:author="Công Nguyễn Văn" w:date="2019-09-04T10:09:00Z">
              <w:r>
                <w:rPr>
                  <w:rFonts w:hint="eastAsia"/>
                  <w:sz w:val="26"/>
                  <w:szCs w:val="26"/>
                </w:rPr>
                <w:t>S</w:t>
              </w:r>
              <w:r>
                <w:rPr>
                  <w:sz w:val="26"/>
                  <w:szCs w:val="26"/>
                </w:rPr>
                <w:t xml:space="preserve">-1: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user</w:t>
              </w:r>
            </w:ins>
          </w:p>
          <w:p w14:paraId="49BDB742" w14:textId="77777777" w:rsidR="00D70835" w:rsidRDefault="00D70835" w:rsidP="00D70835">
            <w:pPr>
              <w:pStyle w:val="ListParagraph"/>
              <w:rPr>
                <w:ins w:id="1471" w:author="Công Nguyễn Văn" w:date="2019-09-04T10:09:00Z"/>
                <w:sz w:val="26"/>
                <w:szCs w:val="26"/>
              </w:rPr>
            </w:pPr>
            <w:ins w:id="1472" w:author="Công Nguyễn Văn" w:date="2019-09-04T10:09:00Z">
              <w:r>
                <w:rPr>
                  <w:rFonts w:hint="eastAsia"/>
                  <w:sz w:val="26"/>
                  <w:szCs w:val="26"/>
                </w:rPr>
                <w:t>S</w:t>
              </w:r>
              <w:r>
                <w:rPr>
                  <w:sz w:val="26"/>
                  <w:szCs w:val="26"/>
                </w:rPr>
                <w:t xml:space="preserve">-2: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user</w:t>
              </w:r>
            </w:ins>
          </w:p>
          <w:p w14:paraId="280A8CD4" w14:textId="1AB53E0F" w:rsidR="00D70835" w:rsidRPr="002C2806" w:rsidRDefault="00D70835">
            <w:pPr>
              <w:pStyle w:val="ListParagraph"/>
              <w:rPr>
                <w:sz w:val="26"/>
                <w:szCs w:val="26"/>
              </w:rPr>
              <w:pPrChange w:id="1473" w:author="Công Nguyễn Văn" w:date="2019-09-04T10:09:00Z">
                <w:pPr>
                  <w:pStyle w:val="ListParagraph"/>
                  <w:numPr>
                    <w:numId w:val="19"/>
                  </w:numPr>
                  <w:ind w:hanging="360"/>
                </w:pPr>
              </w:pPrChange>
            </w:pPr>
            <w:ins w:id="1474" w:author="Công Nguyễn Văn" w:date="2019-09-04T10:09:00Z">
              <w:r>
                <w:rPr>
                  <w:rFonts w:hint="eastAsia"/>
                  <w:sz w:val="26"/>
                  <w:szCs w:val="26"/>
                </w:rPr>
                <w:t>S</w:t>
              </w:r>
              <w:r>
                <w:rPr>
                  <w:sz w:val="26"/>
                  <w:szCs w:val="26"/>
                </w:rPr>
                <w:t xml:space="preserve">-3: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user</w:t>
              </w:r>
            </w:ins>
          </w:p>
        </w:tc>
      </w:tr>
      <w:tr w:rsidR="003C592B" w14:paraId="280A8CDD" w14:textId="77777777">
        <w:trPr>
          <w:trHeight w:val="1660"/>
          <w:jc w:val="center"/>
        </w:trPr>
        <w:tc>
          <w:tcPr>
            <w:tcW w:w="8685" w:type="dxa"/>
            <w:gridSpan w:val="5"/>
          </w:tcPr>
          <w:p w14:paraId="280A8CDB" w14:textId="361A8B0F" w:rsidR="003C592B" w:rsidRDefault="003449FE">
            <w:pPr>
              <w:rPr>
                <w:ins w:id="1475" w:author="Công Nguyễn Văn" w:date="2019-09-04T10:09:00Z"/>
                <w:sz w:val="26"/>
                <w:szCs w:val="26"/>
              </w:rPr>
            </w:pPr>
            <w:proofErr w:type="spellStart"/>
            <w:r>
              <w:rPr>
                <w:sz w:val="26"/>
                <w:szCs w:val="26"/>
              </w:rPr>
              <w:t>SubFlows</w:t>
            </w:r>
            <w:proofErr w:type="spellEnd"/>
            <w:r>
              <w:rPr>
                <w:sz w:val="26"/>
                <w:szCs w:val="26"/>
              </w:rPr>
              <w:t xml:space="preserve">: </w:t>
            </w:r>
          </w:p>
          <w:p w14:paraId="380742A7" w14:textId="088BEF0E" w:rsidR="00D70835" w:rsidRDefault="00D70835" w:rsidP="00D70835">
            <w:pPr>
              <w:rPr>
                <w:ins w:id="1476" w:author="Công Nguyễn Văn" w:date="2019-09-04T10:14:00Z"/>
                <w:sz w:val="26"/>
                <w:szCs w:val="26"/>
              </w:rPr>
            </w:pPr>
            <w:ins w:id="1477" w:author="Công Nguyễn Văn" w:date="2019-09-04T10:10:00Z">
              <w:r>
                <w:rPr>
                  <w:rFonts w:hint="eastAsia"/>
                  <w:sz w:val="26"/>
                  <w:szCs w:val="26"/>
                </w:rPr>
                <w:t xml:space="preserve"> </w:t>
              </w:r>
              <w:r>
                <w:rPr>
                  <w:sz w:val="26"/>
                  <w:szCs w:val="26"/>
                </w:rPr>
                <w:t xml:space="preserve">       S-1: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user</w:t>
              </w:r>
            </w:ins>
          </w:p>
          <w:p w14:paraId="7A2FF10E" w14:textId="77777777" w:rsidR="00D70835" w:rsidRPr="00E30AD0" w:rsidRDefault="00D70835" w:rsidP="00D70835">
            <w:pPr>
              <w:pStyle w:val="ListParagraph"/>
              <w:numPr>
                <w:ilvl w:val="0"/>
                <w:numId w:val="32"/>
              </w:numPr>
              <w:rPr>
                <w:ins w:id="1478" w:author="Công Nguyễn Văn" w:date="2019-09-04T10:14:00Z"/>
                <w:sz w:val="26"/>
                <w:szCs w:val="26"/>
              </w:rPr>
            </w:pPr>
            <w:proofErr w:type="spellStart"/>
            <w:ins w:id="1479" w:author="Công Nguyễn Văn" w:date="2019-09-04T10:14:00Z">
              <w:r w:rsidRPr="00E30AD0">
                <w:rPr>
                  <w:sz w:val="26"/>
                  <w:szCs w:val="26"/>
                </w:rPr>
                <w:t>Tạo</w:t>
              </w:r>
              <w:proofErr w:type="spellEnd"/>
              <w:r w:rsidRPr="00E30AD0">
                <w:rPr>
                  <w:sz w:val="26"/>
                  <w:szCs w:val="26"/>
                </w:rPr>
                <w:t xml:space="preserve"> </w:t>
              </w:r>
              <w:proofErr w:type="spellStart"/>
              <w:r w:rsidRPr="00E30AD0">
                <w:rPr>
                  <w:sz w:val="26"/>
                  <w:szCs w:val="26"/>
                </w:rPr>
                <w:t>thông</w:t>
              </w:r>
              <w:proofErr w:type="spellEnd"/>
              <w:r w:rsidRPr="00E30AD0">
                <w:rPr>
                  <w:sz w:val="26"/>
                  <w:szCs w:val="26"/>
                </w:rPr>
                <w:t xml:space="preserve"> tin </w:t>
              </w:r>
              <w:proofErr w:type="spellStart"/>
              <w:r w:rsidRPr="00E30AD0">
                <w:rPr>
                  <w:sz w:val="26"/>
                  <w:szCs w:val="26"/>
                </w:rPr>
                <w:t>cho</w:t>
              </w:r>
              <w:proofErr w:type="spellEnd"/>
              <w:r w:rsidRPr="00E30AD0">
                <w:rPr>
                  <w:sz w:val="26"/>
                  <w:szCs w:val="26"/>
                </w:rPr>
                <w:t xml:space="preserve"> user </w:t>
              </w:r>
              <w:proofErr w:type="spellStart"/>
              <w:r w:rsidRPr="00E30AD0">
                <w:rPr>
                  <w:sz w:val="26"/>
                  <w:szCs w:val="26"/>
                </w:rPr>
                <w:t>mới</w:t>
              </w:r>
              <w:proofErr w:type="spellEnd"/>
            </w:ins>
          </w:p>
          <w:p w14:paraId="1C3FAAC9" w14:textId="3531ED96" w:rsidR="00D70835" w:rsidRDefault="00D70835" w:rsidP="00D70835">
            <w:pPr>
              <w:pStyle w:val="ListParagraph"/>
              <w:numPr>
                <w:ilvl w:val="0"/>
                <w:numId w:val="32"/>
              </w:numPr>
              <w:rPr>
                <w:ins w:id="1480" w:author="Công Nguyễn Văn" w:date="2019-09-04T10:14:00Z"/>
                <w:sz w:val="26"/>
                <w:szCs w:val="26"/>
              </w:rPr>
            </w:pPr>
            <w:proofErr w:type="spellStart"/>
            <w:ins w:id="1481" w:author="Công Nguyễn Văn" w:date="2019-09-04T10:14:00Z">
              <w:r>
                <w:rPr>
                  <w:sz w:val="26"/>
                  <w:szCs w:val="26"/>
                </w:rPr>
                <w:t>Nhập</w:t>
              </w:r>
              <w:proofErr w:type="spellEnd"/>
              <w:r>
                <w:rPr>
                  <w:sz w:val="26"/>
                  <w:szCs w:val="26"/>
                </w:rPr>
                <w:t xml:space="preserve"> </w:t>
              </w:r>
              <w:proofErr w:type="spellStart"/>
              <w:r>
                <w:rPr>
                  <w:sz w:val="26"/>
                  <w:szCs w:val="26"/>
                </w:rPr>
                <w:t>cá</w:t>
              </w:r>
            </w:ins>
            <w:ins w:id="1482" w:author="Công Nguyễn Văn" w:date="2019-09-04T10:26:00Z">
              <w:r w:rsidR="00D544C4">
                <w:rPr>
                  <w:sz w:val="26"/>
                  <w:szCs w:val="26"/>
                </w:rPr>
                <w:t>c</w:t>
              </w:r>
            </w:ins>
            <w:proofErr w:type="spellEnd"/>
            <w:ins w:id="1483" w:author="Công Nguyễn Văn" w:date="2019-09-04T10:14:00Z">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user </w:t>
              </w:r>
              <w:proofErr w:type="spellStart"/>
              <w:r>
                <w:rPr>
                  <w:sz w:val="26"/>
                  <w:szCs w:val="26"/>
                </w:rPr>
                <w:t>như</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chỉ</w:t>
              </w:r>
              <w:proofErr w:type="spellEnd"/>
            </w:ins>
          </w:p>
          <w:p w14:paraId="7B5EAD6C" w14:textId="1A7D4922" w:rsidR="00D70835" w:rsidRPr="00D70835" w:rsidRDefault="00D70835">
            <w:pPr>
              <w:pStyle w:val="ListParagraph"/>
              <w:numPr>
                <w:ilvl w:val="0"/>
                <w:numId w:val="32"/>
              </w:numPr>
              <w:rPr>
                <w:ins w:id="1484" w:author="Công Nguyễn Văn" w:date="2019-09-04T10:14:00Z"/>
                <w:sz w:val="26"/>
                <w:szCs w:val="26"/>
              </w:rPr>
              <w:pPrChange w:id="1485" w:author="Công Nguyễn Văn" w:date="2019-09-04T10:11:00Z">
                <w:pPr/>
              </w:pPrChange>
            </w:pPr>
            <w:proofErr w:type="spellStart"/>
            <w:ins w:id="1486" w:author="Công Nguyễn Văn" w:date="2019-09-04T10:14:00Z">
              <w:r>
                <w:rPr>
                  <w:rFonts w:hint="eastAsia"/>
                  <w:sz w:val="26"/>
                  <w:szCs w:val="26"/>
                </w:rPr>
                <w:t>L</w:t>
              </w:r>
              <w:r>
                <w:rPr>
                  <w:sz w:val="26"/>
                  <w:szCs w:val="26"/>
                </w:rPr>
                <w:t>ưu</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vào</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user</w:t>
              </w:r>
            </w:ins>
          </w:p>
          <w:p w14:paraId="5F0147F0" w14:textId="536B6608" w:rsidR="00D70835" w:rsidRDefault="00D70835" w:rsidP="00D70835">
            <w:pPr>
              <w:rPr>
                <w:ins w:id="1487" w:author="Công Nguyễn Văn" w:date="2019-09-04T10:15:00Z"/>
                <w:sz w:val="26"/>
                <w:szCs w:val="26"/>
              </w:rPr>
            </w:pPr>
            <w:ins w:id="1488" w:author="Công Nguyễn Văn" w:date="2019-09-04T10:14:00Z">
              <w:r>
                <w:rPr>
                  <w:rFonts w:hint="eastAsia"/>
                  <w:sz w:val="26"/>
                  <w:szCs w:val="26"/>
                </w:rPr>
                <w:t xml:space="preserve"> </w:t>
              </w:r>
              <w:r>
                <w:rPr>
                  <w:sz w:val="26"/>
                  <w:szCs w:val="26"/>
                </w:rPr>
                <w:t xml:space="preserve">       S-2: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user</w:t>
              </w:r>
            </w:ins>
          </w:p>
          <w:p w14:paraId="69C69662" w14:textId="3DF5E1F8" w:rsidR="00D70835" w:rsidRPr="00E30AD0" w:rsidRDefault="00D70835" w:rsidP="00D70835">
            <w:pPr>
              <w:pStyle w:val="ListParagraph"/>
              <w:numPr>
                <w:ilvl w:val="0"/>
                <w:numId w:val="34"/>
              </w:numPr>
              <w:rPr>
                <w:ins w:id="1489" w:author="Công Nguyễn Văn" w:date="2019-09-04T10:15:00Z"/>
                <w:sz w:val="26"/>
                <w:szCs w:val="26"/>
              </w:rPr>
            </w:pPr>
            <w:proofErr w:type="spellStart"/>
            <w:ins w:id="1490" w:author="Công Nguyễn Văn" w:date="2019-09-04T10:15:00Z">
              <w:r w:rsidRPr="00E30AD0">
                <w:rPr>
                  <w:sz w:val="26"/>
                  <w:szCs w:val="26"/>
                </w:rPr>
                <w:t>T</w:t>
              </w:r>
              <w:r>
                <w:rPr>
                  <w:sz w:val="26"/>
                  <w:szCs w:val="26"/>
                </w:rPr>
                <w:t>ìm</w:t>
              </w:r>
              <w:proofErr w:type="spellEnd"/>
              <w:r>
                <w:rPr>
                  <w:sz w:val="26"/>
                  <w:szCs w:val="26"/>
                </w:rPr>
                <w:t xml:space="preserve"> user </w:t>
              </w:r>
              <w:proofErr w:type="spellStart"/>
              <w:r>
                <w:rPr>
                  <w:sz w:val="26"/>
                  <w:szCs w:val="26"/>
                </w:rPr>
                <w:t>cần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user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thông</w:t>
              </w:r>
              <w:proofErr w:type="spellEnd"/>
            </w:ins>
          </w:p>
          <w:p w14:paraId="02841921" w14:textId="50D0FC11" w:rsidR="00D70835" w:rsidRDefault="00D70835" w:rsidP="00D70835">
            <w:pPr>
              <w:pStyle w:val="ListParagraph"/>
              <w:numPr>
                <w:ilvl w:val="0"/>
                <w:numId w:val="34"/>
              </w:numPr>
              <w:rPr>
                <w:ins w:id="1491" w:author="Công Nguyễn Văn" w:date="2019-09-04T10:15:00Z"/>
                <w:sz w:val="26"/>
                <w:szCs w:val="26"/>
              </w:rPr>
            </w:pPr>
            <w:proofErr w:type="spellStart"/>
            <w:ins w:id="1492" w:author="Công Nguyễn Văn" w:date="2019-09-04T10:15:00Z">
              <w:r>
                <w:rPr>
                  <w:sz w:val="26"/>
                  <w:szCs w:val="26"/>
                </w:rPr>
                <w:lastRenderedPageBreak/>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user</w:t>
              </w:r>
            </w:ins>
          </w:p>
          <w:p w14:paraId="5A362216" w14:textId="1769BA5B" w:rsidR="00D70835" w:rsidRPr="00D70835" w:rsidRDefault="00D70835">
            <w:pPr>
              <w:pStyle w:val="ListParagraph"/>
              <w:numPr>
                <w:ilvl w:val="0"/>
                <w:numId w:val="34"/>
              </w:numPr>
              <w:rPr>
                <w:ins w:id="1493" w:author="Công Nguyễn Văn" w:date="2019-09-04T10:14:00Z"/>
                <w:sz w:val="26"/>
                <w:szCs w:val="26"/>
              </w:rPr>
              <w:pPrChange w:id="1494" w:author="Công Nguyễn Văn" w:date="2019-09-04T10:11:00Z">
                <w:pPr/>
              </w:pPrChange>
            </w:pPr>
            <w:proofErr w:type="spellStart"/>
            <w:ins w:id="1495" w:author="Công Nguyễn Văn" w:date="2019-09-04T10:15:00Z">
              <w:r>
                <w:rPr>
                  <w:rFonts w:hint="eastAsia"/>
                  <w:sz w:val="26"/>
                  <w:szCs w:val="26"/>
                </w:rPr>
                <w:t>L</w:t>
              </w:r>
              <w:r>
                <w:rPr>
                  <w:sz w:val="26"/>
                  <w:szCs w:val="26"/>
                </w:rPr>
                <w:t>ưu</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đã</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w:t>
              </w:r>
            </w:ins>
            <w:ins w:id="1496" w:author="Công Nguyễn Văn" w:date="2019-09-04T10:16:00Z">
              <w:r>
                <w:rPr>
                  <w:sz w:val="26"/>
                  <w:szCs w:val="26"/>
                </w:rPr>
                <w:t>ổi</w:t>
              </w:r>
            </w:ins>
            <w:proofErr w:type="spellEnd"/>
          </w:p>
          <w:p w14:paraId="2B919FCF" w14:textId="733E8B39" w:rsidR="00D70835" w:rsidRDefault="00D70835" w:rsidP="00D70835">
            <w:pPr>
              <w:rPr>
                <w:ins w:id="1497" w:author="Công Nguyễn Văn" w:date="2019-09-04T10:16:00Z"/>
                <w:sz w:val="26"/>
                <w:szCs w:val="26"/>
              </w:rPr>
            </w:pPr>
            <w:ins w:id="1498" w:author="Công Nguyễn Văn" w:date="2019-09-04T10:14:00Z">
              <w:r>
                <w:rPr>
                  <w:rFonts w:hint="eastAsia"/>
                  <w:sz w:val="26"/>
                  <w:szCs w:val="26"/>
                </w:rPr>
                <w:t xml:space="preserve"> </w:t>
              </w:r>
              <w:r>
                <w:rPr>
                  <w:sz w:val="26"/>
                  <w:szCs w:val="26"/>
                </w:rPr>
                <w:t xml:space="preserve">       S-3: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user</w:t>
              </w:r>
            </w:ins>
          </w:p>
          <w:p w14:paraId="026CBF11" w14:textId="3A03DF34" w:rsidR="00D70835" w:rsidRPr="00E30AD0" w:rsidRDefault="00D70835" w:rsidP="00D70835">
            <w:pPr>
              <w:pStyle w:val="ListParagraph"/>
              <w:numPr>
                <w:ilvl w:val="0"/>
                <w:numId w:val="35"/>
              </w:numPr>
              <w:rPr>
                <w:ins w:id="1499" w:author="Công Nguyễn Văn" w:date="2019-09-04T10:16:00Z"/>
                <w:sz w:val="26"/>
                <w:szCs w:val="26"/>
              </w:rPr>
            </w:pPr>
            <w:proofErr w:type="spellStart"/>
            <w:ins w:id="1500" w:author="Công Nguyễn Văn" w:date="2019-09-04T10:16:00Z">
              <w:r w:rsidRPr="00E30AD0">
                <w:rPr>
                  <w:sz w:val="26"/>
                  <w:szCs w:val="26"/>
                </w:rPr>
                <w:t>T</w:t>
              </w:r>
              <w:r>
                <w:rPr>
                  <w:sz w:val="26"/>
                  <w:szCs w:val="26"/>
                </w:rPr>
                <w:t>ìm</w:t>
              </w:r>
              <w:proofErr w:type="spellEnd"/>
              <w:r>
                <w:rPr>
                  <w:sz w:val="26"/>
                  <w:szCs w:val="26"/>
                </w:rPr>
                <w:t xml:space="preserve"> user </w:t>
              </w:r>
              <w:proofErr w:type="spellStart"/>
              <w:r>
                <w:rPr>
                  <w:sz w:val="26"/>
                  <w:szCs w:val="26"/>
                </w:rPr>
                <w:t>cần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ins>
          </w:p>
          <w:p w14:paraId="20EAABB8" w14:textId="5812E574" w:rsidR="00D70835" w:rsidRDefault="00D70835" w:rsidP="00D70835">
            <w:pPr>
              <w:pStyle w:val="ListParagraph"/>
              <w:numPr>
                <w:ilvl w:val="0"/>
                <w:numId w:val="35"/>
              </w:numPr>
              <w:rPr>
                <w:ins w:id="1501" w:author="Công Nguyễn Văn" w:date="2019-09-04T10:16:00Z"/>
                <w:sz w:val="26"/>
                <w:szCs w:val="26"/>
              </w:rPr>
            </w:pPr>
            <w:proofErr w:type="spellStart"/>
            <w:ins w:id="1502" w:author="Công Nguyễn Văn" w:date="2019-09-04T10:16:00Z">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của</w:t>
              </w:r>
              <w:proofErr w:type="spellEnd"/>
              <w:r>
                <w:rPr>
                  <w:sz w:val="26"/>
                  <w:szCs w:val="26"/>
                </w:rPr>
                <w:t xml:space="preserve"> user</w:t>
              </w:r>
            </w:ins>
          </w:p>
          <w:p w14:paraId="3882E0D1" w14:textId="4DA436BA" w:rsidR="00D70835" w:rsidRPr="00D70835" w:rsidDel="00D70835" w:rsidRDefault="00D70835">
            <w:pPr>
              <w:pStyle w:val="ListParagraph"/>
              <w:numPr>
                <w:ilvl w:val="0"/>
                <w:numId w:val="35"/>
              </w:numPr>
              <w:rPr>
                <w:del w:id="1503" w:author="Công Nguyễn Văn" w:date="2019-09-04T10:16:00Z"/>
                <w:sz w:val="26"/>
                <w:szCs w:val="26"/>
                <w:rPrChange w:id="1504" w:author="Công Nguyễn Văn" w:date="2019-09-04T10:16:00Z">
                  <w:rPr>
                    <w:del w:id="1505" w:author="Công Nguyễn Văn" w:date="2019-09-04T10:16:00Z"/>
                  </w:rPr>
                </w:rPrChange>
              </w:rPr>
              <w:pPrChange w:id="1506" w:author="Công Nguyễn Văn" w:date="2019-09-04T10:13:00Z">
                <w:pPr/>
              </w:pPrChange>
            </w:pPr>
            <w:proofErr w:type="spellStart"/>
            <w:ins w:id="1507" w:author="Công Nguyễn Văn" w:date="2019-09-04T10:16:00Z">
              <w:r>
                <w:rPr>
                  <w:rFonts w:hint="eastAsia"/>
                  <w:sz w:val="26"/>
                  <w:szCs w:val="26"/>
                </w:rPr>
                <w:t>L</w:t>
              </w:r>
              <w:r>
                <w:rPr>
                  <w:sz w:val="26"/>
                  <w:szCs w:val="26"/>
                </w:rPr>
                <w:t>ưu</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thay</w:t>
              </w:r>
            </w:ins>
            <w:proofErr w:type="spellEnd"/>
            <w:ins w:id="1508" w:author="Công Nguyễn Văn" w:date="2019-09-04T10:17:00Z">
              <w:r>
                <w:rPr>
                  <w:sz w:val="26"/>
                  <w:szCs w:val="26"/>
                </w:rPr>
                <w:t xml:space="preserve"> </w:t>
              </w:r>
              <w:proofErr w:type="spellStart"/>
              <w:r>
                <w:rPr>
                  <w:sz w:val="26"/>
                  <w:szCs w:val="26"/>
                </w:rPr>
                <w:t>đổi</w:t>
              </w:r>
            </w:ins>
            <w:proofErr w:type="spellEnd"/>
          </w:p>
          <w:p w14:paraId="280A8CDC" w14:textId="77777777" w:rsidR="003C592B" w:rsidRPr="00D70835" w:rsidRDefault="003449FE">
            <w:pPr>
              <w:pStyle w:val="ListParagraph"/>
              <w:numPr>
                <w:ilvl w:val="0"/>
                <w:numId w:val="35"/>
              </w:numPr>
              <w:rPr>
                <w:sz w:val="26"/>
                <w:szCs w:val="26"/>
                <w:rPrChange w:id="1509" w:author="Công Nguyễn Văn" w:date="2019-09-04T10:16:00Z">
                  <w:rPr/>
                </w:rPrChange>
              </w:rPr>
              <w:pPrChange w:id="1510" w:author="Công Nguyễn Văn" w:date="2019-09-04T10:16:00Z">
                <w:pPr>
                  <w:keepNext/>
                </w:pPr>
              </w:pPrChange>
            </w:pPr>
            <w:del w:id="1511" w:author="Công Nguyễn Văn" w:date="2019-09-04T10:16:00Z">
              <w:r w:rsidRPr="00D70835" w:rsidDel="00D70835">
                <w:rPr>
                  <w:sz w:val="26"/>
                  <w:szCs w:val="26"/>
                  <w:rPrChange w:id="1512" w:author="Công Nguyễn Văn" w:date="2019-09-04T10:16:00Z">
                    <w:rPr/>
                  </w:rPrChange>
                </w:rPr>
                <w:delText xml:space="preserve">          </w:delText>
              </w:r>
            </w:del>
          </w:p>
        </w:tc>
      </w:tr>
      <w:tr w:rsidR="00346AC3" w14:paraId="10BFF053" w14:textId="77777777">
        <w:trPr>
          <w:trHeight w:val="1660"/>
          <w:jc w:val="center"/>
        </w:trPr>
        <w:tc>
          <w:tcPr>
            <w:tcW w:w="8685" w:type="dxa"/>
            <w:gridSpan w:val="5"/>
          </w:tcPr>
          <w:p w14:paraId="4F5BFB4A" w14:textId="77777777" w:rsidR="00346AC3" w:rsidRDefault="00346AC3">
            <w:pPr>
              <w:rPr>
                <w:sz w:val="26"/>
                <w:szCs w:val="26"/>
              </w:rPr>
            </w:pPr>
            <w:r>
              <w:rPr>
                <w:sz w:val="26"/>
                <w:szCs w:val="26"/>
              </w:rPr>
              <w:lastRenderedPageBreak/>
              <w:t>Exception:</w:t>
            </w:r>
          </w:p>
          <w:p w14:paraId="69F25551" w14:textId="149EF96C" w:rsidR="00346AC3" w:rsidRDefault="00346AC3">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p>
        </w:tc>
      </w:tr>
    </w:tbl>
    <w:p w14:paraId="280A8CDE" w14:textId="5A7E21F6" w:rsidR="003C592B" w:rsidRDefault="00983C1A" w:rsidP="00983C1A">
      <w:pPr>
        <w:pStyle w:val="Caption"/>
        <w:rPr>
          <w:b/>
        </w:rPr>
      </w:pPr>
      <w:del w:id="1513" w:author="Công Nguyễn Văn" w:date="2019-09-03T14:03:00Z">
        <w:r w:rsidDel="001A7828">
          <w:delText xml:space="preserve">Bảng 7 </w:delText>
        </w:r>
        <w:r w:rsidR="008F3BFF" w:rsidDel="001A7828">
          <w:fldChar w:fldCharType="begin"/>
        </w:r>
        <w:r w:rsidR="008F3BFF" w:rsidDel="001A7828">
          <w:delInstrText xml:space="preserve"> SEQ Bảng_7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user management</w:delText>
        </w:r>
      </w:del>
    </w:p>
    <w:p w14:paraId="280A8CDF" w14:textId="2BCA2A2A" w:rsidR="003C592B" w:rsidRDefault="003449FE" w:rsidP="00C10112">
      <w:pPr>
        <w:jc w:val="center"/>
      </w:pPr>
      <w:bookmarkStart w:id="1514" w:name="_1hmsyys" w:colFirst="0" w:colLast="0"/>
      <w:bookmarkEnd w:id="1514"/>
      <w:proofErr w:type="spellStart"/>
      <w:r>
        <w:t>Bảng</w:t>
      </w:r>
      <w:proofErr w:type="spellEnd"/>
      <w:r>
        <w:t xml:space="preserve"> </w:t>
      </w:r>
      <w:r w:rsidR="00C10112">
        <w:t>7</w:t>
      </w:r>
      <w:r>
        <w:t xml:space="preserve">: </w:t>
      </w:r>
      <w:proofErr w:type="spellStart"/>
      <w:r>
        <w:t>Đặc</w:t>
      </w:r>
      <w:proofErr w:type="spellEnd"/>
      <w:r>
        <w:t xml:space="preserve"> </w:t>
      </w:r>
      <w:proofErr w:type="spellStart"/>
      <w:r>
        <w:t>tả</w:t>
      </w:r>
      <w:proofErr w:type="spellEnd"/>
      <w:r>
        <w:t xml:space="preserve"> use case user management</w:t>
      </w:r>
    </w:p>
    <w:p w14:paraId="280A8CE0" w14:textId="77777777" w:rsidR="003C592B" w:rsidRDefault="003C592B"/>
    <w:p w14:paraId="280A8CE1" w14:textId="6DBFBD07" w:rsidR="003C592B" w:rsidDel="00025198" w:rsidRDefault="003449FE">
      <w:pPr>
        <w:pStyle w:val="Heading3"/>
        <w:rPr>
          <w:del w:id="1515" w:author="Công Nguyễn Văn" w:date="2019-09-04T10:17:00Z"/>
        </w:rPr>
      </w:pPr>
      <w:del w:id="1516" w:author="Công Nguyễn Văn" w:date="2019-09-04T10:17:00Z">
        <w:r w:rsidDel="00025198">
          <w:delText>UC8:Thêm User</w:delText>
        </w:r>
      </w:del>
    </w:p>
    <w:tbl>
      <w:tblPr>
        <w:tblStyle w:val="a8"/>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025198" w14:paraId="280A8CE5" w14:textId="0CCFA233">
        <w:trPr>
          <w:trHeight w:val="480"/>
          <w:jc w:val="center"/>
          <w:del w:id="1517" w:author="Công Nguyễn Văn" w:date="2019-09-04T10:17:00Z"/>
        </w:trPr>
        <w:tc>
          <w:tcPr>
            <w:tcW w:w="6315" w:type="dxa"/>
            <w:gridSpan w:val="3"/>
          </w:tcPr>
          <w:p w14:paraId="280A8CE2" w14:textId="3E297FDC" w:rsidR="003C592B" w:rsidDel="00025198" w:rsidRDefault="003449FE">
            <w:pPr>
              <w:rPr>
                <w:del w:id="1518" w:author="Công Nguyễn Văn" w:date="2019-09-04T10:17:00Z"/>
                <w:sz w:val="26"/>
                <w:szCs w:val="26"/>
              </w:rPr>
            </w:pPr>
            <w:del w:id="1519" w:author="Công Nguyễn Văn" w:date="2019-09-04T10:17:00Z">
              <w:r w:rsidDel="00025198">
                <w:rPr>
                  <w:sz w:val="26"/>
                  <w:szCs w:val="26"/>
                </w:rPr>
                <w:delText>Use Case: Thêm User</w:delText>
              </w:r>
            </w:del>
          </w:p>
        </w:tc>
        <w:tc>
          <w:tcPr>
            <w:tcW w:w="900" w:type="dxa"/>
            <w:shd w:val="clear" w:color="auto" w:fill="auto"/>
          </w:tcPr>
          <w:p w14:paraId="280A8CE3" w14:textId="6DB199AB" w:rsidR="003C592B" w:rsidDel="00025198" w:rsidRDefault="003449FE">
            <w:pPr>
              <w:rPr>
                <w:del w:id="1520" w:author="Công Nguyễn Văn" w:date="2019-09-04T10:17:00Z"/>
                <w:sz w:val="26"/>
                <w:szCs w:val="26"/>
              </w:rPr>
            </w:pPr>
            <w:del w:id="1521" w:author="Công Nguyễn Văn" w:date="2019-09-04T10:17:00Z">
              <w:r w:rsidDel="00025198">
                <w:rPr>
                  <w:sz w:val="26"/>
                  <w:szCs w:val="26"/>
                </w:rPr>
                <w:delText>ID:</w:delText>
              </w:r>
              <w:r w:rsidR="003179D3" w:rsidDel="00025198">
                <w:rPr>
                  <w:sz w:val="26"/>
                  <w:szCs w:val="26"/>
                </w:rPr>
                <w:delText>8</w:delText>
              </w:r>
            </w:del>
          </w:p>
        </w:tc>
        <w:tc>
          <w:tcPr>
            <w:tcW w:w="1470" w:type="dxa"/>
            <w:shd w:val="clear" w:color="auto" w:fill="auto"/>
          </w:tcPr>
          <w:p w14:paraId="280A8CE4" w14:textId="19A93E81" w:rsidR="003C592B" w:rsidDel="00025198" w:rsidRDefault="003449FE">
            <w:pPr>
              <w:rPr>
                <w:del w:id="1522" w:author="Công Nguyễn Văn" w:date="2019-09-04T10:17:00Z"/>
                <w:sz w:val="26"/>
                <w:szCs w:val="26"/>
              </w:rPr>
            </w:pPr>
            <w:del w:id="1523" w:author="Công Nguyễn Văn" w:date="2019-09-04T10:17:00Z">
              <w:r w:rsidDel="00025198">
                <w:rPr>
                  <w:sz w:val="26"/>
                  <w:szCs w:val="26"/>
                </w:rPr>
                <w:delText>Importance Level: High</w:delText>
              </w:r>
            </w:del>
          </w:p>
        </w:tc>
      </w:tr>
      <w:tr w:rsidR="003C592B" w:rsidDel="00025198" w14:paraId="280A8CE8" w14:textId="6E07E1C0">
        <w:trPr>
          <w:trHeight w:val="480"/>
          <w:jc w:val="center"/>
          <w:del w:id="1524" w:author="Công Nguyễn Văn" w:date="2019-09-04T10:17:00Z"/>
        </w:trPr>
        <w:tc>
          <w:tcPr>
            <w:tcW w:w="3945" w:type="dxa"/>
            <w:gridSpan w:val="2"/>
          </w:tcPr>
          <w:p w14:paraId="280A8CE6" w14:textId="2DAE2736" w:rsidR="003C592B" w:rsidDel="00025198" w:rsidRDefault="003449FE">
            <w:pPr>
              <w:rPr>
                <w:del w:id="1525" w:author="Công Nguyễn Văn" w:date="2019-09-04T10:17:00Z"/>
                <w:sz w:val="26"/>
                <w:szCs w:val="26"/>
              </w:rPr>
            </w:pPr>
            <w:del w:id="1526" w:author="Công Nguyễn Văn" w:date="2019-09-04T10:17:00Z">
              <w:r w:rsidDel="00025198">
                <w:rPr>
                  <w:sz w:val="26"/>
                  <w:szCs w:val="26"/>
                </w:rPr>
                <w:delText>Primary Actor: Admin</w:delText>
              </w:r>
            </w:del>
          </w:p>
        </w:tc>
        <w:tc>
          <w:tcPr>
            <w:tcW w:w="4740" w:type="dxa"/>
            <w:gridSpan w:val="3"/>
            <w:shd w:val="clear" w:color="auto" w:fill="auto"/>
          </w:tcPr>
          <w:p w14:paraId="280A8CE7" w14:textId="12EB7583" w:rsidR="003C592B" w:rsidDel="00025198" w:rsidRDefault="003449FE">
            <w:pPr>
              <w:rPr>
                <w:del w:id="1527" w:author="Công Nguyễn Văn" w:date="2019-09-04T10:17:00Z"/>
                <w:sz w:val="26"/>
                <w:szCs w:val="26"/>
              </w:rPr>
            </w:pPr>
            <w:del w:id="1528" w:author="Công Nguyễn Văn" w:date="2019-09-04T10:17:00Z">
              <w:r w:rsidDel="00025198">
                <w:rPr>
                  <w:sz w:val="26"/>
                  <w:szCs w:val="26"/>
                </w:rPr>
                <w:delText>User Case Type: Add, Essential</w:delText>
              </w:r>
            </w:del>
          </w:p>
        </w:tc>
      </w:tr>
      <w:tr w:rsidR="003C592B" w:rsidDel="00025198" w14:paraId="280A8CEB" w14:textId="08ED6D94">
        <w:trPr>
          <w:trHeight w:val="1520"/>
          <w:jc w:val="center"/>
          <w:del w:id="1529" w:author="Công Nguyễn Văn" w:date="2019-09-04T10:17:00Z"/>
        </w:trPr>
        <w:tc>
          <w:tcPr>
            <w:tcW w:w="8685" w:type="dxa"/>
            <w:gridSpan w:val="5"/>
          </w:tcPr>
          <w:p w14:paraId="280A8CE9" w14:textId="419DB451" w:rsidR="003C592B" w:rsidDel="00025198" w:rsidRDefault="003449FE">
            <w:pPr>
              <w:rPr>
                <w:del w:id="1530" w:author="Công Nguyễn Văn" w:date="2019-09-04T10:17:00Z"/>
                <w:sz w:val="26"/>
                <w:szCs w:val="26"/>
              </w:rPr>
            </w:pPr>
            <w:del w:id="1531" w:author="Công Nguyễn Văn" w:date="2019-09-04T10:17:00Z">
              <w:r w:rsidDel="00025198">
                <w:rPr>
                  <w:sz w:val="26"/>
                  <w:szCs w:val="26"/>
                </w:rPr>
                <w:delText>Stakeholders and Interests:</w:delText>
              </w:r>
            </w:del>
          </w:p>
          <w:p w14:paraId="280A8CEA" w14:textId="26AE5486" w:rsidR="003C592B" w:rsidDel="00025198" w:rsidRDefault="003449FE">
            <w:pPr>
              <w:rPr>
                <w:del w:id="1532" w:author="Công Nguyễn Văn" w:date="2019-09-04T10:17:00Z"/>
                <w:sz w:val="26"/>
                <w:szCs w:val="26"/>
              </w:rPr>
            </w:pPr>
            <w:del w:id="1533" w:author="Công Nguyễn Văn" w:date="2019-09-04T10:17:00Z">
              <w:r w:rsidDel="00025198">
                <w:rPr>
                  <w:sz w:val="26"/>
                  <w:szCs w:val="26"/>
                </w:rPr>
                <w:delText xml:space="preserve">     Quản trị viên thêm tài khoản mới cho nhân viên trong công ty      </w:delText>
              </w:r>
            </w:del>
          </w:p>
        </w:tc>
      </w:tr>
      <w:tr w:rsidR="003C592B" w:rsidDel="00025198" w14:paraId="280A8CED" w14:textId="58128F14">
        <w:trPr>
          <w:trHeight w:val="780"/>
          <w:jc w:val="center"/>
          <w:del w:id="1534" w:author="Công Nguyễn Văn" w:date="2019-09-04T10:17:00Z"/>
        </w:trPr>
        <w:tc>
          <w:tcPr>
            <w:tcW w:w="8685" w:type="dxa"/>
            <w:gridSpan w:val="5"/>
          </w:tcPr>
          <w:p w14:paraId="280A8CEC" w14:textId="4954DF97" w:rsidR="003C592B" w:rsidDel="00025198" w:rsidRDefault="003449FE">
            <w:pPr>
              <w:rPr>
                <w:del w:id="1535" w:author="Công Nguyễn Văn" w:date="2019-09-04T10:17:00Z"/>
                <w:sz w:val="26"/>
                <w:szCs w:val="26"/>
              </w:rPr>
            </w:pPr>
            <w:del w:id="1536" w:author="Công Nguyễn Văn" w:date="2019-09-04T10:17:00Z">
              <w:r w:rsidDel="00025198">
                <w:rPr>
                  <w:sz w:val="26"/>
                  <w:szCs w:val="26"/>
                </w:rPr>
                <w:delText>Brief Description: Thêm mới User vào hệ thống</w:delText>
              </w:r>
            </w:del>
          </w:p>
        </w:tc>
      </w:tr>
      <w:tr w:rsidR="003C592B" w:rsidDel="00025198" w14:paraId="280A8CF0" w14:textId="3E1EFB46">
        <w:trPr>
          <w:trHeight w:val="720"/>
          <w:jc w:val="center"/>
          <w:del w:id="1537" w:author="Công Nguyễn Văn" w:date="2019-09-04T10:17:00Z"/>
        </w:trPr>
        <w:tc>
          <w:tcPr>
            <w:tcW w:w="1365" w:type="dxa"/>
          </w:tcPr>
          <w:p w14:paraId="280A8CEE" w14:textId="54C39E44" w:rsidR="003C592B" w:rsidDel="00025198" w:rsidRDefault="003449FE">
            <w:pPr>
              <w:rPr>
                <w:del w:id="1538" w:author="Công Nguyễn Văn" w:date="2019-09-04T10:17:00Z"/>
                <w:sz w:val="26"/>
                <w:szCs w:val="26"/>
              </w:rPr>
            </w:pPr>
            <w:del w:id="1539" w:author="Công Nguyễn Văn" w:date="2019-09-04T10:17:00Z">
              <w:r w:rsidDel="00025198">
                <w:rPr>
                  <w:sz w:val="26"/>
                  <w:szCs w:val="26"/>
                </w:rPr>
                <w:delText>Trigger:</w:delText>
              </w:r>
            </w:del>
          </w:p>
        </w:tc>
        <w:tc>
          <w:tcPr>
            <w:tcW w:w="7320" w:type="dxa"/>
            <w:gridSpan w:val="4"/>
            <w:shd w:val="clear" w:color="auto" w:fill="auto"/>
          </w:tcPr>
          <w:p w14:paraId="280A8CEF" w14:textId="6C601BFF" w:rsidR="003C592B" w:rsidDel="00025198" w:rsidRDefault="003449FE">
            <w:pPr>
              <w:rPr>
                <w:del w:id="1540" w:author="Công Nguyễn Văn" w:date="2019-09-04T10:17:00Z"/>
                <w:sz w:val="26"/>
                <w:szCs w:val="26"/>
              </w:rPr>
            </w:pPr>
            <w:del w:id="1541" w:author="Công Nguyễn Văn" w:date="2019-09-04T10:17:00Z">
              <w:r w:rsidDel="00025198">
                <w:rPr>
                  <w:sz w:val="26"/>
                  <w:szCs w:val="26"/>
                </w:rPr>
                <w:delText>Quản trị viên truy cập vào hệ thống để thêm tài khoản mới</w:delText>
              </w:r>
            </w:del>
          </w:p>
        </w:tc>
      </w:tr>
      <w:tr w:rsidR="003C592B" w:rsidDel="00025198" w14:paraId="280A8CF3" w14:textId="646F15FA">
        <w:trPr>
          <w:trHeight w:val="780"/>
          <w:jc w:val="center"/>
          <w:del w:id="1542" w:author="Công Nguyễn Văn" w:date="2019-09-04T10:17:00Z"/>
        </w:trPr>
        <w:tc>
          <w:tcPr>
            <w:tcW w:w="1365" w:type="dxa"/>
          </w:tcPr>
          <w:p w14:paraId="280A8CF1" w14:textId="55264AD7" w:rsidR="003C592B" w:rsidDel="00025198" w:rsidRDefault="003449FE">
            <w:pPr>
              <w:rPr>
                <w:del w:id="1543" w:author="Công Nguyễn Văn" w:date="2019-09-04T10:17:00Z"/>
                <w:sz w:val="26"/>
                <w:szCs w:val="26"/>
              </w:rPr>
            </w:pPr>
            <w:del w:id="1544" w:author="Công Nguyễn Văn" w:date="2019-09-04T10:17:00Z">
              <w:r w:rsidDel="00025198">
                <w:rPr>
                  <w:sz w:val="26"/>
                  <w:szCs w:val="26"/>
                </w:rPr>
                <w:delText>Type:</w:delText>
              </w:r>
            </w:del>
          </w:p>
        </w:tc>
        <w:tc>
          <w:tcPr>
            <w:tcW w:w="7320" w:type="dxa"/>
            <w:gridSpan w:val="4"/>
            <w:shd w:val="clear" w:color="auto" w:fill="auto"/>
          </w:tcPr>
          <w:p w14:paraId="280A8CF2" w14:textId="0163959B" w:rsidR="003C592B" w:rsidDel="00025198" w:rsidRDefault="003449FE">
            <w:pPr>
              <w:rPr>
                <w:del w:id="1545" w:author="Công Nguyễn Văn" w:date="2019-09-04T10:17:00Z"/>
                <w:sz w:val="26"/>
                <w:szCs w:val="26"/>
              </w:rPr>
            </w:pPr>
            <w:del w:id="1546" w:author="Công Nguyễn Văn" w:date="2019-09-04T10:17:00Z">
              <w:r w:rsidDel="00025198">
                <w:rPr>
                  <w:sz w:val="26"/>
                  <w:szCs w:val="26"/>
                </w:rPr>
                <w:delText>External</w:delText>
              </w:r>
            </w:del>
          </w:p>
        </w:tc>
      </w:tr>
      <w:tr w:rsidR="003C592B" w:rsidDel="00025198" w14:paraId="280A8CF5" w14:textId="47F84C91">
        <w:trPr>
          <w:trHeight w:val="640"/>
          <w:jc w:val="center"/>
          <w:del w:id="1547" w:author="Công Nguyễn Văn" w:date="2019-09-04T10:17:00Z"/>
        </w:trPr>
        <w:tc>
          <w:tcPr>
            <w:tcW w:w="8685" w:type="dxa"/>
            <w:gridSpan w:val="5"/>
          </w:tcPr>
          <w:p w14:paraId="280A8CF4" w14:textId="69E66D34" w:rsidR="003C592B" w:rsidDel="00025198" w:rsidRDefault="003449FE">
            <w:pPr>
              <w:rPr>
                <w:del w:id="1548" w:author="Công Nguyễn Văn" w:date="2019-09-04T10:17:00Z"/>
                <w:sz w:val="26"/>
                <w:szCs w:val="26"/>
              </w:rPr>
            </w:pPr>
            <w:del w:id="1549" w:author="Công Nguyễn Văn" w:date="2019-09-04T10:17:00Z">
              <w:r w:rsidDel="00025198">
                <w:rPr>
                  <w:sz w:val="26"/>
                  <w:szCs w:val="26"/>
                </w:rPr>
                <w:delText>Relationships:</w:delText>
              </w:r>
              <w:r w:rsidR="002C2806" w:rsidDel="00025198">
                <w:rPr>
                  <w:sz w:val="26"/>
                  <w:szCs w:val="26"/>
                </w:rPr>
                <w:delText xml:space="preserve"> user management</w:delText>
              </w:r>
            </w:del>
          </w:p>
        </w:tc>
      </w:tr>
      <w:tr w:rsidR="003C592B" w:rsidDel="00025198" w14:paraId="280A8CF8" w14:textId="3AB42E9A">
        <w:trPr>
          <w:trHeight w:val="880"/>
          <w:jc w:val="center"/>
          <w:del w:id="1550" w:author="Công Nguyễn Văn" w:date="2019-09-04T10:17:00Z"/>
        </w:trPr>
        <w:tc>
          <w:tcPr>
            <w:tcW w:w="8685" w:type="dxa"/>
            <w:gridSpan w:val="5"/>
          </w:tcPr>
          <w:p w14:paraId="280A8CF6" w14:textId="60679066" w:rsidR="003C592B" w:rsidDel="00025198" w:rsidRDefault="003449FE">
            <w:pPr>
              <w:rPr>
                <w:del w:id="1551" w:author="Công Nguyễn Văn" w:date="2019-09-04T10:17:00Z"/>
                <w:sz w:val="26"/>
                <w:szCs w:val="26"/>
              </w:rPr>
            </w:pPr>
            <w:del w:id="1552" w:author="Công Nguyễn Văn" w:date="2019-09-04T10:17:00Z">
              <w:r w:rsidDel="00025198">
                <w:rPr>
                  <w:sz w:val="26"/>
                  <w:szCs w:val="26"/>
                </w:rPr>
                <w:delText xml:space="preserve">Association: </w:delText>
              </w:r>
              <w:r w:rsidR="002C2806" w:rsidDel="00025198">
                <w:rPr>
                  <w:sz w:val="26"/>
                  <w:szCs w:val="26"/>
                </w:rPr>
                <w:delText>admin</w:delText>
              </w:r>
            </w:del>
          </w:p>
          <w:p w14:paraId="280A8CF7" w14:textId="001B846E" w:rsidR="003C592B" w:rsidDel="00025198" w:rsidRDefault="003C592B">
            <w:pPr>
              <w:rPr>
                <w:del w:id="1553" w:author="Công Nguyễn Văn" w:date="2019-09-04T10:17:00Z"/>
                <w:sz w:val="26"/>
                <w:szCs w:val="26"/>
              </w:rPr>
            </w:pPr>
          </w:p>
        </w:tc>
      </w:tr>
      <w:tr w:rsidR="003C592B" w:rsidDel="00025198" w14:paraId="280A8D00" w14:textId="4F45B801">
        <w:trPr>
          <w:trHeight w:val="1640"/>
          <w:jc w:val="center"/>
          <w:del w:id="1554" w:author="Công Nguyễn Văn" w:date="2019-09-04T10:17:00Z"/>
        </w:trPr>
        <w:tc>
          <w:tcPr>
            <w:tcW w:w="8685" w:type="dxa"/>
            <w:gridSpan w:val="5"/>
          </w:tcPr>
          <w:p w14:paraId="280A8CF9" w14:textId="3AF9BFE8" w:rsidR="003C592B" w:rsidDel="00025198" w:rsidRDefault="003449FE">
            <w:pPr>
              <w:rPr>
                <w:del w:id="1555" w:author="Công Nguyễn Văn" w:date="2019-09-04T10:17:00Z"/>
                <w:sz w:val="26"/>
                <w:szCs w:val="26"/>
              </w:rPr>
            </w:pPr>
            <w:del w:id="1556" w:author="Công Nguyễn Văn" w:date="2019-09-04T10:17:00Z">
              <w:r w:rsidDel="00025198">
                <w:rPr>
                  <w:sz w:val="26"/>
                  <w:szCs w:val="26"/>
                </w:rPr>
                <w:delText>Normal Flow of Events:</w:delText>
              </w:r>
            </w:del>
          </w:p>
          <w:p w14:paraId="0EAD362C" w14:textId="36CD6B65" w:rsidR="003C592B" w:rsidDel="00025198" w:rsidRDefault="002C2806" w:rsidP="002C2806">
            <w:pPr>
              <w:pStyle w:val="ListParagraph"/>
              <w:numPr>
                <w:ilvl w:val="0"/>
                <w:numId w:val="20"/>
              </w:numPr>
              <w:rPr>
                <w:del w:id="1557" w:author="Công Nguyễn Văn" w:date="2019-09-04T10:17:00Z"/>
                <w:sz w:val="26"/>
                <w:szCs w:val="26"/>
              </w:rPr>
            </w:pPr>
            <w:del w:id="1558" w:author="Công Nguyễn Văn" w:date="2019-09-04T10:17:00Z">
              <w:r w:rsidDel="00025198">
                <w:rPr>
                  <w:sz w:val="26"/>
                  <w:szCs w:val="26"/>
                </w:rPr>
                <w:delText>Thực hiện use case Use management</w:delText>
              </w:r>
            </w:del>
          </w:p>
          <w:p w14:paraId="29AA88AD" w14:textId="6C355A8D" w:rsidR="002C2806" w:rsidDel="00025198" w:rsidRDefault="002C2806" w:rsidP="002C2806">
            <w:pPr>
              <w:pStyle w:val="ListParagraph"/>
              <w:numPr>
                <w:ilvl w:val="0"/>
                <w:numId w:val="20"/>
              </w:numPr>
              <w:rPr>
                <w:del w:id="1559" w:author="Công Nguyễn Văn" w:date="2019-09-04T10:17:00Z"/>
                <w:sz w:val="26"/>
                <w:szCs w:val="26"/>
              </w:rPr>
            </w:pPr>
            <w:del w:id="1560" w:author="Công Nguyễn Văn" w:date="2019-09-04T10:17:00Z">
              <w:r w:rsidDel="00025198">
                <w:rPr>
                  <w:sz w:val="26"/>
                  <w:szCs w:val="26"/>
                </w:rPr>
                <w:delText>Kích vào button thêm mới user để thêm user</w:delText>
              </w:r>
            </w:del>
          </w:p>
          <w:p w14:paraId="222C804B" w14:textId="07691CCF" w:rsidR="002C2806" w:rsidDel="00025198" w:rsidRDefault="002C2806" w:rsidP="002C2806">
            <w:pPr>
              <w:pStyle w:val="ListParagraph"/>
              <w:numPr>
                <w:ilvl w:val="0"/>
                <w:numId w:val="20"/>
              </w:numPr>
              <w:rPr>
                <w:del w:id="1561" w:author="Công Nguyễn Văn" w:date="2019-09-04T10:17:00Z"/>
                <w:sz w:val="26"/>
                <w:szCs w:val="26"/>
              </w:rPr>
            </w:pPr>
            <w:del w:id="1562" w:author="Công Nguyễn Văn" w:date="2019-09-04T10:17:00Z">
              <w:r w:rsidDel="00025198">
                <w:rPr>
                  <w:sz w:val="26"/>
                  <w:szCs w:val="26"/>
                </w:rPr>
                <w:delText>Nhập thông tin user vào form thêm mới</w:delText>
              </w:r>
            </w:del>
          </w:p>
          <w:p w14:paraId="280A8CFF" w14:textId="48BB29F7" w:rsidR="002C2806" w:rsidRPr="002C2806" w:rsidDel="00025198" w:rsidRDefault="002C2806" w:rsidP="002C2806">
            <w:pPr>
              <w:pStyle w:val="ListParagraph"/>
              <w:numPr>
                <w:ilvl w:val="0"/>
                <w:numId w:val="20"/>
              </w:numPr>
              <w:rPr>
                <w:del w:id="1563" w:author="Công Nguyễn Văn" w:date="2019-09-04T10:17:00Z"/>
                <w:sz w:val="26"/>
                <w:szCs w:val="26"/>
              </w:rPr>
            </w:pPr>
            <w:del w:id="1564" w:author="Công Nguyễn Văn" w:date="2019-09-03T13:56:00Z">
              <w:r w:rsidDel="00A44FF1">
                <w:rPr>
                  <w:sz w:val="26"/>
                  <w:szCs w:val="26"/>
                </w:rPr>
                <w:delText>Nhấn button thêm mới để thêm user vào hệ thống</w:delText>
              </w:r>
            </w:del>
          </w:p>
        </w:tc>
      </w:tr>
      <w:tr w:rsidR="003C592B" w:rsidDel="00025198" w14:paraId="280A8D08" w14:textId="6CBD745C">
        <w:trPr>
          <w:trHeight w:val="1660"/>
          <w:jc w:val="center"/>
          <w:del w:id="1565" w:author="Công Nguyễn Văn" w:date="2019-09-04T10:17:00Z"/>
        </w:trPr>
        <w:tc>
          <w:tcPr>
            <w:tcW w:w="8685" w:type="dxa"/>
            <w:gridSpan w:val="5"/>
          </w:tcPr>
          <w:p w14:paraId="280A8D01" w14:textId="5C65C8EC" w:rsidR="003C592B" w:rsidDel="00025198" w:rsidRDefault="003449FE">
            <w:pPr>
              <w:rPr>
                <w:del w:id="1566" w:author="Công Nguyễn Văn" w:date="2019-09-04T10:17:00Z"/>
                <w:sz w:val="26"/>
                <w:szCs w:val="26"/>
              </w:rPr>
            </w:pPr>
            <w:del w:id="1567" w:author="Công Nguyễn Văn" w:date="2019-09-04T10:17:00Z">
              <w:r w:rsidDel="00025198">
                <w:rPr>
                  <w:sz w:val="26"/>
                  <w:szCs w:val="26"/>
                </w:rPr>
                <w:delText xml:space="preserve">SubFlows: </w:delText>
              </w:r>
            </w:del>
          </w:p>
          <w:p w14:paraId="280A8D07" w14:textId="0E3A46DE" w:rsidR="003C592B" w:rsidDel="00025198" w:rsidRDefault="003449FE" w:rsidP="00983C1A">
            <w:pPr>
              <w:keepNext/>
              <w:rPr>
                <w:del w:id="1568" w:author="Công Nguyễn Văn" w:date="2019-09-04T10:17:00Z"/>
                <w:sz w:val="26"/>
                <w:szCs w:val="26"/>
              </w:rPr>
            </w:pPr>
            <w:del w:id="1569" w:author="Công Nguyễn Văn" w:date="2019-09-04T10:17:00Z">
              <w:r w:rsidDel="00025198">
                <w:rPr>
                  <w:sz w:val="26"/>
                  <w:szCs w:val="26"/>
                </w:rPr>
                <w:delText xml:space="preserve">          </w:delText>
              </w:r>
            </w:del>
          </w:p>
        </w:tc>
      </w:tr>
      <w:tr w:rsidR="002C2806" w:rsidDel="00025198" w14:paraId="522C78A0" w14:textId="078EE1A4">
        <w:trPr>
          <w:trHeight w:val="1660"/>
          <w:jc w:val="center"/>
          <w:del w:id="1570" w:author="Công Nguyễn Văn" w:date="2019-09-04T10:17:00Z"/>
        </w:trPr>
        <w:tc>
          <w:tcPr>
            <w:tcW w:w="8685" w:type="dxa"/>
            <w:gridSpan w:val="5"/>
          </w:tcPr>
          <w:p w14:paraId="13C4DBB0" w14:textId="3511F33A" w:rsidR="002C2806" w:rsidDel="00025198" w:rsidRDefault="002C2806">
            <w:pPr>
              <w:rPr>
                <w:del w:id="1571" w:author="Công Nguyễn Văn" w:date="2019-09-04T10:17:00Z"/>
                <w:sz w:val="26"/>
                <w:szCs w:val="26"/>
              </w:rPr>
            </w:pPr>
            <w:del w:id="1572" w:author="Công Nguyễn Văn" w:date="2019-09-04T10:17:00Z">
              <w:r w:rsidDel="00025198">
                <w:rPr>
                  <w:sz w:val="26"/>
                  <w:szCs w:val="26"/>
                </w:rPr>
                <w:delText>Exception:</w:delText>
              </w:r>
            </w:del>
          </w:p>
          <w:p w14:paraId="20D97A10" w14:textId="16063794" w:rsidR="002C2806" w:rsidDel="00025198" w:rsidRDefault="002C2806">
            <w:pPr>
              <w:rPr>
                <w:del w:id="1573" w:author="Công Nguyễn Văn" w:date="2019-09-04T10:17:00Z"/>
                <w:sz w:val="26"/>
                <w:szCs w:val="26"/>
              </w:rPr>
            </w:pPr>
            <w:del w:id="1574" w:author="Công Nguyễn Văn" w:date="2019-09-04T10:17:00Z">
              <w:r w:rsidDel="00025198">
                <w:rPr>
                  <w:sz w:val="26"/>
                  <w:szCs w:val="26"/>
                </w:rPr>
                <w:delText xml:space="preserve">-Hệ thống báo lỗi validation khi nhập sai các trường </w:delText>
              </w:r>
            </w:del>
          </w:p>
        </w:tc>
      </w:tr>
    </w:tbl>
    <w:p w14:paraId="280A8D09" w14:textId="0F72FEE3" w:rsidR="003C592B" w:rsidDel="00025198" w:rsidRDefault="00983C1A" w:rsidP="00983C1A">
      <w:pPr>
        <w:pStyle w:val="Caption"/>
        <w:rPr>
          <w:del w:id="1575" w:author="Công Nguyễn Văn" w:date="2019-09-04T10:17:00Z"/>
        </w:rPr>
      </w:pPr>
      <w:del w:id="1576" w:author="Công Nguyễn Văn" w:date="2019-09-03T14:03:00Z">
        <w:r w:rsidDel="001A7828">
          <w:delText xml:space="preserve">Bảng 8 </w:delText>
        </w:r>
        <w:r w:rsidR="008F3BFF" w:rsidDel="001A7828">
          <w:fldChar w:fldCharType="begin"/>
        </w:r>
        <w:r w:rsidR="008F3BFF" w:rsidDel="001A7828">
          <w:delInstrText xml:space="preserve"> SEQ Bảng_8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insert user</w:delText>
        </w:r>
      </w:del>
    </w:p>
    <w:p w14:paraId="280A8D0A" w14:textId="46543EE6" w:rsidR="003C592B" w:rsidDel="00025198" w:rsidRDefault="003449FE" w:rsidP="00C10112">
      <w:pPr>
        <w:jc w:val="center"/>
        <w:rPr>
          <w:del w:id="1577" w:author="Công Nguyễn Văn" w:date="2019-09-04T10:17:00Z"/>
        </w:rPr>
      </w:pPr>
      <w:bookmarkStart w:id="1578" w:name="_2grqrue" w:colFirst="0" w:colLast="0"/>
      <w:bookmarkEnd w:id="1578"/>
      <w:del w:id="1579" w:author="Công Nguyễn Văn" w:date="2019-09-04T10:17:00Z">
        <w:r w:rsidDel="00025198">
          <w:delText xml:space="preserve">Bảng </w:delText>
        </w:r>
        <w:r w:rsidR="00C10112" w:rsidDel="00025198">
          <w:delText>8</w:delText>
        </w:r>
        <w:r w:rsidDel="00025198">
          <w:delText xml:space="preserve">: Đặc tả use case </w:delText>
        </w:r>
        <w:r w:rsidR="00983C1A" w:rsidDel="00025198">
          <w:delText>insert</w:delText>
        </w:r>
        <w:r w:rsidDel="00025198">
          <w:delText xml:space="preserve"> user</w:delText>
        </w:r>
      </w:del>
    </w:p>
    <w:p w14:paraId="280A8D0B" w14:textId="28FDE183" w:rsidR="003C592B" w:rsidDel="00025198" w:rsidRDefault="003C592B">
      <w:pPr>
        <w:rPr>
          <w:del w:id="1580" w:author="Công Nguyễn Văn" w:date="2019-09-04T10:17:00Z"/>
        </w:rPr>
      </w:pPr>
    </w:p>
    <w:p w14:paraId="280A8D0C" w14:textId="55A66170" w:rsidR="003C592B" w:rsidDel="00025198" w:rsidRDefault="003449FE">
      <w:pPr>
        <w:pStyle w:val="Heading3"/>
        <w:rPr>
          <w:del w:id="1581" w:author="Công Nguyễn Văn" w:date="2019-09-04T10:17:00Z"/>
        </w:rPr>
      </w:pPr>
      <w:del w:id="1582" w:author="Công Nguyễn Văn" w:date="2019-09-04T10:17:00Z">
        <w:r w:rsidDel="00025198">
          <w:delText>UC9:Cập nhật User</w:delText>
        </w:r>
      </w:del>
    </w:p>
    <w:tbl>
      <w:tblPr>
        <w:tblStyle w:val="a9"/>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025198" w14:paraId="280A8D10" w14:textId="5DBB5FD6">
        <w:trPr>
          <w:trHeight w:val="480"/>
          <w:jc w:val="center"/>
          <w:del w:id="1583" w:author="Công Nguyễn Văn" w:date="2019-09-04T10:17:00Z"/>
        </w:trPr>
        <w:tc>
          <w:tcPr>
            <w:tcW w:w="6315" w:type="dxa"/>
            <w:gridSpan w:val="3"/>
          </w:tcPr>
          <w:p w14:paraId="280A8D0D" w14:textId="0E810408" w:rsidR="003C592B" w:rsidDel="00025198" w:rsidRDefault="003449FE">
            <w:pPr>
              <w:rPr>
                <w:del w:id="1584" w:author="Công Nguyễn Văn" w:date="2019-09-04T10:17:00Z"/>
                <w:sz w:val="26"/>
                <w:szCs w:val="26"/>
              </w:rPr>
            </w:pPr>
            <w:del w:id="1585" w:author="Công Nguyễn Văn" w:date="2019-09-04T10:17:00Z">
              <w:r w:rsidDel="00025198">
                <w:rPr>
                  <w:sz w:val="26"/>
                  <w:szCs w:val="26"/>
                </w:rPr>
                <w:delText>Use Case: Cập nhật User</w:delText>
              </w:r>
            </w:del>
          </w:p>
        </w:tc>
        <w:tc>
          <w:tcPr>
            <w:tcW w:w="900" w:type="dxa"/>
            <w:shd w:val="clear" w:color="auto" w:fill="auto"/>
          </w:tcPr>
          <w:p w14:paraId="280A8D0E" w14:textId="7DE331A0" w:rsidR="003C592B" w:rsidDel="00025198" w:rsidRDefault="003449FE">
            <w:pPr>
              <w:rPr>
                <w:del w:id="1586" w:author="Công Nguyễn Văn" w:date="2019-09-04T10:17:00Z"/>
                <w:sz w:val="26"/>
                <w:szCs w:val="26"/>
              </w:rPr>
            </w:pPr>
            <w:del w:id="1587" w:author="Công Nguyễn Văn" w:date="2019-09-04T10:17:00Z">
              <w:r w:rsidDel="00025198">
                <w:rPr>
                  <w:sz w:val="26"/>
                  <w:szCs w:val="26"/>
                </w:rPr>
                <w:delText>ID:</w:delText>
              </w:r>
              <w:r w:rsidR="003179D3" w:rsidDel="00025198">
                <w:rPr>
                  <w:sz w:val="26"/>
                  <w:szCs w:val="26"/>
                </w:rPr>
                <w:delText>9</w:delText>
              </w:r>
            </w:del>
          </w:p>
        </w:tc>
        <w:tc>
          <w:tcPr>
            <w:tcW w:w="1470" w:type="dxa"/>
            <w:shd w:val="clear" w:color="auto" w:fill="auto"/>
          </w:tcPr>
          <w:p w14:paraId="280A8D0F" w14:textId="1424AADB" w:rsidR="003C592B" w:rsidDel="00025198" w:rsidRDefault="003449FE">
            <w:pPr>
              <w:rPr>
                <w:del w:id="1588" w:author="Công Nguyễn Văn" w:date="2019-09-04T10:17:00Z"/>
                <w:sz w:val="26"/>
                <w:szCs w:val="26"/>
              </w:rPr>
            </w:pPr>
            <w:del w:id="1589" w:author="Công Nguyễn Văn" w:date="2019-09-04T10:17:00Z">
              <w:r w:rsidDel="00025198">
                <w:rPr>
                  <w:sz w:val="26"/>
                  <w:szCs w:val="26"/>
                </w:rPr>
                <w:delText>Importance Level: Medium</w:delText>
              </w:r>
            </w:del>
          </w:p>
        </w:tc>
      </w:tr>
      <w:tr w:rsidR="003C592B" w:rsidDel="00025198" w14:paraId="280A8D13" w14:textId="5940B63D">
        <w:trPr>
          <w:trHeight w:val="480"/>
          <w:jc w:val="center"/>
          <w:del w:id="1590" w:author="Công Nguyễn Văn" w:date="2019-09-04T10:17:00Z"/>
        </w:trPr>
        <w:tc>
          <w:tcPr>
            <w:tcW w:w="3945" w:type="dxa"/>
            <w:gridSpan w:val="2"/>
          </w:tcPr>
          <w:p w14:paraId="280A8D11" w14:textId="7312E1BF" w:rsidR="003C592B" w:rsidDel="00025198" w:rsidRDefault="003449FE">
            <w:pPr>
              <w:rPr>
                <w:del w:id="1591" w:author="Công Nguyễn Văn" w:date="2019-09-04T10:17:00Z"/>
                <w:sz w:val="26"/>
                <w:szCs w:val="26"/>
              </w:rPr>
            </w:pPr>
            <w:del w:id="1592" w:author="Công Nguyễn Văn" w:date="2019-09-04T10:17:00Z">
              <w:r w:rsidDel="00025198">
                <w:rPr>
                  <w:sz w:val="26"/>
                  <w:szCs w:val="26"/>
                </w:rPr>
                <w:delText>Primary Actor: Admin</w:delText>
              </w:r>
            </w:del>
          </w:p>
        </w:tc>
        <w:tc>
          <w:tcPr>
            <w:tcW w:w="4740" w:type="dxa"/>
            <w:gridSpan w:val="3"/>
            <w:shd w:val="clear" w:color="auto" w:fill="auto"/>
          </w:tcPr>
          <w:p w14:paraId="280A8D12" w14:textId="4F646342" w:rsidR="003C592B" w:rsidDel="00025198" w:rsidRDefault="003449FE">
            <w:pPr>
              <w:rPr>
                <w:del w:id="1593" w:author="Công Nguyễn Văn" w:date="2019-09-04T10:17:00Z"/>
                <w:sz w:val="26"/>
                <w:szCs w:val="26"/>
              </w:rPr>
            </w:pPr>
            <w:del w:id="1594" w:author="Công Nguyễn Văn" w:date="2019-09-04T10:17:00Z">
              <w:r w:rsidDel="00025198">
                <w:rPr>
                  <w:sz w:val="26"/>
                  <w:szCs w:val="26"/>
                </w:rPr>
                <w:delText>User Case Type: Detail, Essential</w:delText>
              </w:r>
            </w:del>
          </w:p>
        </w:tc>
      </w:tr>
      <w:tr w:rsidR="003C592B" w:rsidDel="00025198" w14:paraId="280A8D16" w14:textId="46D4FD3E">
        <w:trPr>
          <w:trHeight w:val="1520"/>
          <w:jc w:val="center"/>
          <w:del w:id="1595" w:author="Công Nguyễn Văn" w:date="2019-09-04T10:17:00Z"/>
        </w:trPr>
        <w:tc>
          <w:tcPr>
            <w:tcW w:w="8685" w:type="dxa"/>
            <w:gridSpan w:val="5"/>
          </w:tcPr>
          <w:p w14:paraId="280A8D14" w14:textId="5B49ADE5" w:rsidR="003C592B" w:rsidDel="00025198" w:rsidRDefault="003449FE">
            <w:pPr>
              <w:rPr>
                <w:del w:id="1596" w:author="Công Nguyễn Văn" w:date="2019-09-04T10:17:00Z"/>
                <w:sz w:val="26"/>
                <w:szCs w:val="26"/>
              </w:rPr>
            </w:pPr>
            <w:del w:id="1597" w:author="Công Nguyễn Văn" w:date="2019-09-04T10:17:00Z">
              <w:r w:rsidDel="00025198">
                <w:rPr>
                  <w:sz w:val="26"/>
                  <w:szCs w:val="26"/>
                </w:rPr>
                <w:delText>Stakeholders and Interests:</w:delText>
              </w:r>
            </w:del>
          </w:p>
          <w:p w14:paraId="280A8D15" w14:textId="2B49BC99" w:rsidR="003C592B" w:rsidDel="00025198" w:rsidRDefault="003449FE">
            <w:pPr>
              <w:rPr>
                <w:del w:id="1598" w:author="Công Nguyễn Văn" w:date="2019-09-04T10:17:00Z"/>
                <w:sz w:val="26"/>
                <w:szCs w:val="26"/>
              </w:rPr>
            </w:pPr>
            <w:del w:id="1599" w:author="Công Nguyễn Văn" w:date="2019-09-04T10:17:00Z">
              <w:r w:rsidDel="00025198">
                <w:rPr>
                  <w:sz w:val="26"/>
                  <w:szCs w:val="26"/>
                </w:rPr>
                <w:delText xml:space="preserve">    Quản trị viên muốn thay đổi thông tin của những nhân viên có trong hệ thống       </w:delText>
              </w:r>
            </w:del>
          </w:p>
        </w:tc>
      </w:tr>
      <w:tr w:rsidR="003C592B" w:rsidDel="00025198" w14:paraId="280A8D18" w14:textId="7CC5C5D8">
        <w:trPr>
          <w:trHeight w:val="780"/>
          <w:jc w:val="center"/>
          <w:del w:id="1600" w:author="Công Nguyễn Văn" w:date="2019-09-04T10:17:00Z"/>
        </w:trPr>
        <w:tc>
          <w:tcPr>
            <w:tcW w:w="8685" w:type="dxa"/>
            <w:gridSpan w:val="5"/>
          </w:tcPr>
          <w:p w14:paraId="280A8D17" w14:textId="5F48893D" w:rsidR="003C592B" w:rsidDel="00025198" w:rsidRDefault="003449FE">
            <w:pPr>
              <w:rPr>
                <w:del w:id="1601" w:author="Công Nguyễn Văn" w:date="2019-09-04T10:17:00Z"/>
                <w:sz w:val="26"/>
                <w:szCs w:val="26"/>
              </w:rPr>
            </w:pPr>
            <w:del w:id="1602" w:author="Công Nguyễn Văn" w:date="2019-09-04T10:17:00Z">
              <w:r w:rsidDel="00025198">
                <w:rPr>
                  <w:sz w:val="26"/>
                  <w:szCs w:val="26"/>
                </w:rPr>
                <w:delText>Brief Description: Cập nhật User trong hệ thống</w:delText>
              </w:r>
            </w:del>
          </w:p>
        </w:tc>
      </w:tr>
      <w:tr w:rsidR="003C592B" w:rsidDel="00025198" w14:paraId="280A8D1B" w14:textId="4E6A4EBA">
        <w:trPr>
          <w:trHeight w:val="720"/>
          <w:jc w:val="center"/>
          <w:del w:id="1603" w:author="Công Nguyễn Văn" w:date="2019-09-04T10:17:00Z"/>
        </w:trPr>
        <w:tc>
          <w:tcPr>
            <w:tcW w:w="1365" w:type="dxa"/>
          </w:tcPr>
          <w:p w14:paraId="280A8D19" w14:textId="29855FB9" w:rsidR="003C592B" w:rsidDel="00025198" w:rsidRDefault="003449FE">
            <w:pPr>
              <w:rPr>
                <w:del w:id="1604" w:author="Công Nguyễn Văn" w:date="2019-09-04T10:17:00Z"/>
                <w:sz w:val="26"/>
                <w:szCs w:val="26"/>
              </w:rPr>
            </w:pPr>
            <w:del w:id="1605" w:author="Công Nguyễn Văn" w:date="2019-09-04T10:17:00Z">
              <w:r w:rsidDel="00025198">
                <w:rPr>
                  <w:sz w:val="26"/>
                  <w:szCs w:val="26"/>
                </w:rPr>
                <w:delText>Trigger:</w:delText>
              </w:r>
            </w:del>
          </w:p>
        </w:tc>
        <w:tc>
          <w:tcPr>
            <w:tcW w:w="7320" w:type="dxa"/>
            <w:gridSpan w:val="4"/>
            <w:shd w:val="clear" w:color="auto" w:fill="auto"/>
          </w:tcPr>
          <w:p w14:paraId="280A8D1A" w14:textId="6FA60066" w:rsidR="003C592B" w:rsidDel="00025198" w:rsidRDefault="003449FE">
            <w:pPr>
              <w:rPr>
                <w:del w:id="1606" w:author="Công Nguyễn Văn" w:date="2019-09-04T10:17:00Z"/>
                <w:sz w:val="26"/>
                <w:szCs w:val="26"/>
              </w:rPr>
            </w:pPr>
            <w:del w:id="1607" w:author="Công Nguyễn Văn" w:date="2019-09-04T10:17:00Z">
              <w:r w:rsidDel="00025198">
                <w:rPr>
                  <w:sz w:val="26"/>
                  <w:szCs w:val="26"/>
                </w:rPr>
                <w:delText>Quản trị viên truy cập vào hệ thống để cập nhật thông tin nhân viên</w:delText>
              </w:r>
            </w:del>
          </w:p>
        </w:tc>
      </w:tr>
      <w:tr w:rsidR="003C592B" w:rsidDel="00025198" w14:paraId="280A8D1E" w14:textId="35935347">
        <w:trPr>
          <w:trHeight w:val="780"/>
          <w:jc w:val="center"/>
          <w:del w:id="1608" w:author="Công Nguyễn Văn" w:date="2019-09-04T10:17:00Z"/>
        </w:trPr>
        <w:tc>
          <w:tcPr>
            <w:tcW w:w="1365" w:type="dxa"/>
          </w:tcPr>
          <w:p w14:paraId="280A8D1C" w14:textId="43AFFDB6" w:rsidR="003C592B" w:rsidDel="00025198" w:rsidRDefault="003449FE">
            <w:pPr>
              <w:rPr>
                <w:del w:id="1609" w:author="Công Nguyễn Văn" w:date="2019-09-04T10:17:00Z"/>
                <w:sz w:val="26"/>
                <w:szCs w:val="26"/>
              </w:rPr>
            </w:pPr>
            <w:del w:id="1610" w:author="Công Nguyễn Văn" w:date="2019-09-04T10:17:00Z">
              <w:r w:rsidDel="00025198">
                <w:rPr>
                  <w:sz w:val="26"/>
                  <w:szCs w:val="26"/>
                </w:rPr>
                <w:delText>Type:</w:delText>
              </w:r>
            </w:del>
          </w:p>
        </w:tc>
        <w:tc>
          <w:tcPr>
            <w:tcW w:w="7320" w:type="dxa"/>
            <w:gridSpan w:val="4"/>
            <w:shd w:val="clear" w:color="auto" w:fill="auto"/>
          </w:tcPr>
          <w:p w14:paraId="280A8D1D" w14:textId="45B11584" w:rsidR="003C592B" w:rsidDel="00025198" w:rsidRDefault="003449FE">
            <w:pPr>
              <w:rPr>
                <w:del w:id="1611" w:author="Công Nguyễn Văn" w:date="2019-09-04T10:17:00Z"/>
                <w:sz w:val="26"/>
                <w:szCs w:val="26"/>
              </w:rPr>
            </w:pPr>
            <w:del w:id="1612" w:author="Công Nguyễn Văn" w:date="2019-09-04T10:17:00Z">
              <w:r w:rsidDel="00025198">
                <w:rPr>
                  <w:sz w:val="26"/>
                  <w:szCs w:val="26"/>
                </w:rPr>
                <w:delText>External</w:delText>
              </w:r>
            </w:del>
          </w:p>
        </w:tc>
      </w:tr>
      <w:tr w:rsidR="003C592B" w:rsidDel="00025198" w14:paraId="280A8D20" w14:textId="1689787B">
        <w:trPr>
          <w:trHeight w:val="640"/>
          <w:jc w:val="center"/>
          <w:del w:id="1613" w:author="Công Nguyễn Văn" w:date="2019-09-04T10:17:00Z"/>
        </w:trPr>
        <w:tc>
          <w:tcPr>
            <w:tcW w:w="8685" w:type="dxa"/>
            <w:gridSpan w:val="5"/>
          </w:tcPr>
          <w:p w14:paraId="280A8D1F" w14:textId="55220E3F" w:rsidR="003C592B" w:rsidDel="00025198" w:rsidRDefault="003449FE">
            <w:pPr>
              <w:rPr>
                <w:del w:id="1614" w:author="Công Nguyễn Văn" w:date="2019-09-04T10:17:00Z"/>
                <w:sz w:val="26"/>
                <w:szCs w:val="26"/>
              </w:rPr>
            </w:pPr>
            <w:del w:id="1615" w:author="Công Nguyễn Văn" w:date="2019-09-04T10:17:00Z">
              <w:r w:rsidDel="00025198">
                <w:rPr>
                  <w:sz w:val="26"/>
                  <w:szCs w:val="26"/>
                </w:rPr>
                <w:delText>Relationships:</w:delText>
              </w:r>
              <w:r w:rsidR="002C2806" w:rsidDel="00025198">
                <w:rPr>
                  <w:sz w:val="26"/>
                  <w:szCs w:val="26"/>
                </w:rPr>
                <w:delText>User management</w:delText>
              </w:r>
            </w:del>
          </w:p>
        </w:tc>
      </w:tr>
      <w:tr w:rsidR="003C592B" w:rsidDel="00025198" w14:paraId="280A8D23" w14:textId="3C9FF28B">
        <w:trPr>
          <w:trHeight w:val="880"/>
          <w:jc w:val="center"/>
          <w:del w:id="1616" w:author="Công Nguyễn Văn" w:date="2019-09-04T10:17:00Z"/>
        </w:trPr>
        <w:tc>
          <w:tcPr>
            <w:tcW w:w="8685" w:type="dxa"/>
            <w:gridSpan w:val="5"/>
          </w:tcPr>
          <w:p w14:paraId="280A8D21" w14:textId="213ABF83" w:rsidR="003C592B" w:rsidDel="00025198" w:rsidRDefault="003449FE">
            <w:pPr>
              <w:rPr>
                <w:del w:id="1617" w:author="Công Nguyễn Văn" w:date="2019-09-04T10:17:00Z"/>
                <w:sz w:val="26"/>
                <w:szCs w:val="26"/>
              </w:rPr>
            </w:pPr>
            <w:del w:id="1618" w:author="Công Nguyễn Văn" w:date="2019-09-04T10:17:00Z">
              <w:r w:rsidDel="00025198">
                <w:rPr>
                  <w:sz w:val="26"/>
                  <w:szCs w:val="26"/>
                </w:rPr>
                <w:delText xml:space="preserve">Association: </w:delText>
              </w:r>
              <w:r w:rsidR="002C2806" w:rsidDel="00025198">
                <w:rPr>
                  <w:sz w:val="26"/>
                  <w:szCs w:val="26"/>
                </w:rPr>
                <w:delText>Admin</w:delText>
              </w:r>
            </w:del>
          </w:p>
          <w:p w14:paraId="280A8D22" w14:textId="65D1CC85" w:rsidR="003C592B" w:rsidDel="00025198" w:rsidRDefault="003C592B">
            <w:pPr>
              <w:rPr>
                <w:del w:id="1619" w:author="Công Nguyễn Văn" w:date="2019-09-04T10:17:00Z"/>
                <w:sz w:val="26"/>
                <w:szCs w:val="26"/>
              </w:rPr>
            </w:pPr>
          </w:p>
        </w:tc>
      </w:tr>
      <w:tr w:rsidR="003C592B" w:rsidDel="00025198" w14:paraId="280A8D2B" w14:textId="29018B46">
        <w:trPr>
          <w:trHeight w:val="1640"/>
          <w:jc w:val="center"/>
          <w:del w:id="1620" w:author="Công Nguyễn Văn" w:date="2019-09-04T10:17:00Z"/>
        </w:trPr>
        <w:tc>
          <w:tcPr>
            <w:tcW w:w="8685" w:type="dxa"/>
            <w:gridSpan w:val="5"/>
          </w:tcPr>
          <w:p w14:paraId="280A8D24" w14:textId="3177A34A" w:rsidR="003C592B" w:rsidDel="00025198" w:rsidRDefault="003449FE">
            <w:pPr>
              <w:rPr>
                <w:del w:id="1621" w:author="Công Nguyễn Văn" w:date="2019-09-04T10:17:00Z"/>
                <w:sz w:val="26"/>
                <w:szCs w:val="26"/>
              </w:rPr>
            </w:pPr>
            <w:del w:id="1622" w:author="Công Nguyễn Văn" w:date="2019-09-04T10:17:00Z">
              <w:r w:rsidDel="00025198">
                <w:rPr>
                  <w:sz w:val="26"/>
                  <w:szCs w:val="26"/>
                </w:rPr>
                <w:delText>Normal Flow of Events:</w:delText>
              </w:r>
            </w:del>
          </w:p>
          <w:p w14:paraId="4A055D01" w14:textId="5E804160" w:rsidR="003C592B" w:rsidDel="00025198" w:rsidRDefault="002C2806" w:rsidP="002C2806">
            <w:pPr>
              <w:pStyle w:val="ListParagraph"/>
              <w:numPr>
                <w:ilvl w:val="0"/>
                <w:numId w:val="21"/>
              </w:numPr>
              <w:rPr>
                <w:del w:id="1623" w:author="Công Nguyễn Văn" w:date="2019-09-04T10:17:00Z"/>
                <w:sz w:val="26"/>
                <w:szCs w:val="26"/>
              </w:rPr>
            </w:pPr>
            <w:del w:id="1624" w:author="Công Nguyễn Văn" w:date="2019-09-04T10:17:00Z">
              <w:r w:rsidDel="00025198">
                <w:rPr>
                  <w:sz w:val="26"/>
                  <w:szCs w:val="26"/>
                </w:rPr>
                <w:delText>Thực hiện use case login</w:delText>
              </w:r>
            </w:del>
          </w:p>
          <w:p w14:paraId="0B2CDA3A" w14:textId="5A3A3139" w:rsidR="002C2806" w:rsidDel="00025198" w:rsidRDefault="002C2806" w:rsidP="002C2806">
            <w:pPr>
              <w:pStyle w:val="ListParagraph"/>
              <w:numPr>
                <w:ilvl w:val="0"/>
                <w:numId w:val="21"/>
              </w:numPr>
              <w:rPr>
                <w:del w:id="1625" w:author="Công Nguyễn Văn" w:date="2019-09-04T10:17:00Z"/>
                <w:sz w:val="26"/>
                <w:szCs w:val="26"/>
              </w:rPr>
            </w:pPr>
            <w:del w:id="1626" w:author="Công Nguyễn Văn" w:date="2019-09-04T10:17:00Z">
              <w:r w:rsidDel="00025198">
                <w:rPr>
                  <w:sz w:val="26"/>
                  <w:szCs w:val="26"/>
                </w:rPr>
                <w:delText>Thực hiện use case user management</w:delText>
              </w:r>
            </w:del>
          </w:p>
          <w:p w14:paraId="64317226" w14:textId="7768A30C" w:rsidR="002C2806" w:rsidDel="00025198" w:rsidRDefault="002C2806" w:rsidP="002C2806">
            <w:pPr>
              <w:pStyle w:val="ListParagraph"/>
              <w:numPr>
                <w:ilvl w:val="0"/>
                <w:numId w:val="21"/>
              </w:numPr>
              <w:rPr>
                <w:del w:id="1627" w:author="Công Nguyễn Văn" w:date="2019-09-04T10:17:00Z"/>
                <w:sz w:val="26"/>
                <w:szCs w:val="26"/>
              </w:rPr>
            </w:pPr>
            <w:del w:id="1628" w:author="Công Nguyễn Văn" w:date="2019-09-04T10:17:00Z">
              <w:r w:rsidDel="00025198">
                <w:rPr>
                  <w:sz w:val="26"/>
                  <w:szCs w:val="26"/>
                </w:rPr>
                <w:delText>Kích vào button chỉnh sửa</w:delText>
              </w:r>
            </w:del>
          </w:p>
          <w:p w14:paraId="33B75668" w14:textId="16ABDC3D" w:rsidR="002C2806" w:rsidDel="00025198" w:rsidRDefault="002C2806" w:rsidP="002C2806">
            <w:pPr>
              <w:pStyle w:val="ListParagraph"/>
              <w:numPr>
                <w:ilvl w:val="0"/>
                <w:numId w:val="21"/>
              </w:numPr>
              <w:rPr>
                <w:del w:id="1629" w:author="Công Nguyễn Văn" w:date="2019-09-04T10:17:00Z"/>
                <w:sz w:val="26"/>
                <w:szCs w:val="26"/>
              </w:rPr>
            </w:pPr>
            <w:del w:id="1630" w:author="Công Nguyễn Văn" w:date="2019-09-04T10:17:00Z">
              <w:r w:rsidDel="00025198">
                <w:rPr>
                  <w:sz w:val="26"/>
                  <w:szCs w:val="26"/>
                </w:rPr>
                <w:delText xml:space="preserve">Nhập thông tin muốn chỉnh sửa trong form </w:delText>
              </w:r>
            </w:del>
          </w:p>
          <w:p w14:paraId="280A8D2A" w14:textId="2C85EDD3" w:rsidR="002C2806" w:rsidRPr="002C2806" w:rsidDel="00025198" w:rsidRDefault="002C2806" w:rsidP="002C2806">
            <w:pPr>
              <w:pStyle w:val="ListParagraph"/>
              <w:numPr>
                <w:ilvl w:val="0"/>
                <w:numId w:val="21"/>
              </w:numPr>
              <w:rPr>
                <w:del w:id="1631" w:author="Công Nguyễn Văn" w:date="2019-09-04T10:17:00Z"/>
                <w:sz w:val="26"/>
                <w:szCs w:val="26"/>
              </w:rPr>
            </w:pPr>
            <w:del w:id="1632" w:author="Công Nguyễn Văn" w:date="2019-09-03T13:56:00Z">
              <w:r w:rsidDel="00A44FF1">
                <w:rPr>
                  <w:sz w:val="26"/>
                  <w:szCs w:val="26"/>
                </w:rPr>
                <w:delText>Nhấn button lưu để cập nhập user</w:delText>
              </w:r>
            </w:del>
          </w:p>
        </w:tc>
      </w:tr>
      <w:tr w:rsidR="003C592B" w:rsidDel="00025198" w14:paraId="280A8D31" w14:textId="1DFB823C">
        <w:trPr>
          <w:trHeight w:val="1660"/>
          <w:jc w:val="center"/>
          <w:del w:id="1633" w:author="Công Nguyễn Văn" w:date="2019-09-04T10:17:00Z"/>
        </w:trPr>
        <w:tc>
          <w:tcPr>
            <w:tcW w:w="8685" w:type="dxa"/>
            <w:gridSpan w:val="5"/>
          </w:tcPr>
          <w:p w14:paraId="280A8D30" w14:textId="72A779E0" w:rsidR="003C592B" w:rsidDel="00025198" w:rsidRDefault="003449FE" w:rsidP="002C2806">
            <w:pPr>
              <w:rPr>
                <w:del w:id="1634" w:author="Công Nguyễn Văn" w:date="2019-09-04T10:17:00Z"/>
                <w:sz w:val="26"/>
                <w:szCs w:val="26"/>
              </w:rPr>
            </w:pPr>
            <w:del w:id="1635" w:author="Công Nguyễn Văn" w:date="2019-09-04T10:17:00Z">
              <w:r w:rsidDel="00025198">
                <w:rPr>
                  <w:sz w:val="26"/>
                  <w:szCs w:val="26"/>
                </w:rPr>
                <w:delText xml:space="preserve">SubFlows: </w:delText>
              </w:r>
            </w:del>
          </w:p>
        </w:tc>
      </w:tr>
      <w:tr w:rsidR="002C2806" w:rsidDel="00025198" w14:paraId="2FC348A4" w14:textId="3C3DCB36">
        <w:trPr>
          <w:trHeight w:val="1660"/>
          <w:jc w:val="center"/>
          <w:del w:id="1636" w:author="Công Nguyễn Văn" w:date="2019-09-04T10:17:00Z"/>
        </w:trPr>
        <w:tc>
          <w:tcPr>
            <w:tcW w:w="8685" w:type="dxa"/>
            <w:gridSpan w:val="5"/>
          </w:tcPr>
          <w:p w14:paraId="27FEBC2D" w14:textId="63275D4A" w:rsidR="002C2806" w:rsidDel="00025198" w:rsidRDefault="002C2806">
            <w:pPr>
              <w:rPr>
                <w:del w:id="1637" w:author="Công Nguyễn Văn" w:date="2019-09-04T10:17:00Z"/>
                <w:sz w:val="26"/>
                <w:szCs w:val="26"/>
              </w:rPr>
            </w:pPr>
            <w:del w:id="1638" w:author="Công Nguyễn Văn" w:date="2019-09-04T10:17:00Z">
              <w:r w:rsidDel="00025198">
                <w:rPr>
                  <w:sz w:val="26"/>
                  <w:szCs w:val="26"/>
                </w:rPr>
                <w:delText>Exception:</w:delText>
              </w:r>
            </w:del>
          </w:p>
          <w:p w14:paraId="57CB5D33" w14:textId="6E793D9E" w:rsidR="002C2806" w:rsidDel="00025198" w:rsidRDefault="002C2806">
            <w:pPr>
              <w:rPr>
                <w:del w:id="1639" w:author="Công Nguyễn Văn" w:date="2019-09-04T10:17:00Z"/>
                <w:sz w:val="26"/>
                <w:szCs w:val="26"/>
              </w:rPr>
            </w:pPr>
            <w:del w:id="1640" w:author="Công Nguyễn Văn" w:date="2019-09-04T10:17:00Z">
              <w:r w:rsidDel="00025198">
                <w:rPr>
                  <w:sz w:val="26"/>
                  <w:szCs w:val="26"/>
                </w:rPr>
                <w:delText>- Hệ thống báo lỗi validation khi nhập sai các trường</w:delText>
              </w:r>
            </w:del>
          </w:p>
        </w:tc>
      </w:tr>
    </w:tbl>
    <w:p w14:paraId="280A8D32" w14:textId="4AA5B3F8" w:rsidR="003C592B" w:rsidDel="001A7828" w:rsidRDefault="00983C1A" w:rsidP="00C10112">
      <w:pPr>
        <w:jc w:val="center"/>
        <w:rPr>
          <w:del w:id="1641" w:author="Công Nguyễn Văn" w:date="2019-09-03T14:04:00Z"/>
        </w:rPr>
      </w:pPr>
      <w:del w:id="1642" w:author="Công Nguyễn Văn" w:date="2019-09-03T14:04:00Z">
        <w:r w:rsidDel="001A7828">
          <w:delText xml:space="preserve">Bảng 9 </w:delText>
        </w:r>
        <w:r w:rsidR="008F3BFF" w:rsidDel="001A7828">
          <w:fldChar w:fldCharType="begin"/>
        </w:r>
        <w:r w:rsidR="008F3BFF" w:rsidDel="001A7828">
          <w:delInstrText xml:space="preserve"> SEQ Bảng_9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update user</w:delText>
        </w:r>
      </w:del>
    </w:p>
    <w:p w14:paraId="280A8D33" w14:textId="4969D23F" w:rsidR="003C592B" w:rsidDel="00025198" w:rsidRDefault="003449FE" w:rsidP="00C10112">
      <w:pPr>
        <w:jc w:val="center"/>
        <w:rPr>
          <w:del w:id="1643" w:author="Công Nguyễn Văn" w:date="2019-09-04T10:17:00Z"/>
        </w:rPr>
      </w:pPr>
      <w:bookmarkStart w:id="1644" w:name="_3fwokq0" w:colFirst="0" w:colLast="0"/>
      <w:bookmarkEnd w:id="1644"/>
      <w:del w:id="1645" w:author="Công Nguyễn Văn" w:date="2019-09-04T10:17:00Z">
        <w:r w:rsidDel="00025198">
          <w:delText xml:space="preserve">Bảng </w:delText>
        </w:r>
        <w:r w:rsidR="00C10112" w:rsidDel="00025198">
          <w:delText>9</w:delText>
        </w:r>
        <w:r w:rsidDel="00025198">
          <w:delText xml:space="preserve">: Đặc tả use case </w:delText>
        </w:r>
        <w:r w:rsidR="00983C1A" w:rsidDel="00025198">
          <w:delText>update</w:delText>
        </w:r>
        <w:r w:rsidDel="00025198">
          <w:delText xml:space="preserve"> user</w:delText>
        </w:r>
      </w:del>
    </w:p>
    <w:p w14:paraId="280A8D34" w14:textId="7BB3A116" w:rsidR="003C592B" w:rsidDel="00025198" w:rsidRDefault="003C592B">
      <w:pPr>
        <w:rPr>
          <w:del w:id="1646" w:author="Công Nguyễn Văn" w:date="2019-09-04T10:17:00Z"/>
        </w:rPr>
      </w:pPr>
    </w:p>
    <w:p w14:paraId="280A8D35" w14:textId="2529078A" w:rsidR="003C592B" w:rsidDel="00025198" w:rsidRDefault="003449FE">
      <w:pPr>
        <w:pStyle w:val="Heading3"/>
        <w:rPr>
          <w:del w:id="1647" w:author="Công Nguyễn Văn" w:date="2019-09-04T10:17:00Z"/>
        </w:rPr>
      </w:pPr>
      <w:del w:id="1648" w:author="Công Nguyễn Văn" w:date="2019-09-04T10:17:00Z">
        <w:r w:rsidDel="00025198">
          <w:delText>UC10:Thay đổi trạng thái User</w:delText>
        </w:r>
      </w:del>
    </w:p>
    <w:tbl>
      <w:tblPr>
        <w:tblStyle w:val="aa"/>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025198" w14:paraId="280A8D39" w14:textId="1A4C7BBB">
        <w:trPr>
          <w:trHeight w:val="480"/>
          <w:jc w:val="center"/>
          <w:del w:id="1649" w:author="Công Nguyễn Văn" w:date="2019-09-04T10:17:00Z"/>
        </w:trPr>
        <w:tc>
          <w:tcPr>
            <w:tcW w:w="6315" w:type="dxa"/>
            <w:gridSpan w:val="3"/>
          </w:tcPr>
          <w:p w14:paraId="280A8D36" w14:textId="3A98D9CC" w:rsidR="003C592B" w:rsidDel="00025198" w:rsidRDefault="003449FE">
            <w:pPr>
              <w:rPr>
                <w:del w:id="1650" w:author="Công Nguyễn Văn" w:date="2019-09-04T10:17:00Z"/>
                <w:sz w:val="26"/>
                <w:szCs w:val="26"/>
              </w:rPr>
            </w:pPr>
            <w:del w:id="1651" w:author="Công Nguyễn Văn" w:date="2019-09-04T10:17:00Z">
              <w:r w:rsidDel="00025198">
                <w:rPr>
                  <w:sz w:val="26"/>
                  <w:szCs w:val="26"/>
                </w:rPr>
                <w:delText>Use Case: Thay đổi trạng thái User</w:delText>
              </w:r>
            </w:del>
          </w:p>
        </w:tc>
        <w:tc>
          <w:tcPr>
            <w:tcW w:w="900" w:type="dxa"/>
            <w:shd w:val="clear" w:color="auto" w:fill="auto"/>
          </w:tcPr>
          <w:p w14:paraId="280A8D37" w14:textId="62CE613D" w:rsidR="003C592B" w:rsidDel="00025198" w:rsidRDefault="003449FE">
            <w:pPr>
              <w:rPr>
                <w:del w:id="1652" w:author="Công Nguyễn Văn" w:date="2019-09-04T10:17:00Z"/>
                <w:sz w:val="26"/>
                <w:szCs w:val="26"/>
              </w:rPr>
            </w:pPr>
            <w:del w:id="1653" w:author="Công Nguyễn Văn" w:date="2019-09-04T10:17:00Z">
              <w:r w:rsidDel="00025198">
                <w:rPr>
                  <w:sz w:val="26"/>
                  <w:szCs w:val="26"/>
                </w:rPr>
                <w:delText>ID:</w:delText>
              </w:r>
              <w:r w:rsidR="003179D3" w:rsidDel="00025198">
                <w:rPr>
                  <w:sz w:val="26"/>
                  <w:szCs w:val="26"/>
                </w:rPr>
                <w:delText>10</w:delText>
              </w:r>
            </w:del>
          </w:p>
        </w:tc>
        <w:tc>
          <w:tcPr>
            <w:tcW w:w="1470" w:type="dxa"/>
            <w:shd w:val="clear" w:color="auto" w:fill="auto"/>
          </w:tcPr>
          <w:p w14:paraId="280A8D38" w14:textId="09B25AA7" w:rsidR="003C592B" w:rsidDel="00025198" w:rsidRDefault="003449FE">
            <w:pPr>
              <w:rPr>
                <w:del w:id="1654" w:author="Công Nguyễn Văn" w:date="2019-09-04T10:17:00Z"/>
                <w:sz w:val="26"/>
                <w:szCs w:val="26"/>
              </w:rPr>
            </w:pPr>
            <w:del w:id="1655" w:author="Công Nguyễn Văn" w:date="2019-09-04T10:17:00Z">
              <w:r w:rsidDel="00025198">
                <w:rPr>
                  <w:sz w:val="26"/>
                  <w:szCs w:val="26"/>
                </w:rPr>
                <w:delText>Importance Level: Medium</w:delText>
              </w:r>
            </w:del>
          </w:p>
        </w:tc>
      </w:tr>
      <w:tr w:rsidR="003C592B" w:rsidDel="00025198" w14:paraId="280A8D3C" w14:textId="12361419">
        <w:trPr>
          <w:trHeight w:val="480"/>
          <w:jc w:val="center"/>
          <w:del w:id="1656" w:author="Công Nguyễn Văn" w:date="2019-09-04T10:17:00Z"/>
        </w:trPr>
        <w:tc>
          <w:tcPr>
            <w:tcW w:w="3945" w:type="dxa"/>
            <w:gridSpan w:val="2"/>
          </w:tcPr>
          <w:p w14:paraId="280A8D3A" w14:textId="697DD02E" w:rsidR="003C592B" w:rsidDel="00025198" w:rsidRDefault="003449FE">
            <w:pPr>
              <w:rPr>
                <w:del w:id="1657" w:author="Công Nguyễn Văn" w:date="2019-09-04T10:17:00Z"/>
                <w:sz w:val="26"/>
                <w:szCs w:val="26"/>
              </w:rPr>
            </w:pPr>
            <w:del w:id="1658" w:author="Công Nguyễn Văn" w:date="2019-09-04T10:17:00Z">
              <w:r w:rsidDel="00025198">
                <w:rPr>
                  <w:sz w:val="26"/>
                  <w:szCs w:val="26"/>
                </w:rPr>
                <w:delText>Primary Actor: Admin</w:delText>
              </w:r>
            </w:del>
          </w:p>
        </w:tc>
        <w:tc>
          <w:tcPr>
            <w:tcW w:w="4740" w:type="dxa"/>
            <w:gridSpan w:val="3"/>
            <w:shd w:val="clear" w:color="auto" w:fill="auto"/>
          </w:tcPr>
          <w:p w14:paraId="280A8D3B" w14:textId="4A0A8FA9" w:rsidR="003C592B" w:rsidDel="00025198" w:rsidRDefault="003449FE">
            <w:pPr>
              <w:rPr>
                <w:del w:id="1659" w:author="Công Nguyễn Văn" w:date="2019-09-04T10:17:00Z"/>
                <w:sz w:val="26"/>
                <w:szCs w:val="26"/>
              </w:rPr>
            </w:pPr>
            <w:del w:id="1660" w:author="Công Nguyễn Văn" w:date="2019-09-04T10:17:00Z">
              <w:r w:rsidDel="00025198">
                <w:rPr>
                  <w:sz w:val="26"/>
                  <w:szCs w:val="26"/>
                </w:rPr>
                <w:delText>User Case Type: Detail,Essential</w:delText>
              </w:r>
            </w:del>
          </w:p>
        </w:tc>
      </w:tr>
      <w:tr w:rsidR="003C592B" w:rsidDel="00025198" w14:paraId="280A8D3F" w14:textId="04A1800C">
        <w:trPr>
          <w:trHeight w:val="1520"/>
          <w:jc w:val="center"/>
          <w:del w:id="1661" w:author="Công Nguyễn Văn" w:date="2019-09-04T10:17:00Z"/>
        </w:trPr>
        <w:tc>
          <w:tcPr>
            <w:tcW w:w="8685" w:type="dxa"/>
            <w:gridSpan w:val="5"/>
          </w:tcPr>
          <w:p w14:paraId="280A8D3D" w14:textId="4593FBED" w:rsidR="003C592B" w:rsidDel="00025198" w:rsidRDefault="003449FE">
            <w:pPr>
              <w:rPr>
                <w:del w:id="1662" w:author="Công Nguyễn Văn" w:date="2019-09-04T10:17:00Z"/>
                <w:sz w:val="26"/>
                <w:szCs w:val="26"/>
              </w:rPr>
            </w:pPr>
            <w:del w:id="1663" w:author="Công Nguyễn Văn" w:date="2019-09-04T10:17:00Z">
              <w:r w:rsidDel="00025198">
                <w:rPr>
                  <w:sz w:val="26"/>
                  <w:szCs w:val="26"/>
                </w:rPr>
                <w:delText>Stakeholders and Interests:</w:delText>
              </w:r>
            </w:del>
          </w:p>
          <w:p w14:paraId="280A8D3E" w14:textId="1EB79A27" w:rsidR="003C592B" w:rsidDel="00025198" w:rsidRDefault="003449FE">
            <w:pPr>
              <w:rPr>
                <w:del w:id="1664" w:author="Công Nguyễn Văn" w:date="2019-09-04T10:17:00Z"/>
                <w:sz w:val="26"/>
                <w:szCs w:val="26"/>
              </w:rPr>
            </w:pPr>
            <w:del w:id="1665" w:author="Công Nguyễn Văn" w:date="2019-09-04T10:17:00Z">
              <w:r w:rsidDel="00025198">
                <w:rPr>
                  <w:sz w:val="26"/>
                  <w:szCs w:val="26"/>
                </w:rPr>
                <w:delText xml:space="preserve">           </w:delText>
              </w:r>
              <w:r w:rsidR="002C2806" w:rsidDel="00025198">
                <w:rPr>
                  <w:sz w:val="26"/>
                  <w:szCs w:val="26"/>
                </w:rPr>
                <w:delText>Quản trị vấn muốn thay đổi trạng thái của user trong hệ thống</w:delText>
              </w:r>
            </w:del>
          </w:p>
        </w:tc>
      </w:tr>
      <w:tr w:rsidR="003C592B" w:rsidDel="00025198" w14:paraId="280A8D41" w14:textId="45B7155A">
        <w:trPr>
          <w:trHeight w:val="780"/>
          <w:jc w:val="center"/>
          <w:del w:id="1666" w:author="Công Nguyễn Văn" w:date="2019-09-04T10:17:00Z"/>
        </w:trPr>
        <w:tc>
          <w:tcPr>
            <w:tcW w:w="8685" w:type="dxa"/>
            <w:gridSpan w:val="5"/>
          </w:tcPr>
          <w:p w14:paraId="280A8D40" w14:textId="008692B7" w:rsidR="003C592B" w:rsidDel="00025198" w:rsidRDefault="003449FE">
            <w:pPr>
              <w:rPr>
                <w:del w:id="1667" w:author="Công Nguyễn Văn" w:date="2019-09-04T10:17:00Z"/>
                <w:sz w:val="26"/>
                <w:szCs w:val="26"/>
              </w:rPr>
            </w:pPr>
            <w:del w:id="1668" w:author="Công Nguyễn Văn" w:date="2019-09-04T10:17:00Z">
              <w:r w:rsidDel="00025198">
                <w:rPr>
                  <w:sz w:val="26"/>
                  <w:szCs w:val="26"/>
                </w:rPr>
                <w:delText>Brief Description: Thay đổi trạng thái User trong hệ thống</w:delText>
              </w:r>
            </w:del>
          </w:p>
        </w:tc>
      </w:tr>
      <w:tr w:rsidR="003C592B" w:rsidDel="00025198" w14:paraId="280A8D44" w14:textId="78B9DBF9">
        <w:trPr>
          <w:trHeight w:val="720"/>
          <w:jc w:val="center"/>
          <w:del w:id="1669" w:author="Công Nguyễn Văn" w:date="2019-09-04T10:17:00Z"/>
        </w:trPr>
        <w:tc>
          <w:tcPr>
            <w:tcW w:w="1365" w:type="dxa"/>
          </w:tcPr>
          <w:p w14:paraId="280A8D42" w14:textId="6DC5AAC4" w:rsidR="003C592B" w:rsidDel="00025198" w:rsidRDefault="003449FE">
            <w:pPr>
              <w:rPr>
                <w:del w:id="1670" w:author="Công Nguyễn Văn" w:date="2019-09-04T10:17:00Z"/>
                <w:sz w:val="26"/>
                <w:szCs w:val="26"/>
              </w:rPr>
            </w:pPr>
            <w:del w:id="1671" w:author="Công Nguyễn Văn" w:date="2019-09-04T10:17:00Z">
              <w:r w:rsidDel="00025198">
                <w:rPr>
                  <w:sz w:val="26"/>
                  <w:szCs w:val="26"/>
                </w:rPr>
                <w:delText>Trigger:</w:delText>
              </w:r>
            </w:del>
          </w:p>
        </w:tc>
        <w:tc>
          <w:tcPr>
            <w:tcW w:w="7320" w:type="dxa"/>
            <w:gridSpan w:val="4"/>
            <w:shd w:val="clear" w:color="auto" w:fill="auto"/>
          </w:tcPr>
          <w:p w14:paraId="280A8D43" w14:textId="45376210" w:rsidR="003C592B" w:rsidDel="00025198" w:rsidRDefault="002C2806">
            <w:pPr>
              <w:rPr>
                <w:del w:id="1672" w:author="Công Nguyễn Văn" w:date="2019-09-04T10:17:00Z"/>
                <w:sz w:val="26"/>
                <w:szCs w:val="26"/>
              </w:rPr>
            </w:pPr>
            <w:del w:id="1673" w:author="Công Nguyễn Văn" w:date="2019-09-04T10:17:00Z">
              <w:r w:rsidDel="00025198">
                <w:rPr>
                  <w:sz w:val="26"/>
                  <w:szCs w:val="26"/>
                </w:rPr>
                <w:delText>Quản trị viên truy cập vào trang quản trị để thay đổi trạng thái user</w:delText>
              </w:r>
            </w:del>
          </w:p>
        </w:tc>
      </w:tr>
      <w:tr w:rsidR="003C592B" w:rsidDel="00025198" w14:paraId="280A8D47" w14:textId="2B0778FE">
        <w:trPr>
          <w:trHeight w:val="780"/>
          <w:jc w:val="center"/>
          <w:del w:id="1674" w:author="Công Nguyễn Văn" w:date="2019-09-04T10:17:00Z"/>
        </w:trPr>
        <w:tc>
          <w:tcPr>
            <w:tcW w:w="1365" w:type="dxa"/>
          </w:tcPr>
          <w:p w14:paraId="280A8D45" w14:textId="5A0306E7" w:rsidR="003C592B" w:rsidDel="00025198" w:rsidRDefault="003449FE">
            <w:pPr>
              <w:rPr>
                <w:del w:id="1675" w:author="Công Nguyễn Văn" w:date="2019-09-04T10:17:00Z"/>
                <w:sz w:val="26"/>
                <w:szCs w:val="26"/>
              </w:rPr>
            </w:pPr>
            <w:del w:id="1676" w:author="Công Nguyễn Văn" w:date="2019-09-04T10:17:00Z">
              <w:r w:rsidDel="00025198">
                <w:rPr>
                  <w:sz w:val="26"/>
                  <w:szCs w:val="26"/>
                </w:rPr>
                <w:delText>Type:</w:delText>
              </w:r>
            </w:del>
          </w:p>
        </w:tc>
        <w:tc>
          <w:tcPr>
            <w:tcW w:w="7320" w:type="dxa"/>
            <w:gridSpan w:val="4"/>
            <w:shd w:val="clear" w:color="auto" w:fill="auto"/>
          </w:tcPr>
          <w:p w14:paraId="280A8D46" w14:textId="68FF73B9" w:rsidR="003C592B" w:rsidDel="00025198" w:rsidRDefault="003449FE">
            <w:pPr>
              <w:rPr>
                <w:del w:id="1677" w:author="Công Nguyễn Văn" w:date="2019-09-04T10:17:00Z"/>
                <w:sz w:val="26"/>
                <w:szCs w:val="26"/>
              </w:rPr>
            </w:pPr>
            <w:del w:id="1678" w:author="Công Nguyễn Văn" w:date="2019-09-04T10:17:00Z">
              <w:r w:rsidDel="00025198">
                <w:rPr>
                  <w:sz w:val="26"/>
                  <w:szCs w:val="26"/>
                </w:rPr>
                <w:delText>External</w:delText>
              </w:r>
            </w:del>
          </w:p>
        </w:tc>
      </w:tr>
      <w:tr w:rsidR="003C592B" w:rsidDel="00025198" w14:paraId="280A8D49" w14:textId="266D127A">
        <w:trPr>
          <w:trHeight w:val="640"/>
          <w:jc w:val="center"/>
          <w:del w:id="1679" w:author="Công Nguyễn Văn" w:date="2019-09-04T10:17:00Z"/>
        </w:trPr>
        <w:tc>
          <w:tcPr>
            <w:tcW w:w="8685" w:type="dxa"/>
            <w:gridSpan w:val="5"/>
          </w:tcPr>
          <w:p w14:paraId="280A8D48" w14:textId="4F8B19E4" w:rsidR="003C592B" w:rsidDel="00025198" w:rsidRDefault="003449FE">
            <w:pPr>
              <w:rPr>
                <w:del w:id="1680" w:author="Công Nguyễn Văn" w:date="2019-09-04T10:17:00Z"/>
                <w:sz w:val="26"/>
                <w:szCs w:val="26"/>
              </w:rPr>
            </w:pPr>
            <w:del w:id="1681" w:author="Công Nguyễn Văn" w:date="2019-09-04T10:17:00Z">
              <w:r w:rsidDel="00025198">
                <w:rPr>
                  <w:sz w:val="26"/>
                  <w:szCs w:val="26"/>
                </w:rPr>
                <w:delText>Relationships:</w:delText>
              </w:r>
              <w:r w:rsidR="00346AC3" w:rsidDel="00025198">
                <w:rPr>
                  <w:sz w:val="26"/>
                  <w:szCs w:val="26"/>
                </w:rPr>
                <w:delText>User management</w:delText>
              </w:r>
            </w:del>
          </w:p>
        </w:tc>
      </w:tr>
      <w:tr w:rsidR="003C592B" w:rsidDel="00025198" w14:paraId="280A8D4C" w14:textId="4617354B">
        <w:trPr>
          <w:trHeight w:val="880"/>
          <w:jc w:val="center"/>
          <w:del w:id="1682" w:author="Công Nguyễn Văn" w:date="2019-09-04T10:17:00Z"/>
        </w:trPr>
        <w:tc>
          <w:tcPr>
            <w:tcW w:w="8685" w:type="dxa"/>
            <w:gridSpan w:val="5"/>
          </w:tcPr>
          <w:p w14:paraId="280A8D4A" w14:textId="41AF407A" w:rsidR="003C592B" w:rsidDel="00025198" w:rsidRDefault="003449FE">
            <w:pPr>
              <w:rPr>
                <w:del w:id="1683" w:author="Công Nguyễn Văn" w:date="2019-09-04T10:17:00Z"/>
                <w:sz w:val="26"/>
                <w:szCs w:val="26"/>
              </w:rPr>
            </w:pPr>
            <w:del w:id="1684" w:author="Công Nguyễn Văn" w:date="2019-09-04T10:17:00Z">
              <w:r w:rsidDel="00025198">
                <w:rPr>
                  <w:sz w:val="26"/>
                  <w:szCs w:val="26"/>
                </w:rPr>
                <w:delText xml:space="preserve">Association: </w:delText>
              </w:r>
              <w:r w:rsidR="002C2806" w:rsidDel="00025198">
                <w:rPr>
                  <w:sz w:val="26"/>
                  <w:szCs w:val="26"/>
                </w:rPr>
                <w:delText>admin</w:delText>
              </w:r>
            </w:del>
          </w:p>
          <w:p w14:paraId="280A8D4B" w14:textId="7B494CE0" w:rsidR="003C592B" w:rsidDel="00025198" w:rsidRDefault="003C592B">
            <w:pPr>
              <w:rPr>
                <w:del w:id="1685" w:author="Công Nguyễn Văn" w:date="2019-09-04T10:17:00Z"/>
                <w:sz w:val="26"/>
                <w:szCs w:val="26"/>
              </w:rPr>
            </w:pPr>
          </w:p>
        </w:tc>
      </w:tr>
      <w:tr w:rsidR="003C592B" w:rsidDel="00025198" w14:paraId="280A8D53" w14:textId="6B2AD2A3">
        <w:trPr>
          <w:trHeight w:val="1640"/>
          <w:jc w:val="center"/>
          <w:del w:id="1686" w:author="Công Nguyễn Văn" w:date="2019-09-04T10:17:00Z"/>
        </w:trPr>
        <w:tc>
          <w:tcPr>
            <w:tcW w:w="8685" w:type="dxa"/>
            <w:gridSpan w:val="5"/>
          </w:tcPr>
          <w:p w14:paraId="280A8D4D" w14:textId="3E73F48F" w:rsidR="003C592B" w:rsidDel="00025198" w:rsidRDefault="003449FE">
            <w:pPr>
              <w:rPr>
                <w:del w:id="1687" w:author="Công Nguyễn Văn" w:date="2019-09-04T10:17:00Z"/>
                <w:sz w:val="26"/>
                <w:szCs w:val="26"/>
              </w:rPr>
            </w:pPr>
            <w:del w:id="1688" w:author="Công Nguyễn Văn" w:date="2019-09-04T10:17:00Z">
              <w:r w:rsidDel="00025198">
                <w:rPr>
                  <w:sz w:val="26"/>
                  <w:szCs w:val="26"/>
                </w:rPr>
                <w:delText>Normal Flow of Events:</w:delText>
              </w:r>
            </w:del>
          </w:p>
          <w:p w14:paraId="102C83CE" w14:textId="211C7DCB" w:rsidR="003C592B" w:rsidDel="00025198" w:rsidRDefault="002C2806" w:rsidP="002C2806">
            <w:pPr>
              <w:pStyle w:val="ListParagraph"/>
              <w:numPr>
                <w:ilvl w:val="0"/>
                <w:numId w:val="22"/>
              </w:numPr>
              <w:rPr>
                <w:del w:id="1689" w:author="Công Nguyễn Văn" w:date="2019-09-04T10:17:00Z"/>
                <w:sz w:val="26"/>
                <w:szCs w:val="26"/>
              </w:rPr>
            </w:pPr>
            <w:del w:id="1690" w:author="Công Nguyễn Văn" w:date="2019-09-04T10:17:00Z">
              <w:r w:rsidDel="00025198">
                <w:rPr>
                  <w:sz w:val="26"/>
                  <w:szCs w:val="26"/>
                </w:rPr>
                <w:delText>Thực hiện use case login</w:delText>
              </w:r>
            </w:del>
          </w:p>
          <w:p w14:paraId="7E02A1A6" w14:textId="666D61CC" w:rsidR="002C2806" w:rsidDel="00025198" w:rsidRDefault="002C2806" w:rsidP="002C2806">
            <w:pPr>
              <w:pStyle w:val="ListParagraph"/>
              <w:numPr>
                <w:ilvl w:val="0"/>
                <w:numId w:val="22"/>
              </w:numPr>
              <w:rPr>
                <w:del w:id="1691" w:author="Công Nguyễn Văn" w:date="2019-09-04T10:17:00Z"/>
                <w:sz w:val="26"/>
                <w:szCs w:val="26"/>
              </w:rPr>
            </w:pPr>
            <w:del w:id="1692" w:author="Công Nguyễn Văn" w:date="2019-09-04T10:17:00Z">
              <w:r w:rsidDel="00025198">
                <w:rPr>
                  <w:sz w:val="26"/>
                  <w:szCs w:val="26"/>
                </w:rPr>
                <w:delText>Thực hiện use case use management</w:delText>
              </w:r>
            </w:del>
          </w:p>
          <w:p w14:paraId="280A8D52" w14:textId="3B37EA78" w:rsidR="00346AC3" w:rsidRPr="00346AC3" w:rsidDel="00025198" w:rsidRDefault="00346AC3" w:rsidP="00346AC3">
            <w:pPr>
              <w:pStyle w:val="ListParagraph"/>
              <w:numPr>
                <w:ilvl w:val="0"/>
                <w:numId w:val="22"/>
              </w:numPr>
              <w:rPr>
                <w:del w:id="1693" w:author="Công Nguyễn Văn" w:date="2019-09-04T10:17:00Z"/>
                <w:sz w:val="26"/>
                <w:szCs w:val="26"/>
              </w:rPr>
            </w:pPr>
            <w:del w:id="1694" w:author="Công Nguyễn Văn" w:date="2019-09-04T10:17:00Z">
              <w:r w:rsidDel="00025198">
                <w:rPr>
                  <w:sz w:val="26"/>
                  <w:szCs w:val="26"/>
                </w:rPr>
                <w:delText>T</w:delText>
              </w:r>
            </w:del>
            <w:del w:id="1695" w:author="Công Nguyễn Văn" w:date="2019-09-03T13:57:00Z">
              <w:r w:rsidDel="00291FF1">
                <w:rPr>
                  <w:sz w:val="26"/>
                  <w:szCs w:val="26"/>
                </w:rPr>
                <w:delText>hực hiện use case thay đổi trạng user</w:delText>
              </w:r>
            </w:del>
          </w:p>
        </w:tc>
      </w:tr>
      <w:tr w:rsidR="003C592B" w:rsidDel="00025198" w14:paraId="280A8D57" w14:textId="113666D9">
        <w:trPr>
          <w:trHeight w:val="1660"/>
          <w:jc w:val="center"/>
          <w:del w:id="1696" w:author="Công Nguyễn Văn" w:date="2019-09-04T10:17:00Z"/>
        </w:trPr>
        <w:tc>
          <w:tcPr>
            <w:tcW w:w="8685" w:type="dxa"/>
            <w:gridSpan w:val="5"/>
          </w:tcPr>
          <w:p w14:paraId="280A8D54" w14:textId="70BB2D2C" w:rsidR="003C592B" w:rsidDel="00025198" w:rsidRDefault="003449FE">
            <w:pPr>
              <w:rPr>
                <w:del w:id="1697" w:author="Công Nguyễn Văn" w:date="2019-09-04T10:17:00Z"/>
                <w:sz w:val="26"/>
                <w:szCs w:val="26"/>
              </w:rPr>
            </w:pPr>
            <w:del w:id="1698" w:author="Công Nguyễn Văn" w:date="2019-09-04T10:17:00Z">
              <w:r w:rsidDel="00025198">
                <w:rPr>
                  <w:sz w:val="26"/>
                  <w:szCs w:val="26"/>
                </w:rPr>
                <w:delText xml:space="preserve">SubFlows: </w:delText>
              </w:r>
            </w:del>
          </w:p>
          <w:p w14:paraId="280A8D55" w14:textId="1A0DE91C" w:rsidR="003C592B" w:rsidDel="00025198" w:rsidRDefault="00346AC3" w:rsidP="00346AC3">
            <w:pPr>
              <w:rPr>
                <w:del w:id="1699" w:author="Công Nguyễn Văn" w:date="2019-09-04T10:17:00Z"/>
                <w:sz w:val="26"/>
                <w:szCs w:val="26"/>
              </w:rPr>
            </w:pPr>
            <w:del w:id="1700" w:author="Công Nguyễn Văn" w:date="2019-09-04T10:17:00Z">
              <w:r w:rsidDel="00025198">
                <w:rPr>
                  <w:sz w:val="26"/>
                  <w:szCs w:val="26"/>
                </w:rPr>
                <w:delText>3-Chọn active hoặc inactive để kích hoạt, khóa tài khoản trong hệ thống</w:delText>
              </w:r>
            </w:del>
          </w:p>
          <w:p w14:paraId="280A8D56" w14:textId="068AADB3" w:rsidR="003C592B" w:rsidDel="00025198" w:rsidRDefault="003449FE" w:rsidP="00983C1A">
            <w:pPr>
              <w:keepNext/>
              <w:rPr>
                <w:del w:id="1701" w:author="Công Nguyễn Văn" w:date="2019-09-04T10:17:00Z"/>
                <w:sz w:val="26"/>
                <w:szCs w:val="26"/>
              </w:rPr>
            </w:pPr>
            <w:del w:id="1702" w:author="Công Nguyễn Văn" w:date="2019-09-04T10:17:00Z">
              <w:r w:rsidDel="00025198">
                <w:rPr>
                  <w:sz w:val="26"/>
                  <w:szCs w:val="26"/>
                </w:rPr>
                <w:delText xml:space="preserve">          </w:delText>
              </w:r>
            </w:del>
          </w:p>
        </w:tc>
      </w:tr>
    </w:tbl>
    <w:p w14:paraId="280A8D58" w14:textId="6F145CDC" w:rsidR="003C592B" w:rsidDel="00025198" w:rsidRDefault="00983C1A" w:rsidP="00983C1A">
      <w:pPr>
        <w:pStyle w:val="Caption"/>
        <w:rPr>
          <w:del w:id="1703" w:author="Công Nguyễn Văn" w:date="2019-09-04T10:17:00Z"/>
        </w:rPr>
      </w:pPr>
      <w:del w:id="1704" w:author="Công Nguyễn Văn" w:date="2019-09-03T14:04:00Z">
        <w:r w:rsidDel="001A7828">
          <w:delText xml:space="preserve">Bảng 10 </w:delText>
        </w:r>
        <w:r w:rsidR="008F3BFF" w:rsidDel="001A7828">
          <w:fldChar w:fldCharType="begin"/>
        </w:r>
        <w:r w:rsidR="008F3BFF" w:rsidDel="001A7828">
          <w:delInstrText xml:space="preserve"> SEQ Bảng_10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thay đổi trạng thái user</w:delText>
        </w:r>
      </w:del>
    </w:p>
    <w:p w14:paraId="280A8D59" w14:textId="24B40160" w:rsidR="003C592B" w:rsidDel="00025198" w:rsidRDefault="003449FE" w:rsidP="00C10112">
      <w:pPr>
        <w:jc w:val="center"/>
        <w:rPr>
          <w:del w:id="1705" w:author="Công Nguyễn Văn" w:date="2019-09-04T10:17:00Z"/>
        </w:rPr>
      </w:pPr>
      <w:bookmarkStart w:id="1706" w:name="_4f1mdlm" w:colFirst="0" w:colLast="0"/>
      <w:bookmarkEnd w:id="1706"/>
      <w:del w:id="1707" w:author="Công Nguyễn Văn" w:date="2019-09-04T10:17:00Z">
        <w:r w:rsidDel="00025198">
          <w:delText>Bảng 1</w:delText>
        </w:r>
        <w:r w:rsidR="00C10112" w:rsidDel="00025198">
          <w:delText>0</w:delText>
        </w:r>
        <w:r w:rsidDel="00025198">
          <w:delText>: Đặc tả use case thay đổi trạng thái user</w:delText>
        </w:r>
      </w:del>
    </w:p>
    <w:p w14:paraId="280A8D5A" w14:textId="28A593B6" w:rsidR="003C592B" w:rsidDel="00025198" w:rsidRDefault="003C592B">
      <w:pPr>
        <w:rPr>
          <w:del w:id="1708" w:author="Công Nguyễn Văn" w:date="2019-09-04T10:17:00Z"/>
        </w:rPr>
      </w:pPr>
    </w:p>
    <w:p w14:paraId="280A8D5B" w14:textId="73208185" w:rsidR="003C592B" w:rsidRDefault="003449FE">
      <w:pPr>
        <w:pStyle w:val="Heading3"/>
      </w:pPr>
      <w:bookmarkStart w:id="1709" w:name="_Toc18584489"/>
      <w:r>
        <w:t>UC</w:t>
      </w:r>
      <w:del w:id="1710" w:author="Công Nguyễn Văn" w:date="2019-09-04T10:17:00Z">
        <w:r w:rsidDel="00025198">
          <w:delText>1</w:delText>
        </w:r>
      </w:del>
      <w:ins w:id="1711" w:author="Công Nguyễn Văn" w:date="2019-09-04T10:17:00Z">
        <w:r w:rsidR="00025198">
          <w:t>8</w:t>
        </w:r>
      </w:ins>
      <w:del w:id="1712" w:author="Công Nguyễn Văn" w:date="2019-09-04T10:17:00Z">
        <w:r w:rsidDel="00025198">
          <w:delText>1</w:delText>
        </w:r>
      </w:del>
      <w:r>
        <w:t>:Question Management</w:t>
      </w:r>
      <w:bookmarkEnd w:id="1709"/>
    </w:p>
    <w:tbl>
      <w:tblPr>
        <w:tblStyle w:val="ab"/>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5F" w14:textId="77777777">
        <w:trPr>
          <w:trHeight w:val="480"/>
          <w:jc w:val="center"/>
        </w:trPr>
        <w:tc>
          <w:tcPr>
            <w:tcW w:w="6315" w:type="dxa"/>
            <w:gridSpan w:val="3"/>
          </w:tcPr>
          <w:p w14:paraId="280A8D5C" w14:textId="77777777" w:rsidR="003C592B" w:rsidRDefault="003449FE">
            <w:pPr>
              <w:rPr>
                <w:sz w:val="26"/>
                <w:szCs w:val="26"/>
              </w:rPr>
            </w:pPr>
            <w:r>
              <w:rPr>
                <w:sz w:val="26"/>
                <w:szCs w:val="26"/>
              </w:rPr>
              <w:t>Use Case: Question Management</w:t>
            </w:r>
          </w:p>
        </w:tc>
        <w:tc>
          <w:tcPr>
            <w:tcW w:w="900" w:type="dxa"/>
            <w:shd w:val="clear" w:color="auto" w:fill="auto"/>
          </w:tcPr>
          <w:p w14:paraId="280A8D5D" w14:textId="039A24A9" w:rsidR="003C592B" w:rsidRDefault="003449FE">
            <w:pPr>
              <w:rPr>
                <w:sz w:val="26"/>
                <w:szCs w:val="26"/>
              </w:rPr>
            </w:pPr>
            <w:r>
              <w:rPr>
                <w:sz w:val="26"/>
                <w:szCs w:val="26"/>
              </w:rPr>
              <w:t>ID:1</w:t>
            </w:r>
            <w:r w:rsidR="003179D3">
              <w:rPr>
                <w:sz w:val="26"/>
                <w:szCs w:val="26"/>
              </w:rPr>
              <w:t>1</w:t>
            </w:r>
          </w:p>
        </w:tc>
        <w:tc>
          <w:tcPr>
            <w:tcW w:w="1470" w:type="dxa"/>
            <w:shd w:val="clear" w:color="auto" w:fill="auto"/>
          </w:tcPr>
          <w:p w14:paraId="280A8D5E" w14:textId="77777777" w:rsidR="003C592B" w:rsidRDefault="003449FE">
            <w:pPr>
              <w:rPr>
                <w:sz w:val="26"/>
                <w:szCs w:val="26"/>
              </w:rPr>
            </w:pPr>
            <w:r>
              <w:rPr>
                <w:sz w:val="26"/>
                <w:szCs w:val="26"/>
              </w:rPr>
              <w:t>Importance Level: High</w:t>
            </w:r>
          </w:p>
        </w:tc>
      </w:tr>
      <w:tr w:rsidR="003C592B" w14:paraId="280A8D62" w14:textId="77777777">
        <w:trPr>
          <w:trHeight w:val="480"/>
          <w:jc w:val="center"/>
        </w:trPr>
        <w:tc>
          <w:tcPr>
            <w:tcW w:w="3945" w:type="dxa"/>
            <w:gridSpan w:val="2"/>
          </w:tcPr>
          <w:p w14:paraId="280A8D60" w14:textId="77777777" w:rsidR="003C592B" w:rsidRDefault="003449FE">
            <w:pPr>
              <w:rPr>
                <w:sz w:val="26"/>
                <w:szCs w:val="26"/>
              </w:rPr>
            </w:pPr>
            <w:r>
              <w:rPr>
                <w:sz w:val="26"/>
                <w:szCs w:val="26"/>
              </w:rPr>
              <w:t>Primary Actor: Admin</w:t>
            </w:r>
          </w:p>
        </w:tc>
        <w:tc>
          <w:tcPr>
            <w:tcW w:w="4740" w:type="dxa"/>
            <w:gridSpan w:val="3"/>
            <w:shd w:val="clear" w:color="auto" w:fill="auto"/>
          </w:tcPr>
          <w:p w14:paraId="280A8D61" w14:textId="46C0A40E" w:rsidR="003C592B" w:rsidRDefault="003449FE">
            <w:pPr>
              <w:rPr>
                <w:sz w:val="26"/>
                <w:szCs w:val="26"/>
              </w:rPr>
            </w:pPr>
            <w:r>
              <w:rPr>
                <w:sz w:val="26"/>
                <w:szCs w:val="26"/>
              </w:rPr>
              <w:t xml:space="preserve">User Case Type: </w:t>
            </w:r>
            <w:del w:id="1713" w:author="Công Nguyễn Văn" w:date="2019-09-04T10:29:00Z">
              <w:r w:rsidDel="00672CAC">
                <w:rPr>
                  <w:sz w:val="26"/>
                  <w:szCs w:val="26"/>
                </w:rPr>
                <w:delText xml:space="preserve">Management, </w:delText>
              </w:r>
            </w:del>
            <w:r>
              <w:rPr>
                <w:sz w:val="26"/>
                <w:szCs w:val="26"/>
              </w:rPr>
              <w:t>Essential</w:t>
            </w:r>
          </w:p>
        </w:tc>
      </w:tr>
      <w:tr w:rsidR="003C592B" w14:paraId="280A8D65" w14:textId="77777777">
        <w:trPr>
          <w:trHeight w:val="1520"/>
          <w:jc w:val="center"/>
        </w:trPr>
        <w:tc>
          <w:tcPr>
            <w:tcW w:w="8685" w:type="dxa"/>
            <w:gridSpan w:val="5"/>
          </w:tcPr>
          <w:p w14:paraId="280A8D63" w14:textId="77777777" w:rsidR="003C592B" w:rsidRDefault="003449FE">
            <w:pPr>
              <w:rPr>
                <w:sz w:val="26"/>
                <w:szCs w:val="26"/>
              </w:rPr>
            </w:pPr>
            <w:r>
              <w:rPr>
                <w:sz w:val="26"/>
                <w:szCs w:val="26"/>
              </w:rPr>
              <w:t>Stakeholders and Interests:</w:t>
            </w:r>
          </w:p>
          <w:p w14:paraId="280A8D64" w14:textId="77777777" w:rsidR="003C592B" w:rsidRDefault="003449FE">
            <w:pPr>
              <w:rPr>
                <w:sz w:val="26"/>
                <w:szCs w:val="26"/>
              </w:rPr>
            </w:pPr>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
        </w:tc>
      </w:tr>
      <w:tr w:rsidR="003C592B" w14:paraId="280A8D67" w14:textId="77777777">
        <w:trPr>
          <w:trHeight w:val="780"/>
          <w:jc w:val="center"/>
        </w:trPr>
        <w:tc>
          <w:tcPr>
            <w:tcW w:w="8685" w:type="dxa"/>
            <w:gridSpan w:val="5"/>
          </w:tcPr>
          <w:p w14:paraId="280A8D66" w14:textId="5454B5A0" w:rsidR="003C592B" w:rsidRDefault="003449FE" w:rsidP="00346AC3">
            <w:pPr>
              <w:rPr>
                <w:sz w:val="26"/>
                <w:szCs w:val="26"/>
              </w:rPr>
            </w:pPr>
            <w:r>
              <w:rPr>
                <w:sz w:val="26"/>
                <w:szCs w:val="26"/>
              </w:rPr>
              <w:t xml:space="preserve">Brief Description: </w:t>
            </w:r>
            <w:proofErr w:type="spellStart"/>
            <w:r>
              <w:rPr>
                <w:sz w:val="26"/>
                <w:szCs w:val="26"/>
              </w:rPr>
              <w:t>Thêm</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sidR="00346AC3">
              <w:rPr>
                <w:sz w:val="26"/>
                <w:szCs w:val="26"/>
              </w:rPr>
              <w:t>câu</w:t>
            </w:r>
            <w:proofErr w:type="spellEnd"/>
            <w:r w:rsidR="00346AC3">
              <w:rPr>
                <w:sz w:val="26"/>
                <w:szCs w:val="26"/>
              </w:rPr>
              <w:t xml:space="preserve"> </w:t>
            </w:r>
            <w:proofErr w:type="spellStart"/>
            <w:r w:rsidR="00346AC3">
              <w:rPr>
                <w:sz w:val="26"/>
                <w:szCs w:val="26"/>
              </w:rPr>
              <w:t>hỏi</w:t>
            </w:r>
            <w:proofErr w:type="spellEnd"/>
          </w:p>
        </w:tc>
      </w:tr>
      <w:tr w:rsidR="003C592B" w14:paraId="280A8D6A" w14:textId="77777777">
        <w:trPr>
          <w:trHeight w:val="720"/>
          <w:jc w:val="center"/>
        </w:trPr>
        <w:tc>
          <w:tcPr>
            <w:tcW w:w="1365" w:type="dxa"/>
          </w:tcPr>
          <w:p w14:paraId="280A8D68" w14:textId="77777777" w:rsidR="003C592B" w:rsidRDefault="003449FE">
            <w:pPr>
              <w:rPr>
                <w:sz w:val="26"/>
                <w:szCs w:val="26"/>
              </w:rPr>
            </w:pPr>
            <w:r>
              <w:rPr>
                <w:sz w:val="26"/>
                <w:szCs w:val="26"/>
              </w:rPr>
              <w:t>Trigger:</w:t>
            </w:r>
          </w:p>
        </w:tc>
        <w:tc>
          <w:tcPr>
            <w:tcW w:w="7320" w:type="dxa"/>
            <w:gridSpan w:val="4"/>
            <w:shd w:val="clear" w:color="auto" w:fill="auto"/>
          </w:tcPr>
          <w:p w14:paraId="280A8D69" w14:textId="169AC24D" w:rsidR="003C592B" w:rsidRDefault="00346AC3" w:rsidP="00346AC3">
            <w:pPr>
              <w:rPr>
                <w:sz w:val="26"/>
                <w:szCs w:val="26"/>
              </w:rPr>
            </w:pPr>
            <w:del w:id="1714" w:author="Công Nguyễn Văn" w:date="2019-09-04T10:29:00Z">
              <w:r w:rsidDel="007F7CED">
                <w:rPr>
                  <w:sz w:val="26"/>
                  <w:szCs w:val="26"/>
                </w:rPr>
                <w:delText>Quản trị viên truy cập vào trang quản trị để thực hiện thêm, cập nhật, xóa câu hỏi</w:delText>
              </w:r>
            </w:del>
            <w:proofErr w:type="spellStart"/>
            <w:ins w:id="1715" w:author="Công Nguyễn Văn" w:date="2019-09-04T10:29:00Z">
              <w:r w:rsidR="007F7CED">
                <w:rPr>
                  <w:sz w:val="26"/>
                  <w:szCs w:val="26"/>
                </w:rPr>
                <w:t>Khi</w:t>
              </w:r>
              <w:proofErr w:type="spellEnd"/>
              <w:r w:rsidR="007F7CED">
                <w:rPr>
                  <w:sz w:val="26"/>
                  <w:szCs w:val="26"/>
                </w:rPr>
                <w:t xml:space="preserve"> </w:t>
              </w:r>
              <w:proofErr w:type="spellStart"/>
              <w:r w:rsidR="007F7CED">
                <w:rPr>
                  <w:sz w:val="26"/>
                  <w:szCs w:val="26"/>
                </w:rPr>
                <w:t>có</w:t>
              </w:r>
              <w:proofErr w:type="spellEnd"/>
              <w:r w:rsidR="007F7CED">
                <w:rPr>
                  <w:sz w:val="26"/>
                  <w:szCs w:val="26"/>
                </w:rPr>
                <w:t xml:space="preserve"> </w:t>
              </w:r>
              <w:proofErr w:type="spellStart"/>
              <w:r w:rsidR="007F7CED">
                <w:rPr>
                  <w:sz w:val="26"/>
                  <w:szCs w:val="26"/>
                </w:rPr>
                <w:t>sự</w:t>
              </w:r>
              <w:proofErr w:type="spellEnd"/>
              <w:r w:rsidR="007F7CED">
                <w:rPr>
                  <w:sz w:val="26"/>
                  <w:szCs w:val="26"/>
                </w:rPr>
                <w:t xml:space="preserve"> </w:t>
              </w:r>
              <w:proofErr w:type="spellStart"/>
              <w:r w:rsidR="007F7CED">
                <w:rPr>
                  <w:sz w:val="26"/>
                  <w:szCs w:val="26"/>
                </w:rPr>
                <w:t>thay</w:t>
              </w:r>
              <w:proofErr w:type="spellEnd"/>
              <w:r w:rsidR="007F7CED">
                <w:rPr>
                  <w:sz w:val="26"/>
                  <w:szCs w:val="26"/>
                </w:rPr>
                <w:t xml:space="preserve"> </w:t>
              </w:r>
              <w:proofErr w:type="spellStart"/>
              <w:r w:rsidR="007F7CED">
                <w:rPr>
                  <w:sz w:val="26"/>
                  <w:szCs w:val="26"/>
                </w:rPr>
                <w:t>đổi</w:t>
              </w:r>
              <w:proofErr w:type="spellEnd"/>
              <w:r w:rsidR="007F7CED">
                <w:rPr>
                  <w:sz w:val="26"/>
                  <w:szCs w:val="26"/>
                </w:rPr>
                <w:t xml:space="preserve"> </w:t>
              </w:r>
              <w:proofErr w:type="spellStart"/>
              <w:r w:rsidR="007F7CED">
                <w:rPr>
                  <w:sz w:val="26"/>
                  <w:szCs w:val="26"/>
                </w:rPr>
                <w:t>về</w:t>
              </w:r>
              <w:proofErr w:type="spellEnd"/>
              <w:r w:rsidR="007F7CED">
                <w:rPr>
                  <w:sz w:val="26"/>
                  <w:szCs w:val="26"/>
                </w:rPr>
                <w:t xml:space="preserve"> </w:t>
              </w:r>
              <w:proofErr w:type="spellStart"/>
              <w:r w:rsidR="007F7CED">
                <w:rPr>
                  <w:sz w:val="26"/>
                  <w:szCs w:val="26"/>
                </w:rPr>
                <w:t>các</w:t>
              </w:r>
              <w:proofErr w:type="spellEnd"/>
              <w:r w:rsidR="007F7CED">
                <w:rPr>
                  <w:sz w:val="26"/>
                  <w:szCs w:val="26"/>
                </w:rPr>
                <w:t xml:space="preserve"> </w:t>
              </w:r>
              <w:proofErr w:type="spellStart"/>
              <w:r w:rsidR="007F7CED">
                <w:rPr>
                  <w:sz w:val="26"/>
                  <w:szCs w:val="26"/>
                </w:rPr>
                <w:t>câu</w:t>
              </w:r>
              <w:proofErr w:type="spellEnd"/>
              <w:r w:rsidR="007F7CED">
                <w:rPr>
                  <w:sz w:val="26"/>
                  <w:szCs w:val="26"/>
                </w:rPr>
                <w:t xml:space="preserve"> </w:t>
              </w:r>
              <w:proofErr w:type="spellStart"/>
              <w:r w:rsidR="007F7CED">
                <w:rPr>
                  <w:sz w:val="26"/>
                  <w:szCs w:val="26"/>
                </w:rPr>
                <w:t>hỏi</w:t>
              </w:r>
              <w:proofErr w:type="spellEnd"/>
              <w:r w:rsidR="007F7CED">
                <w:rPr>
                  <w:sz w:val="26"/>
                  <w:szCs w:val="26"/>
                </w:rPr>
                <w:t xml:space="preserve"> </w:t>
              </w:r>
              <w:proofErr w:type="spellStart"/>
              <w:r w:rsidR="007F7CED">
                <w:rPr>
                  <w:sz w:val="26"/>
                  <w:szCs w:val="26"/>
                </w:rPr>
                <w:t>trong</w:t>
              </w:r>
              <w:proofErr w:type="spellEnd"/>
              <w:r w:rsidR="007F7CED">
                <w:rPr>
                  <w:sz w:val="26"/>
                  <w:szCs w:val="26"/>
                </w:rPr>
                <w:t xml:space="preserve"> </w:t>
              </w:r>
              <w:proofErr w:type="spellStart"/>
              <w:r w:rsidR="007F7CED">
                <w:rPr>
                  <w:sz w:val="26"/>
                  <w:szCs w:val="26"/>
                </w:rPr>
                <w:t>hệ</w:t>
              </w:r>
              <w:proofErr w:type="spellEnd"/>
              <w:r w:rsidR="007F7CED">
                <w:rPr>
                  <w:sz w:val="26"/>
                  <w:szCs w:val="26"/>
                </w:rPr>
                <w:t xml:space="preserve"> </w:t>
              </w:r>
              <w:proofErr w:type="spellStart"/>
              <w:r w:rsidR="007F7CED">
                <w:rPr>
                  <w:sz w:val="26"/>
                  <w:szCs w:val="26"/>
                </w:rPr>
                <w:t>thống</w:t>
              </w:r>
            </w:ins>
            <w:proofErr w:type="spellEnd"/>
          </w:p>
        </w:tc>
      </w:tr>
      <w:tr w:rsidR="003C592B" w14:paraId="280A8D6D" w14:textId="77777777">
        <w:trPr>
          <w:trHeight w:val="780"/>
          <w:jc w:val="center"/>
        </w:trPr>
        <w:tc>
          <w:tcPr>
            <w:tcW w:w="1365" w:type="dxa"/>
          </w:tcPr>
          <w:p w14:paraId="280A8D6B" w14:textId="77777777" w:rsidR="003C592B" w:rsidRDefault="003449FE">
            <w:pPr>
              <w:rPr>
                <w:sz w:val="26"/>
                <w:szCs w:val="26"/>
              </w:rPr>
            </w:pPr>
            <w:r>
              <w:rPr>
                <w:sz w:val="26"/>
                <w:szCs w:val="26"/>
              </w:rPr>
              <w:t>Type:</w:t>
            </w:r>
          </w:p>
        </w:tc>
        <w:tc>
          <w:tcPr>
            <w:tcW w:w="7320" w:type="dxa"/>
            <w:gridSpan w:val="4"/>
            <w:shd w:val="clear" w:color="auto" w:fill="auto"/>
          </w:tcPr>
          <w:p w14:paraId="280A8D6C" w14:textId="77777777" w:rsidR="003C592B" w:rsidRDefault="003449FE">
            <w:pPr>
              <w:rPr>
                <w:sz w:val="26"/>
                <w:szCs w:val="26"/>
              </w:rPr>
            </w:pPr>
            <w:r>
              <w:rPr>
                <w:sz w:val="26"/>
                <w:szCs w:val="26"/>
              </w:rPr>
              <w:t>Concrete</w:t>
            </w:r>
          </w:p>
        </w:tc>
      </w:tr>
      <w:tr w:rsidR="003C592B" w14:paraId="280A8D6F" w14:textId="77777777">
        <w:trPr>
          <w:trHeight w:val="640"/>
          <w:jc w:val="center"/>
        </w:trPr>
        <w:tc>
          <w:tcPr>
            <w:tcW w:w="8685" w:type="dxa"/>
            <w:gridSpan w:val="5"/>
          </w:tcPr>
          <w:p w14:paraId="280A8D6E" w14:textId="302715E9" w:rsidR="003C592B" w:rsidRDefault="003449FE">
            <w:pPr>
              <w:rPr>
                <w:sz w:val="26"/>
                <w:szCs w:val="26"/>
              </w:rPr>
            </w:pPr>
            <w:proofErr w:type="spellStart"/>
            <w:r>
              <w:rPr>
                <w:sz w:val="26"/>
                <w:szCs w:val="26"/>
              </w:rPr>
              <w:t>Relationships:</w:t>
            </w:r>
            <w:ins w:id="1716" w:author="Công Nguyễn Văn" w:date="2019-09-03T15:02:00Z">
              <w:r w:rsidR="009167CE">
                <w:rPr>
                  <w:sz w:val="26"/>
                  <w:szCs w:val="26"/>
                </w:rPr>
                <w:t>Login</w:t>
              </w:r>
            </w:ins>
            <w:proofErr w:type="spellEnd"/>
          </w:p>
        </w:tc>
      </w:tr>
      <w:tr w:rsidR="003C592B" w14:paraId="280A8D72" w14:textId="77777777">
        <w:trPr>
          <w:trHeight w:val="880"/>
          <w:jc w:val="center"/>
        </w:trPr>
        <w:tc>
          <w:tcPr>
            <w:tcW w:w="8685" w:type="dxa"/>
            <w:gridSpan w:val="5"/>
          </w:tcPr>
          <w:p w14:paraId="280A8D70" w14:textId="647354FF" w:rsidR="003C592B" w:rsidRDefault="003449FE">
            <w:pPr>
              <w:rPr>
                <w:sz w:val="26"/>
                <w:szCs w:val="26"/>
              </w:rPr>
            </w:pPr>
            <w:r>
              <w:rPr>
                <w:sz w:val="26"/>
                <w:szCs w:val="26"/>
              </w:rPr>
              <w:t xml:space="preserve">Association: </w:t>
            </w:r>
            <w:r w:rsidR="00346AC3">
              <w:rPr>
                <w:sz w:val="26"/>
                <w:szCs w:val="26"/>
              </w:rPr>
              <w:t>Admin</w:t>
            </w:r>
          </w:p>
          <w:p w14:paraId="280A8D71" w14:textId="77777777" w:rsidR="003C592B" w:rsidRDefault="003C592B">
            <w:pPr>
              <w:rPr>
                <w:sz w:val="26"/>
                <w:szCs w:val="26"/>
              </w:rPr>
            </w:pPr>
          </w:p>
        </w:tc>
      </w:tr>
      <w:tr w:rsidR="003C592B" w14:paraId="280A8D78" w14:textId="77777777">
        <w:trPr>
          <w:trHeight w:val="1640"/>
          <w:jc w:val="center"/>
        </w:trPr>
        <w:tc>
          <w:tcPr>
            <w:tcW w:w="8685" w:type="dxa"/>
            <w:gridSpan w:val="5"/>
          </w:tcPr>
          <w:p w14:paraId="280A8D73" w14:textId="77777777" w:rsidR="003C592B" w:rsidRDefault="003449FE">
            <w:pPr>
              <w:rPr>
                <w:sz w:val="26"/>
                <w:szCs w:val="26"/>
              </w:rPr>
            </w:pPr>
            <w:r>
              <w:rPr>
                <w:sz w:val="26"/>
                <w:szCs w:val="26"/>
              </w:rPr>
              <w:lastRenderedPageBreak/>
              <w:t>Normal Flow of Events:</w:t>
            </w:r>
          </w:p>
          <w:p w14:paraId="4155CB50" w14:textId="77777777" w:rsidR="003C592B" w:rsidRDefault="00346AC3" w:rsidP="00346AC3">
            <w:pPr>
              <w:pStyle w:val="ListParagraph"/>
              <w:numPr>
                <w:ilvl w:val="0"/>
                <w:numId w:val="23"/>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login</w:t>
            </w:r>
          </w:p>
          <w:p w14:paraId="4712ECAC" w14:textId="74F6BB8D" w:rsidR="00346AC3" w:rsidDel="00672CAC" w:rsidRDefault="00346AC3">
            <w:pPr>
              <w:pStyle w:val="ListParagraph"/>
              <w:numPr>
                <w:ilvl w:val="0"/>
                <w:numId w:val="23"/>
              </w:numPr>
              <w:rPr>
                <w:del w:id="1717" w:author="Công Nguyễn Văn" w:date="2019-09-04T10:29:00Z"/>
                <w:sz w:val="26"/>
                <w:szCs w:val="26"/>
              </w:rPr>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trang</w:t>
            </w:r>
            <w:proofErr w:type="spellEnd"/>
            <w:r>
              <w:rPr>
                <w:sz w:val="26"/>
                <w:szCs w:val="26"/>
              </w:rPr>
              <w:t xml:space="preserve"> CMS</w:t>
            </w:r>
          </w:p>
          <w:p w14:paraId="517D15DF" w14:textId="6ADD4C2F" w:rsidR="00346AC3" w:rsidRDefault="00346AC3">
            <w:pPr>
              <w:pStyle w:val="ListParagraph"/>
              <w:numPr>
                <w:ilvl w:val="0"/>
                <w:numId w:val="23"/>
              </w:numPr>
              <w:rPr>
                <w:ins w:id="1718" w:author="Công Nguyễn Văn" w:date="2019-09-03T13:57:00Z"/>
                <w:sz w:val="26"/>
                <w:szCs w:val="26"/>
              </w:rPr>
            </w:pPr>
            <w:del w:id="1719" w:author="Công Nguyễn Văn" w:date="2019-09-04T10:29:00Z">
              <w:r w:rsidDel="00672CAC">
                <w:rPr>
                  <w:sz w:val="26"/>
                  <w:szCs w:val="26"/>
                </w:rPr>
                <w:delText>Truy cập vào menu câu hỏi để vào phần quản lý câu hỏi</w:delText>
              </w:r>
            </w:del>
          </w:p>
          <w:p w14:paraId="4774CE5D" w14:textId="77777777" w:rsidR="00291FF1" w:rsidRDefault="00291FF1" w:rsidP="00346AC3">
            <w:pPr>
              <w:pStyle w:val="ListParagraph"/>
              <w:numPr>
                <w:ilvl w:val="0"/>
                <w:numId w:val="23"/>
              </w:numPr>
              <w:rPr>
                <w:ins w:id="1720" w:author="Công Nguyễn Văn" w:date="2019-09-04T10:17:00Z"/>
                <w:sz w:val="26"/>
                <w:szCs w:val="26"/>
              </w:rPr>
            </w:pPr>
            <w:proofErr w:type="spellStart"/>
            <w:ins w:id="1721" w:author="Công Nguyễn Văn" w:date="2019-09-03T13:57:00Z">
              <w:r>
                <w:rPr>
                  <w:rFonts w:hint="eastAsia"/>
                  <w:sz w:val="26"/>
                  <w:szCs w:val="26"/>
                </w:rPr>
                <w:t>T</w:t>
              </w:r>
              <w:r>
                <w:rPr>
                  <w:sz w:val="26"/>
                  <w:szCs w:val="26"/>
                </w:rPr>
                <w: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thêm,sửa,xóa</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ins>
            <w:proofErr w:type="spellEnd"/>
          </w:p>
          <w:p w14:paraId="671DA9BD" w14:textId="69E11905" w:rsidR="00D931E6" w:rsidRDefault="00D931E6" w:rsidP="00D931E6">
            <w:pPr>
              <w:pStyle w:val="ListParagraph"/>
              <w:rPr>
                <w:ins w:id="1722" w:author="Công Nguyễn Văn" w:date="2019-09-04T10:18:00Z"/>
                <w:sz w:val="26"/>
                <w:szCs w:val="26"/>
              </w:rPr>
            </w:pPr>
            <w:ins w:id="1723" w:author="Công Nguyễn Văn" w:date="2019-09-04T10:18:00Z">
              <w:r>
                <w:rPr>
                  <w:rFonts w:hint="eastAsia"/>
                  <w:sz w:val="26"/>
                  <w:szCs w:val="26"/>
                </w:rPr>
                <w:t>S</w:t>
              </w:r>
              <w:r>
                <w:rPr>
                  <w:sz w:val="26"/>
                  <w:szCs w:val="26"/>
                </w:rPr>
                <w:t xml:space="preserve">-1: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ins>
          </w:p>
          <w:p w14:paraId="78059D56" w14:textId="064C477A" w:rsidR="00D931E6" w:rsidRDefault="00D931E6" w:rsidP="00D931E6">
            <w:pPr>
              <w:pStyle w:val="ListParagraph"/>
              <w:rPr>
                <w:ins w:id="1724" w:author="Công Nguyễn Văn" w:date="2019-09-04T10:18:00Z"/>
                <w:sz w:val="26"/>
                <w:szCs w:val="26"/>
              </w:rPr>
            </w:pPr>
            <w:ins w:id="1725" w:author="Công Nguyễn Văn" w:date="2019-09-04T10:18:00Z">
              <w:r>
                <w:rPr>
                  <w:rFonts w:hint="eastAsia"/>
                  <w:sz w:val="26"/>
                  <w:szCs w:val="26"/>
                </w:rPr>
                <w:t>S</w:t>
              </w:r>
              <w:r>
                <w:rPr>
                  <w:sz w:val="26"/>
                  <w:szCs w:val="26"/>
                </w:rPr>
                <w:t xml:space="preserve">-2: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ins>
          </w:p>
          <w:p w14:paraId="280A8D77" w14:textId="12A3D109" w:rsidR="00D931E6" w:rsidRPr="00346AC3" w:rsidRDefault="00D931E6">
            <w:pPr>
              <w:pStyle w:val="ListParagraph"/>
              <w:rPr>
                <w:sz w:val="26"/>
                <w:szCs w:val="26"/>
              </w:rPr>
              <w:pPrChange w:id="1726" w:author="Công Nguyễn Văn" w:date="2019-09-04T10:17:00Z">
                <w:pPr>
                  <w:pStyle w:val="ListParagraph"/>
                  <w:numPr>
                    <w:numId w:val="23"/>
                  </w:numPr>
                  <w:ind w:hanging="360"/>
                </w:pPr>
              </w:pPrChange>
            </w:pPr>
            <w:ins w:id="1727" w:author="Công Nguyễn Văn" w:date="2019-09-04T10:18:00Z">
              <w:r>
                <w:rPr>
                  <w:rFonts w:hint="eastAsia"/>
                  <w:sz w:val="26"/>
                  <w:szCs w:val="26"/>
                </w:rPr>
                <w:t>S</w:t>
              </w:r>
              <w:r>
                <w:rPr>
                  <w:sz w:val="26"/>
                  <w:szCs w:val="26"/>
                </w:rPr>
                <w:t xml:space="preserve">-3: </w:t>
              </w:r>
              <w:proofErr w:type="spellStart"/>
              <w:r>
                <w:rPr>
                  <w:sz w:val="26"/>
                  <w:szCs w:val="26"/>
                </w:rPr>
                <w:t>Xóa</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p>
        </w:tc>
      </w:tr>
      <w:tr w:rsidR="003C592B" w14:paraId="280A8D7C" w14:textId="77777777">
        <w:trPr>
          <w:trHeight w:val="1660"/>
          <w:jc w:val="center"/>
        </w:trPr>
        <w:tc>
          <w:tcPr>
            <w:tcW w:w="8685" w:type="dxa"/>
            <w:gridSpan w:val="5"/>
          </w:tcPr>
          <w:p w14:paraId="0B815D53" w14:textId="77777777" w:rsidR="003C592B" w:rsidRDefault="003449FE" w:rsidP="00346AC3">
            <w:pPr>
              <w:rPr>
                <w:ins w:id="1728" w:author="Công Nguyễn Văn" w:date="2019-09-04T10:18:00Z"/>
                <w:sz w:val="26"/>
                <w:szCs w:val="26"/>
              </w:rPr>
            </w:pPr>
            <w:proofErr w:type="spellStart"/>
            <w:r>
              <w:rPr>
                <w:sz w:val="26"/>
                <w:szCs w:val="26"/>
              </w:rPr>
              <w:t>SubFlows</w:t>
            </w:r>
            <w:proofErr w:type="spellEnd"/>
            <w:r>
              <w:rPr>
                <w:sz w:val="26"/>
                <w:szCs w:val="26"/>
              </w:rPr>
              <w:t xml:space="preserve">: </w:t>
            </w:r>
          </w:p>
          <w:p w14:paraId="399EB8AE" w14:textId="65671CF0" w:rsidR="00D931E6" w:rsidRDefault="00D931E6" w:rsidP="00346AC3">
            <w:pPr>
              <w:rPr>
                <w:ins w:id="1729" w:author="Công Nguyễn Văn" w:date="2019-09-04T10:19:00Z"/>
                <w:sz w:val="26"/>
                <w:szCs w:val="26"/>
              </w:rPr>
            </w:pPr>
            <w:ins w:id="1730" w:author="Công Nguyễn Văn" w:date="2019-09-04T10:18:00Z">
              <w:r>
                <w:rPr>
                  <w:rFonts w:hint="eastAsia"/>
                  <w:sz w:val="26"/>
                  <w:szCs w:val="26"/>
                </w:rPr>
                <w:t xml:space="preserve"> </w:t>
              </w:r>
              <w:r>
                <w:rPr>
                  <w:sz w:val="26"/>
                  <w:szCs w:val="26"/>
                </w:rPr>
                <w:t xml:space="preserve">         S-1: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w:t>
              </w:r>
            </w:ins>
            <w:ins w:id="1731" w:author="Công Nguyễn Văn" w:date="2019-09-04T10:19:00Z">
              <w:r>
                <w:rPr>
                  <w:sz w:val="26"/>
                  <w:szCs w:val="26"/>
                </w:rPr>
                <w:t>ống</w:t>
              </w:r>
              <w:proofErr w:type="spellEnd"/>
            </w:ins>
          </w:p>
          <w:p w14:paraId="61087252" w14:textId="5E5D82BE" w:rsidR="00D931E6" w:rsidRPr="00E30AD0" w:rsidRDefault="00D931E6" w:rsidP="00D931E6">
            <w:pPr>
              <w:pStyle w:val="ListParagraph"/>
              <w:numPr>
                <w:ilvl w:val="0"/>
                <w:numId w:val="36"/>
              </w:numPr>
              <w:rPr>
                <w:ins w:id="1732" w:author="Công Nguyễn Văn" w:date="2019-09-04T10:19:00Z"/>
                <w:sz w:val="26"/>
                <w:szCs w:val="26"/>
              </w:rPr>
            </w:pPr>
            <w:proofErr w:type="spellStart"/>
            <w:ins w:id="1733" w:author="Công Nguyễn Văn" w:date="2019-09-04T10:19:00Z">
              <w:r w:rsidRPr="00E30AD0">
                <w:rPr>
                  <w:sz w:val="26"/>
                  <w:szCs w:val="26"/>
                </w:rPr>
                <w:t>Tạo</w:t>
              </w:r>
              <w:proofErr w:type="spellEnd"/>
              <w:r w:rsidRPr="00E30AD0">
                <w:rPr>
                  <w:sz w:val="26"/>
                  <w:szCs w:val="26"/>
                </w:rPr>
                <w:t xml:space="preserve"> </w:t>
              </w:r>
              <w:proofErr w:type="spellStart"/>
              <w:r w:rsidRPr="00E30AD0">
                <w:rPr>
                  <w:sz w:val="26"/>
                  <w:szCs w:val="26"/>
                </w:rPr>
                <w:t>thông</w:t>
              </w:r>
              <w:proofErr w:type="spellEnd"/>
              <w:r w:rsidRPr="00E30AD0">
                <w:rPr>
                  <w:sz w:val="26"/>
                  <w:szCs w:val="26"/>
                </w:rPr>
                <w:t xml:space="preserve"> tin </w:t>
              </w:r>
              <w:proofErr w:type="spellStart"/>
              <w:r w:rsidRPr="00E30AD0">
                <w:rPr>
                  <w:sz w:val="26"/>
                  <w:szCs w:val="26"/>
                </w:rPr>
                <w:t>cho</w:t>
              </w:r>
              <w:proofErr w:type="spellEnd"/>
              <w:r w:rsidRPr="00E30AD0">
                <w:rPr>
                  <w:sz w:val="26"/>
                  <w:szCs w:val="26"/>
                </w:rPr>
                <w:t xml:space="preserve"> </w:t>
              </w:r>
            </w:ins>
            <w:proofErr w:type="spellStart"/>
            <w:ins w:id="1734" w:author="Công Nguyễn Văn" w:date="2019-09-04T10:20:00Z">
              <w:r>
                <w:rPr>
                  <w:sz w:val="26"/>
                  <w:szCs w:val="26"/>
                </w:rPr>
                <w:t>câu</w:t>
              </w:r>
              <w:proofErr w:type="spellEnd"/>
              <w:r>
                <w:rPr>
                  <w:sz w:val="26"/>
                  <w:szCs w:val="26"/>
                </w:rPr>
                <w:t xml:space="preserve"> </w:t>
              </w:r>
              <w:proofErr w:type="spellStart"/>
              <w:r>
                <w:rPr>
                  <w:sz w:val="26"/>
                  <w:szCs w:val="26"/>
                </w:rPr>
                <w:t>hỏi</w:t>
              </w:r>
            </w:ins>
            <w:proofErr w:type="spellEnd"/>
            <w:ins w:id="1735" w:author="Công Nguyễn Văn" w:date="2019-09-04T10:19:00Z">
              <w:r w:rsidRPr="00E30AD0">
                <w:rPr>
                  <w:sz w:val="26"/>
                  <w:szCs w:val="26"/>
                </w:rPr>
                <w:t xml:space="preserve"> </w:t>
              </w:r>
              <w:proofErr w:type="spellStart"/>
              <w:r w:rsidRPr="00E30AD0">
                <w:rPr>
                  <w:sz w:val="26"/>
                  <w:szCs w:val="26"/>
                </w:rPr>
                <w:t>mới</w:t>
              </w:r>
              <w:proofErr w:type="spellEnd"/>
            </w:ins>
          </w:p>
          <w:p w14:paraId="1C168FA7" w14:textId="090F87BD" w:rsidR="00D931E6" w:rsidRDefault="00D931E6" w:rsidP="00D931E6">
            <w:pPr>
              <w:pStyle w:val="ListParagraph"/>
              <w:numPr>
                <w:ilvl w:val="0"/>
                <w:numId w:val="36"/>
              </w:numPr>
              <w:rPr>
                <w:ins w:id="1736" w:author="Công Nguyễn Văn" w:date="2019-09-04T10:19:00Z"/>
                <w:sz w:val="26"/>
                <w:szCs w:val="26"/>
              </w:rPr>
            </w:pPr>
            <w:proofErr w:type="spellStart"/>
            <w:ins w:id="1737" w:author="Công Nguyễn Văn" w:date="2019-09-04T10:20:00Z">
              <w:r>
                <w:rPr>
                  <w:sz w:val="26"/>
                  <w:szCs w:val="26"/>
                </w:rPr>
                <w:t>Thiết</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cho</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kĩ</w:t>
              </w:r>
              <w:proofErr w:type="spellEnd"/>
              <w:r>
                <w:rPr>
                  <w:sz w:val="26"/>
                  <w:szCs w:val="26"/>
                </w:rPr>
                <w:t xml:space="preserve"> </w:t>
              </w:r>
              <w:proofErr w:type="spellStart"/>
              <w:r>
                <w:rPr>
                  <w:sz w:val="26"/>
                  <w:szCs w:val="26"/>
                </w:rPr>
                <w:t>năng</w:t>
              </w:r>
            </w:ins>
            <w:proofErr w:type="spellEnd"/>
          </w:p>
          <w:p w14:paraId="3FCE1BAC" w14:textId="2FB3363B" w:rsidR="00D931E6" w:rsidRPr="00D931E6" w:rsidRDefault="00D931E6">
            <w:pPr>
              <w:pStyle w:val="ListParagraph"/>
              <w:numPr>
                <w:ilvl w:val="0"/>
                <w:numId w:val="36"/>
              </w:numPr>
              <w:rPr>
                <w:ins w:id="1738" w:author="Công Nguyễn Văn" w:date="2019-09-04T10:19:00Z"/>
                <w:sz w:val="26"/>
                <w:szCs w:val="26"/>
              </w:rPr>
              <w:pPrChange w:id="1739" w:author="Công Nguyễn Văn" w:date="2019-09-04T10:19:00Z">
                <w:pPr/>
              </w:pPrChange>
            </w:pPr>
            <w:proofErr w:type="spellStart"/>
            <w:ins w:id="1740" w:author="Công Nguyễn Văn" w:date="2019-09-04T10:19:00Z">
              <w:r>
                <w:rPr>
                  <w:rFonts w:hint="eastAsia"/>
                  <w:sz w:val="26"/>
                  <w:szCs w:val="26"/>
                </w:rPr>
                <w:t>L</w:t>
              </w:r>
              <w:r>
                <w:rPr>
                  <w:sz w:val="26"/>
                  <w:szCs w:val="26"/>
                </w:rPr>
                <w:t>ưu</w:t>
              </w:r>
              <w:proofErr w:type="spellEnd"/>
              <w:r>
                <w:rPr>
                  <w:sz w:val="26"/>
                  <w:szCs w:val="26"/>
                </w:rPr>
                <w:t xml:space="preserve"> </w:t>
              </w:r>
            </w:ins>
            <w:proofErr w:type="spellStart"/>
            <w:ins w:id="1741" w:author="Công Nguyễn Văn" w:date="2019-09-04T10:21:00Z">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p>
          <w:p w14:paraId="4DBDAD93" w14:textId="09344ED4" w:rsidR="00D931E6" w:rsidRDefault="00D931E6" w:rsidP="00346AC3">
            <w:pPr>
              <w:rPr>
                <w:ins w:id="1742" w:author="Công Nguyễn Văn" w:date="2019-09-04T10:21:00Z"/>
                <w:sz w:val="26"/>
                <w:szCs w:val="26"/>
              </w:rPr>
            </w:pPr>
            <w:ins w:id="1743" w:author="Công Nguyễn Văn" w:date="2019-09-04T10:19:00Z">
              <w:r>
                <w:rPr>
                  <w:rFonts w:hint="eastAsia"/>
                  <w:sz w:val="26"/>
                  <w:szCs w:val="26"/>
                </w:rPr>
                <w:t xml:space="preserve"> </w:t>
              </w:r>
              <w:r>
                <w:rPr>
                  <w:sz w:val="26"/>
                  <w:szCs w:val="26"/>
                </w:rPr>
                <w:t xml:space="preserve">         S-2: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ins>
            <w:proofErr w:type="spellEnd"/>
          </w:p>
          <w:p w14:paraId="1C00FD7E" w14:textId="35D5DCA3" w:rsidR="00D931E6" w:rsidRPr="00E30AD0" w:rsidRDefault="00D931E6" w:rsidP="00D931E6">
            <w:pPr>
              <w:pStyle w:val="ListParagraph"/>
              <w:numPr>
                <w:ilvl w:val="0"/>
                <w:numId w:val="37"/>
              </w:numPr>
              <w:rPr>
                <w:ins w:id="1744" w:author="Công Nguyễn Văn" w:date="2019-09-04T10:21:00Z"/>
                <w:sz w:val="26"/>
                <w:szCs w:val="26"/>
              </w:rPr>
            </w:pPr>
            <w:proofErr w:type="spellStart"/>
            <w:ins w:id="1745" w:author="Công Nguyễn Văn" w:date="2019-09-04T10:21:00Z">
              <w:r w:rsidRPr="00E30AD0">
                <w:rPr>
                  <w:sz w:val="26"/>
                  <w:szCs w:val="26"/>
                </w:rPr>
                <w:t>T</w:t>
              </w:r>
              <w:r>
                <w:rPr>
                  <w:sz w:val="26"/>
                  <w:szCs w:val="26"/>
                </w:rPr>
                <w:t>ìm</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ins>
          </w:p>
          <w:p w14:paraId="6D0996C0" w14:textId="0943D0C9" w:rsidR="00D931E6" w:rsidRDefault="00D931E6" w:rsidP="00D931E6">
            <w:pPr>
              <w:pStyle w:val="ListParagraph"/>
              <w:numPr>
                <w:ilvl w:val="0"/>
                <w:numId w:val="37"/>
              </w:numPr>
              <w:rPr>
                <w:ins w:id="1746" w:author="Công Nguyễn Văn" w:date="2019-09-04T10:21:00Z"/>
                <w:sz w:val="26"/>
                <w:szCs w:val="26"/>
              </w:rPr>
            </w:pPr>
            <w:proofErr w:type="spellStart"/>
            <w:ins w:id="1747" w:author="Công Nguyễn Văn" w:date="2019-09-04T10:21:00Z">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ins>
            <w:proofErr w:type="spellStart"/>
            <w:ins w:id="1748" w:author="Công Nguyễn Văn" w:date="2019-09-04T10:22:00Z">
              <w:r>
                <w:rPr>
                  <w:sz w:val="26"/>
                  <w:szCs w:val="26"/>
                </w:rPr>
                <w:t>những</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ins>
            <w:proofErr w:type="spellEnd"/>
          </w:p>
          <w:p w14:paraId="36C0C2E1" w14:textId="6A0AA67E" w:rsidR="00D931E6" w:rsidRPr="00D931E6" w:rsidRDefault="00D931E6">
            <w:pPr>
              <w:pStyle w:val="ListParagraph"/>
              <w:numPr>
                <w:ilvl w:val="0"/>
                <w:numId w:val="37"/>
              </w:numPr>
              <w:rPr>
                <w:ins w:id="1749" w:author="Công Nguyễn Văn" w:date="2019-09-04T10:19:00Z"/>
                <w:sz w:val="26"/>
                <w:szCs w:val="26"/>
              </w:rPr>
              <w:pPrChange w:id="1750" w:author="Công Nguyễn Văn" w:date="2019-09-04T10:21:00Z">
                <w:pPr/>
              </w:pPrChange>
            </w:pPr>
            <w:proofErr w:type="spellStart"/>
            <w:ins w:id="1751" w:author="Công Nguyễn Văn" w:date="2019-09-04T10:21:00Z">
              <w:r>
                <w:rPr>
                  <w:rFonts w:hint="eastAsia"/>
                  <w:sz w:val="26"/>
                  <w:szCs w:val="26"/>
                </w:rPr>
                <w:t>L</w:t>
              </w:r>
              <w:r>
                <w:rPr>
                  <w:sz w:val="26"/>
                  <w:szCs w:val="26"/>
                </w:rPr>
                <w:t>ưu</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thông</w:t>
              </w:r>
              <w:proofErr w:type="spellEnd"/>
              <w:r>
                <w:rPr>
                  <w:sz w:val="26"/>
                  <w:szCs w:val="26"/>
                </w:rPr>
                <w:t xml:space="preserve"> tin</w:t>
              </w:r>
            </w:ins>
            <w:ins w:id="1752" w:author="Công Nguyễn Văn" w:date="2019-09-04T10:22:00Z">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ins>
            <w:proofErr w:type="spellEnd"/>
          </w:p>
          <w:p w14:paraId="2565D18D" w14:textId="77777777" w:rsidR="00D931E6" w:rsidRDefault="00D931E6" w:rsidP="00346AC3">
            <w:pPr>
              <w:rPr>
                <w:ins w:id="1753" w:author="Công Nguyễn Văn" w:date="2019-09-04T10:22:00Z"/>
                <w:sz w:val="26"/>
                <w:szCs w:val="26"/>
              </w:rPr>
            </w:pPr>
            <w:ins w:id="1754" w:author="Công Nguyễn Văn" w:date="2019-09-04T10:19:00Z">
              <w:r>
                <w:rPr>
                  <w:rFonts w:hint="eastAsia"/>
                  <w:sz w:val="26"/>
                  <w:szCs w:val="26"/>
                </w:rPr>
                <w:t xml:space="preserve"> </w:t>
              </w:r>
              <w:r>
                <w:rPr>
                  <w:sz w:val="26"/>
                  <w:szCs w:val="26"/>
                </w:rPr>
                <w:t xml:space="preserve">         S-3: </w:t>
              </w:r>
              <w:proofErr w:type="spellStart"/>
              <w:r>
                <w:rPr>
                  <w:sz w:val="26"/>
                  <w:szCs w:val="26"/>
                </w:rPr>
                <w:t>Xóa</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p>
          <w:p w14:paraId="717F1EE1" w14:textId="3AE47833" w:rsidR="00D931E6" w:rsidRPr="00D931E6" w:rsidRDefault="00D931E6" w:rsidP="00D931E6">
            <w:pPr>
              <w:pStyle w:val="Table"/>
              <w:numPr>
                <w:ilvl w:val="0"/>
                <w:numId w:val="38"/>
              </w:numPr>
              <w:jc w:val="left"/>
              <w:rPr>
                <w:ins w:id="1755" w:author="Công Nguyễn Văn" w:date="2019-09-04T10:22:00Z"/>
                <w:sz w:val="26"/>
                <w:szCs w:val="26"/>
                <w:rPrChange w:id="1756" w:author="Công Nguyễn Văn" w:date="2019-09-04T10:22:00Z">
                  <w:rPr>
                    <w:ins w:id="1757" w:author="Công Nguyễn Văn" w:date="2019-09-04T10:22:00Z"/>
                    <w:szCs w:val="24"/>
                  </w:rPr>
                </w:rPrChange>
              </w:rPr>
            </w:pPr>
            <w:proofErr w:type="spellStart"/>
            <w:ins w:id="1758" w:author="Công Nguyễn Văn" w:date="2019-09-04T10:22:00Z">
              <w:r w:rsidRPr="00D931E6">
                <w:rPr>
                  <w:sz w:val="26"/>
                  <w:szCs w:val="26"/>
                  <w:rPrChange w:id="1759" w:author="Công Nguyễn Văn" w:date="2019-09-04T10:22:00Z">
                    <w:rPr>
                      <w:szCs w:val="24"/>
                    </w:rPr>
                  </w:rPrChange>
                </w:rPr>
                <w:t>Tìm</w:t>
              </w:r>
              <w:proofErr w:type="spellEnd"/>
              <w:r w:rsidRPr="00D931E6">
                <w:rPr>
                  <w:sz w:val="26"/>
                  <w:szCs w:val="26"/>
                  <w:rPrChange w:id="1760" w:author="Công Nguyễn Văn" w:date="2019-09-04T10:22:00Z">
                    <w:rPr>
                      <w:szCs w:val="24"/>
                    </w:rPr>
                  </w:rPrChange>
                </w:rPr>
                <w:t xml:space="preserve"> </w:t>
              </w:r>
            </w:ins>
            <w:proofErr w:type="spellStart"/>
            <w:ins w:id="1761" w:author="Công Nguyễn Văn" w:date="2019-09-04T10:23:00Z">
              <w:r>
                <w:rPr>
                  <w:sz w:val="26"/>
                  <w:szCs w:val="26"/>
                </w:rPr>
                <w:t>câu</w:t>
              </w:r>
              <w:proofErr w:type="spellEnd"/>
              <w:r>
                <w:rPr>
                  <w:sz w:val="26"/>
                  <w:szCs w:val="26"/>
                </w:rPr>
                <w:t xml:space="preserve"> </w:t>
              </w:r>
              <w:proofErr w:type="spellStart"/>
              <w:r>
                <w:rPr>
                  <w:sz w:val="26"/>
                  <w:szCs w:val="26"/>
                </w:rPr>
                <w:t>hỏi</w:t>
              </w:r>
            </w:ins>
            <w:proofErr w:type="spellEnd"/>
            <w:ins w:id="1762" w:author="Công Nguyễn Văn" w:date="2019-09-04T10:22:00Z">
              <w:r w:rsidRPr="00D931E6">
                <w:rPr>
                  <w:sz w:val="26"/>
                  <w:szCs w:val="26"/>
                  <w:rPrChange w:id="1763" w:author="Công Nguyễn Văn" w:date="2019-09-04T10:22:00Z">
                    <w:rPr>
                      <w:szCs w:val="24"/>
                    </w:rPr>
                  </w:rPrChange>
                </w:rPr>
                <w:t xml:space="preserve"> </w:t>
              </w:r>
              <w:proofErr w:type="spellStart"/>
              <w:r w:rsidRPr="00D931E6">
                <w:rPr>
                  <w:sz w:val="26"/>
                  <w:szCs w:val="26"/>
                  <w:rPrChange w:id="1764" w:author="Công Nguyễn Văn" w:date="2019-09-04T10:22:00Z">
                    <w:rPr>
                      <w:szCs w:val="24"/>
                    </w:rPr>
                  </w:rPrChange>
                </w:rPr>
                <w:t>cần</w:t>
              </w:r>
              <w:proofErr w:type="spellEnd"/>
              <w:r w:rsidRPr="00D931E6">
                <w:rPr>
                  <w:sz w:val="26"/>
                  <w:szCs w:val="26"/>
                  <w:rPrChange w:id="1765" w:author="Công Nguyễn Văn" w:date="2019-09-04T10:22:00Z">
                    <w:rPr>
                      <w:szCs w:val="24"/>
                    </w:rPr>
                  </w:rPrChange>
                </w:rPr>
                <w:t xml:space="preserve"> </w:t>
              </w:r>
              <w:proofErr w:type="spellStart"/>
              <w:r w:rsidRPr="00D931E6">
                <w:rPr>
                  <w:sz w:val="26"/>
                  <w:szCs w:val="26"/>
                  <w:rPrChange w:id="1766" w:author="Công Nguyễn Văn" w:date="2019-09-04T10:22:00Z">
                    <w:rPr>
                      <w:szCs w:val="24"/>
                    </w:rPr>
                  </w:rPrChange>
                </w:rPr>
                <w:t>xoá</w:t>
              </w:r>
              <w:proofErr w:type="spellEnd"/>
              <w:r w:rsidRPr="00D931E6">
                <w:rPr>
                  <w:sz w:val="26"/>
                  <w:szCs w:val="26"/>
                  <w:rPrChange w:id="1767" w:author="Công Nguyễn Văn" w:date="2019-09-04T10:22:00Z">
                    <w:rPr>
                      <w:szCs w:val="24"/>
                    </w:rPr>
                  </w:rPrChange>
                </w:rPr>
                <w:t xml:space="preserve"> </w:t>
              </w:r>
              <w:proofErr w:type="spellStart"/>
              <w:r w:rsidRPr="00D931E6">
                <w:rPr>
                  <w:sz w:val="26"/>
                  <w:szCs w:val="26"/>
                  <w:rPrChange w:id="1768" w:author="Công Nguyễn Văn" w:date="2019-09-04T10:22:00Z">
                    <w:rPr>
                      <w:szCs w:val="24"/>
                    </w:rPr>
                  </w:rPrChange>
                </w:rPr>
                <w:t>trong</w:t>
              </w:r>
              <w:proofErr w:type="spellEnd"/>
              <w:r w:rsidRPr="00D931E6">
                <w:rPr>
                  <w:sz w:val="26"/>
                  <w:szCs w:val="26"/>
                  <w:rPrChange w:id="1769" w:author="Công Nguyễn Văn" w:date="2019-09-04T10:22:00Z">
                    <w:rPr>
                      <w:szCs w:val="24"/>
                    </w:rPr>
                  </w:rPrChange>
                </w:rPr>
                <w:t xml:space="preserve"> </w:t>
              </w:r>
              <w:proofErr w:type="spellStart"/>
              <w:r w:rsidRPr="00D931E6">
                <w:rPr>
                  <w:sz w:val="26"/>
                  <w:szCs w:val="26"/>
                  <w:rPrChange w:id="1770" w:author="Công Nguyễn Văn" w:date="2019-09-04T10:22:00Z">
                    <w:rPr>
                      <w:szCs w:val="24"/>
                    </w:rPr>
                  </w:rPrChange>
                </w:rPr>
                <w:t>danh</w:t>
              </w:r>
              <w:proofErr w:type="spellEnd"/>
              <w:r w:rsidRPr="00D931E6">
                <w:rPr>
                  <w:sz w:val="26"/>
                  <w:szCs w:val="26"/>
                  <w:rPrChange w:id="1771" w:author="Công Nguyễn Văn" w:date="2019-09-04T10:22:00Z">
                    <w:rPr>
                      <w:szCs w:val="24"/>
                    </w:rPr>
                  </w:rPrChange>
                </w:rPr>
                <w:t xml:space="preserve"> </w:t>
              </w:r>
              <w:proofErr w:type="spellStart"/>
              <w:r w:rsidRPr="00D931E6">
                <w:rPr>
                  <w:sz w:val="26"/>
                  <w:szCs w:val="26"/>
                  <w:rPrChange w:id="1772" w:author="Công Nguyễn Văn" w:date="2019-09-04T10:22:00Z">
                    <w:rPr>
                      <w:szCs w:val="24"/>
                    </w:rPr>
                  </w:rPrChange>
                </w:rPr>
                <w:t>sách</w:t>
              </w:r>
              <w:proofErr w:type="spellEnd"/>
              <w:r w:rsidRPr="00D931E6">
                <w:rPr>
                  <w:sz w:val="26"/>
                  <w:szCs w:val="26"/>
                  <w:rPrChange w:id="1773" w:author="Công Nguyễn Văn" w:date="2019-09-04T10:22:00Z">
                    <w:rPr>
                      <w:szCs w:val="24"/>
                    </w:rPr>
                  </w:rPrChange>
                </w:rPr>
                <w:t xml:space="preserve"> </w:t>
              </w:r>
            </w:ins>
            <w:proofErr w:type="spellStart"/>
            <w:ins w:id="1774" w:author="Công Nguyễn Văn" w:date="2019-09-04T10:23:00Z">
              <w:r>
                <w:rPr>
                  <w:sz w:val="26"/>
                  <w:szCs w:val="26"/>
                </w:rPr>
                <w:t>các</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ins w:id="1775" w:author="Công Nguyễn Văn" w:date="2019-09-04T10:22:00Z">
              <w:r w:rsidRPr="00D931E6">
                <w:rPr>
                  <w:sz w:val="26"/>
                  <w:szCs w:val="26"/>
                  <w:rPrChange w:id="1776" w:author="Công Nguyễn Văn" w:date="2019-09-04T10:22:00Z">
                    <w:rPr>
                      <w:szCs w:val="24"/>
                    </w:rPr>
                  </w:rPrChange>
                </w:rPr>
                <w:t>.</w:t>
              </w:r>
            </w:ins>
          </w:p>
          <w:p w14:paraId="34D098C6" w14:textId="25742AB5" w:rsidR="00D931E6" w:rsidRPr="00D931E6" w:rsidRDefault="00D931E6" w:rsidP="00D931E6">
            <w:pPr>
              <w:pStyle w:val="Table"/>
              <w:numPr>
                <w:ilvl w:val="0"/>
                <w:numId w:val="38"/>
              </w:numPr>
              <w:jc w:val="left"/>
              <w:rPr>
                <w:ins w:id="1777" w:author="Công Nguyễn Văn" w:date="2019-09-04T10:22:00Z"/>
                <w:sz w:val="26"/>
                <w:szCs w:val="26"/>
                <w:rPrChange w:id="1778" w:author="Công Nguyễn Văn" w:date="2019-09-04T10:22:00Z">
                  <w:rPr>
                    <w:ins w:id="1779" w:author="Công Nguyễn Văn" w:date="2019-09-04T10:22:00Z"/>
                    <w:szCs w:val="24"/>
                  </w:rPr>
                </w:rPrChange>
              </w:rPr>
            </w:pPr>
            <w:proofErr w:type="spellStart"/>
            <w:ins w:id="1780" w:author="Công Nguyễn Văn" w:date="2019-09-04T10:22:00Z">
              <w:r w:rsidRPr="00D931E6">
                <w:rPr>
                  <w:sz w:val="26"/>
                  <w:szCs w:val="26"/>
                  <w:rPrChange w:id="1781" w:author="Công Nguyễn Văn" w:date="2019-09-04T10:22:00Z">
                    <w:rPr>
                      <w:szCs w:val="24"/>
                    </w:rPr>
                  </w:rPrChange>
                </w:rPr>
                <w:t>Loại</w:t>
              </w:r>
              <w:proofErr w:type="spellEnd"/>
              <w:r w:rsidRPr="00D931E6">
                <w:rPr>
                  <w:sz w:val="26"/>
                  <w:szCs w:val="26"/>
                  <w:rPrChange w:id="1782" w:author="Công Nguyễn Văn" w:date="2019-09-04T10:22:00Z">
                    <w:rPr>
                      <w:szCs w:val="24"/>
                    </w:rPr>
                  </w:rPrChange>
                </w:rPr>
                <w:t xml:space="preserve"> </w:t>
              </w:r>
              <w:proofErr w:type="spellStart"/>
              <w:r w:rsidRPr="00D931E6">
                <w:rPr>
                  <w:sz w:val="26"/>
                  <w:szCs w:val="26"/>
                  <w:rPrChange w:id="1783" w:author="Công Nguyễn Văn" w:date="2019-09-04T10:22:00Z">
                    <w:rPr>
                      <w:szCs w:val="24"/>
                    </w:rPr>
                  </w:rPrChange>
                </w:rPr>
                <w:t>bỏ</w:t>
              </w:r>
              <w:proofErr w:type="spellEnd"/>
              <w:r w:rsidRPr="00D931E6">
                <w:rPr>
                  <w:sz w:val="26"/>
                  <w:szCs w:val="26"/>
                  <w:rPrChange w:id="1784" w:author="Công Nguyễn Văn" w:date="2019-09-04T10:22:00Z">
                    <w:rPr>
                      <w:szCs w:val="24"/>
                    </w:rPr>
                  </w:rPrChange>
                </w:rPr>
                <w:t xml:space="preserve"> </w:t>
              </w:r>
            </w:ins>
            <w:proofErr w:type="spellStart"/>
            <w:ins w:id="1785" w:author="Công Nguyễn Văn" w:date="2019-09-04T10:23:00Z">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ins>
            <w:ins w:id="1786" w:author="Công Nguyễn Văn" w:date="2019-09-04T10:22:00Z">
              <w:r w:rsidRPr="00D931E6">
                <w:rPr>
                  <w:sz w:val="26"/>
                  <w:szCs w:val="26"/>
                  <w:rPrChange w:id="1787" w:author="Công Nguyễn Văn" w:date="2019-09-04T10:22:00Z">
                    <w:rPr>
                      <w:szCs w:val="24"/>
                    </w:rPr>
                  </w:rPrChange>
                </w:rPr>
                <w:t xml:space="preserve">ra </w:t>
              </w:r>
              <w:proofErr w:type="spellStart"/>
              <w:r w:rsidRPr="00D931E6">
                <w:rPr>
                  <w:sz w:val="26"/>
                  <w:szCs w:val="26"/>
                  <w:rPrChange w:id="1788" w:author="Công Nguyễn Văn" w:date="2019-09-04T10:22:00Z">
                    <w:rPr>
                      <w:szCs w:val="24"/>
                    </w:rPr>
                  </w:rPrChange>
                </w:rPr>
                <w:t>khỏi</w:t>
              </w:r>
              <w:proofErr w:type="spellEnd"/>
              <w:r w:rsidRPr="00D931E6">
                <w:rPr>
                  <w:sz w:val="26"/>
                  <w:szCs w:val="26"/>
                  <w:rPrChange w:id="1789" w:author="Công Nguyễn Văn" w:date="2019-09-04T10:22:00Z">
                    <w:rPr>
                      <w:szCs w:val="24"/>
                    </w:rPr>
                  </w:rPrChange>
                </w:rPr>
                <w:t xml:space="preserve"> </w:t>
              </w:r>
              <w:proofErr w:type="spellStart"/>
              <w:r w:rsidRPr="00D931E6">
                <w:rPr>
                  <w:sz w:val="26"/>
                  <w:szCs w:val="26"/>
                  <w:rPrChange w:id="1790" w:author="Công Nguyễn Văn" w:date="2019-09-04T10:22:00Z">
                    <w:rPr>
                      <w:szCs w:val="24"/>
                    </w:rPr>
                  </w:rPrChange>
                </w:rPr>
                <w:t>danh</w:t>
              </w:r>
              <w:proofErr w:type="spellEnd"/>
              <w:r w:rsidRPr="00D931E6">
                <w:rPr>
                  <w:sz w:val="26"/>
                  <w:szCs w:val="26"/>
                  <w:rPrChange w:id="1791" w:author="Công Nguyễn Văn" w:date="2019-09-04T10:22:00Z">
                    <w:rPr>
                      <w:szCs w:val="24"/>
                    </w:rPr>
                  </w:rPrChange>
                </w:rPr>
                <w:t xml:space="preserve"> </w:t>
              </w:r>
              <w:proofErr w:type="spellStart"/>
              <w:r w:rsidRPr="00D931E6">
                <w:rPr>
                  <w:sz w:val="26"/>
                  <w:szCs w:val="26"/>
                  <w:rPrChange w:id="1792" w:author="Công Nguyễn Văn" w:date="2019-09-04T10:22:00Z">
                    <w:rPr>
                      <w:szCs w:val="24"/>
                    </w:rPr>
                  </w:rPrChange>
                </w:rPr>
                <w:t>sách</w:t>
              </w:r>
              <w:proofErr w:type="spellEnd"/>
              <w:r w:rsidRPr="00D931E6">
                <w:rPr>
                  <w:sz w:val="26"/>
                  <w:szCs w:val="26"/>
                  <w:rPrChange w:id="1793" w:author="Công Nguyễn Văn" w:date="2019-09-04T10:22:00Z">
                    <w:rPr>
                      <w:szCs w:val="24"/>
                    </w:rPr>
                  </w:rPrChange>
                </w:rPr>
                <w:t>.</w:t>
              </w:r>
            </w:ins>
          </w:p>
          <w:p w14:paraId="280A8D7B" w14:textId="7BDCBF20" w:rsidR="00D931E6" w:rsidRPr="00D931E6" w:rsidRDefault="00D931E6">
            <w:pPr>
              <w:pStyle w:val="Table"/>
              <w:numPr>
                <w:ilvl w:val="0"/>
                <w:numId w:val="38"/>
              </w:numPr>
              <w:jc w:val="left"/>
              <w:rPr>
                <w:szCs w:val="24"/>
                <w:rPrChange w:id="1794" w:author="Công Nguyễn Văn" w:date="2019-09-04T10:22:00Z">
                  <w:rPr>
                    <w:sz w:val="26"/>
                    <w:szCs w:val="26"/>
                  </w:rPr>
                </w:rPrChange>
              </w:rPr>
              <w:pPrChange w:id="1795" w:author="Công Nguyễn Văn" w:date="2019-09-04T10:22:00Z">
                <w:pPr/>
              </w:pPrChange>
            </w:pPr>
            <w:proofErr w:type="spellStart"/>
            <w:ins w:id="1796" w:author="Công Nguyễn Văn" w:date="2019-09-04T10:22:00Z">
              <w:r w:rsidRPr="00D931E6">
                <w:rPr>
                  <w:sz w:val="26"/>
                  <w:szCs w:val="26"/>
                  <w:rPrChange w:id="1797" w:author="Công Nguyễn Văn" w:date="2019-09-04T10:22:00Z">
                    <w:rPr>
                      <w:szCs w:val="24"/>
                    </w:rPr>
                  </w:rPrChange>
                </w:rPr>
                <w:t>Cập</w:t>
              </w:r>
              <w:proofErr w:type="spellEnd"/>
              <w:r w:rsidRPr="00D931E6">
                <w:rPr>
                  <w:sz w:val="26"/>
                  <w:szCs w:val="26"/>
                  <w:rPrChange w:id="1798" w:author="Công Nguyễn Văn" w:date="2019-09-04T10:22:00Z">
                    <w:rPr>
                      <w:szCs w:val="24"/>
                    </w:rPr>
                  </w:rPrChange>
                </w:rPr>
                <w:t xml:space="preserve"> </w:t>
              </w:r>
              <w:proofErr w:type="spellStart"/>
              <w:r w:rsidRPr="00D931E6">
                <w:rPr>
                  <w:sz w:val="26"/>
                  <w:szCs w:val="26"/>
                  <w:rPrChange w:id="1799" w:author="Công Nguyễn Văn" w:date="2019-09-04T10:22:00Z">
                    <w:rPr>
                      <w:szCs w:val="24"/>
                    </w:rPr>
                  </w:rPrChange>
                </w:rPr>
                <w:t>nhập</w:t>
              </w:r>
              <w:proofErr w:type="spellEnd"/>
              <w:r w:rsidRPr="00D931E6">
                <w:rPr>
                  <w:sz w:val="26"/>
                  <w:szCs w:val="26"/>
                  <w:rPrChange w:id="1800" w:author="Công Nguyễn Văn" w:date="2019-09-04T10:22:00Z">
                    <w:rPr>
                      <w:szCs w:val="24"/>
                    </w:rPr>
                  </w:rPrChange>
                </w:rPr>
                <w:t xml:space="preserve"> </w:t>
              </w:r>
              <w:proofErr w:type="spellStart"/>
              <w:r w:rsidRPr="00D931E6">
                <w:rPr>
                  <w:sz w:val="26"/>
                  <w:szCs w:val="26"/>
                  <w:rPrChange w:id="1801" w:author="Công Nguyễn Văn" w:date="2019-09-04T10:22:00Z">
                    <w:rPr>
                      <w:szCs w:val="24"/>
                    </w:rPr>
                  </w:rPrChange>
                </w:rPr>
                <w:t>lại</w:t>
              </w:r>
              <w:proofErr w:type="spellEnd"/>
              <w:r w:rsidRPr="00D931E6">
                <w:rPr>
                  <w:sz w:val="26"/>
                  <w:szCs w:val="26"/>
                  <w:rPrChange w:id="1802" w:author="Công Nguyễn Văn" w:date="2019-09-04T10:22:00Z">
                    <w:rPr>
                      <w:szCs w:val="24"/>
                    </w:rPr>
                  </w:rPrChange>
                </w:rPr>
                <w:t xml:space="preserve"> </w:t>
              </w:r>
              <w:proofErr w:type="spellStart"/>
              <w:r w:rsidRPr="00D931E6">
                <w:rPr>
                  <w:sz w:val="26"/>
                  <w:szCs w:val="26"/>
                  <w:rPrChange w:id="1803" w:author="Công Nguyễn Văn" w:date="2019-09-04T10:22:00Z">
                    <w:rPr>
                      <w:szCs w:val="24"/>
                    </w:rPr>
                  </w:rPrChange>
                </w:rPr>
                <w:t>danh</w:t>
              </w:r>
              <w:proofErr w:type="spellEnd"/>
              <w:r w:rsidRPr="00D931E6">
                <w:rPr>
                  <w:sz w:val="26"/>
                  <w:szCs w:val="26"/>
                  <w:rPrChange w:id="1804" w:author="Công Nguyễn Văn" w:date="2019-09-04T10:22:00Z">
                    <w:rPr>
                      <w:szCs w:val="24"/>
                    </w:rPr>
                  </w:rPrChange>
                </w:rPr>
                <w:t xml:space="preserve"> </w:t>
              </w:r>
              <w:proofErr w:type="spellStart"/>
              <w:r w:rsidRPr="00D931E6">
                <w:rPr>
                  <w:sz w:val="26"/>
                  <w:szCs w:val="26"/>
                  <w:rPrChange w:id="1805" w:author="Công Nguyễn Văn" w:date="2019-09-04T10:22:00Z">
                    <w:rPr>
                      <w:szCs w:val="24"/>
                    </w:rPr>
                  </w:rPrChange>
                </w:rPr>
                <w:t>sách</w:t>
              </w:r>
              <w:proofErr w:type="spellEnd"/>
              <w:r w:rsidRPr="00D931E6">
                <w:rPr>
                  <w:sz w:val="26"/>
                  <w:szCs w:val="26"/>
                  <w:rPrChange w:id="1806" w:author="Công Nguyễn Văn" w:date="2019-09-04T10:22:00Z">
                    <w:rPr>
                      <w:szCs w:val="24"/>
                    </w:rPr>
                  </w:rPrChange>
                </w:rPr>
                <w:t xml:space="preserve"> </w:t>
              </w:r>
            </w:ins>
            <w:proofErr w:type="spellStart"/>
            <w:ins w:id="1807" w:author="Công Nguyễn Văn" w:date="2019-09-04T10:23:00Z">
              <w:r>
                <w:rPr>
                  <w:sz w:val="26"/>
                  <w:szCs w:val="26"/>
                </w:rPr>
                <w:t>câu</w:t>
              </w:r>
              <w:proofErr w:type="spellEnd"/>
              <w:r>
                <w:rPr>
                  <w:sz w:val="26"/>
                  <w:szCs w:val="26"/>
                </w:rPr>
                <w:t xml:space="preserve"> </w:t>
              </w:r>
              <w:proofErr w:type="spellStart"/>
              <w:r>
                <w:rPr>
                  <w:sz w:val="26"/>
                  <w:szCs w:val="26"/>
                </w:rPr>
                <w:t>hỏi</w:t>
              </w:r>
            </w:ins>
            <w:proofErr w:type="spellEnd"/>
          </w:p>
        </w:tc>
      </w:tr>
      <w:tr w:rsidR="00346AC3" w14:paraId="3ED04143" w14:textId="77777777">
        <w:trPr>
          <w:trHeight w:val="1660"/>
          <w:jc w:val="center"/>
        </w:trPr>
        <w:tc>
          <w:tcPr>
            <w:tcW w:w="8685" w:type="dxa"/>
            <w:gridSpan w:val="5"/>
          </w:tcPr>
          <w:p w14:paraId="6516B240" w14:textId="77777777" w:rsidR="00346AC3" w:rsidRDefault="00346AC3" w:rsidP="00346AC3">
            <w:pPr>
              <w:rPr>
                <w:sz w:val="26"/>
                <w:szCs w:val="26"/>
              </w:rPr>
            </w:pPr>
            <w:r>
              <w:rPr>
                <w:sz w:val="26"/>
                <w:szCs w:val="26"/>
              </w:rPr>
              <w:t>Exception:</w:t>
            </w:r>
          </w:p>
          <w:p w14:paraId="2CB53573" w14:textId="10104A58" w:rsidR="00346AC3" w:rsidRDefault="00346AC3" w:rsidP="00346AC3">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p>
        </w:tc>
      </w:tr>
    </w:tbl>
    <w:p w14:paraId="280A8D7D" w14:textId="35813628" w:rsidR="003C592B" w:rsidRDefault="00983C1A" w:rsidP="00983C1A">
      <w:pPr>
        <w:pStyle w:val="Caption"/>
      </w:pPr>
      <w:del w:id="1808" w:author="Công Nguyễn Văn" w:date="2019-09-03T14:04:00Z">
        <w:r w:rsidDel="001A7828">
          <w:delText xml:space="preserve">Bảng 11 </w:delText>
        </w:r>
        <w:r w:rsidR="008F3BFF" w:rsidDel="001A7828">
          <w:fldChar w:fldCharType="begin"/>
        </w:r>
        <w:r w:rsidR="008F3BFF" w:rsidDel="001A7828">
          <w:delInstrText xml:space="preserve"> SEQ Bảng_11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question management</w:delText>
        </w:r>
      </w:del>
    </w:p>
    <w:p w14:paraId="280A8D7E" w14:textId="5D893EEF" w:rsidR="003C592B" w:rsidRDefault="003449FE" w:rsidP="00C10112">
      <w:pPr>
        <w:jc w:val="center"/>
      </w:pPr>
      <w:bookmarkStart w:id="1809" w:name="_19c6y18" w:colFirst="0" w:colLast="0"/>
      <w:bookmarkEnd w:id="1809"/>
      <w:proofErr w:type="spellStart"/>
      <w:r>
        <w:t>Bảng</w:t>
      </w:r>
      <w:proofErr w:type="spellEnd"/>
      <w:r>
        <w:t xml:space="preserve"> 1</w:t>
      </w:r>
      <w:r w:rsidR="00C10112">
        <w:t>1</w:t>
      </w:r>
      <w:r>
        <w:t xml:space="preserve">: </w:t>
      </w:r>
      <w:proofErr w:type="spellStart"/>
      <w:r>
        <w:t>Đặc</w:t>
      </w:r>
      <w:proofErr w:type="spellEnd"/>
      <w:r>
        <w:t xml:space="preserve"> </w:t>
      </w:r>
      <w:proofErr w:type="spellStart"/>
      <w:r>
        <w:t>tả</w:t>
      </w:r>
      <w:proofErr w:type="spellEnd"/>
      <w:r>
        <w:t xml:space="preserve"> use case question management</w:t>
      </w:r>
    </w:p>
    <w:p w14:paraId="280A8D7F" w14:textId="77777777" w:rsidR="003C592B" w:rsidRDefault="003C592B"/>
    <w:p w14:paraId="280A8D80" w14:textId="2BE9750D" w:rsidR="003C592B" w:rsidDel="00D03C52" w:rsidRDefault="003449FE">
      <w:pPr>
        <w:pStyle w:val="Heading3"/>
        <w:rPr>
          <w:del w:id="1810" w:author="Công Nguyễn Văn" w:date="2019-09-04T10:23:00Z"/>
        </w:rPr>
      </w:pPr>
      <w:del w:id="1811" w:author="Công Nguyễn Văn" w:date="2019-09-04T10:23:00Z">
        <w:r w:rsidDel="00D03C52">
          <w:delText xml:space="preserve">UC12:Thêm Question </w:delText>
        </w:r>
      </w:del>
    </w:p>
    <w:tbl>
      <w:tblPr>
        <w:tblStyle w:val="ac"/>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D03C52" w14:paraId="280A8D84" w14:textId="6D254071">
        <w:trPr>
          <w:trHeight w:val="480"/>
          <w:jc w:val="center"/>
          <w:del w:id="1812" w:author="Công Nguyễn Văn" w:date="2019-09-04T10:23:00Z"/>
        </w:trPr>
        <w:tc>
          <w:tcPr>
            <w:tcW w:w="6315" w:type="dxa"/>
            <w:gridSpan w:val="3"/>
          </w:tcPr>
          <w:p w14:paraId="280A8D81" w14:textId="40B2336B" w:rsidR="003C592B" w:rsidDel="00D03C52" w:rsidRDefault="003449FE">
            <w:pPr>
              <w:rPr>
                <w:del w:id="1813" w:author="Công Nguyễn Văn" w:date="2019-09-04T10:23:00Z"/>
                <w:sz w:val="26"/>
                <w:szCs w:val="26"/>
              </w:rPr>
            </w:pPr>
            <w:del w:id="1814" w:author="Công Nguyễn Văn" w:date="2019-09-04T10:23:00Z">
              <w:r w:rsidDel="00D03C52">
                <w:rPr>
                  <w:sz w:val="26"/>
                  <w:szCs w:val="26"/>
                </w:rPr>
                <w:delText>Use Case: Thêm question</w:delText>
              </w:r>
            </w:del>
          </w:p>
        </w:tc>
        <w:tc>
          <w:tcPr>
            <w:tcW w:w="900" w:type="dxa"/>
            <w:shd w:val="clear" w:color="auto" w:fill="auto"/>
          </w:tcPr>
          <w:p w14:paraId="280A8D82" w14:textId="0D7FA4F6" w:rsidR="003C592B" w:rsidDel="00D03C52" w:rsidRDefault="003449FE">
            <w:pPr>
              <w:rPr>
                <w:del w:id="1815" w:author="Công Nguyễn Văn" w:date="2019-09-04T10:23:00Z"/>
                <w:sz w:val="26"/>
                <w:szCs w:val="26"/>
              </w:rPr>
            </w:pPr>
            <w:del w:id="1816" w:author="Công Nguyễn Văn" w:date="2019-09-04T10:23:00Z">
              <w:r w:rsidDel="00D03C52">
                <w:rPr>
                  <w:sz w:val="26"/>
                  <w:szCs w:val="26"/>
                </w:rPr>
                <w:delText>ID:1</w:delText>
              </w:r>
              <w:r w:rsidR="003179D3" w:rsidDel="00D03C52">
                <w:rPr>
                  <w:sz w:val="26"/>
                  <w:szCs w:val="26"/>
                </w:rPr>
                <w:delText>2</w:delText>
              </w:r>
            </w:del>
          </w:p>
        </w:tc>
        <w:tc>
          <w:tcPr>
            <w:tcW w:w="1470" w:type="dxa"/>
            <w:shd w:val="clear" w:color="auto" w:fill="auto"/>
          </w:tcPr>
          <w:p w14:paraId="280A8D83" w14:textId="0BBD02E8" w:rsidR="003C592B" w:rsidDel="00D03C52" w:rsidRDefault="003449FE">
            <w:pPr>
              <w:rPr>
                <w:del w:id="1817" w:author="Công Nguyễn Văn" w:date="2019-09-04T10:23:00Z"/>
                <w:sz w:val="26"/>
                <w:szCs w:val="26"/>
              </w:rPr>
            </w:pPr>
            <w:del w:id="1818" w:author="Công Nguyễn Văn" w:date="2019-09-04T10:23:00Z">
              <w:r w:rsidDel="00D03C52">
                <w:rPr>
                  <w:sz w:val="26"/>
                  <w:szCs w:val="26"/>
                </w:rPr>
                <w:delText>Importance Level: High</w:delText>
              </w:r>
            </w:del>
          </w:p>
        </w:tc>
      </w:tr>
      <w:tr w:rsidR="003C592B" w:rsidDel="00D03C52" w14:paraId="280A8D87" w14:textId="47D15134">
        <w:trPr>
          <w:trHeight w:val="480"/>
          <w:jc w:val="center"/>
          <w:del w:id="1819" w:author="Công Nguyễn Văn" w:date="2019-09-04T10:23:00Z"/>
        </w:trPr>
        <w:tc>
          <w:tcPr>
            <w:tcW w:w="3945" w:type="dxa"/>
            <w:gridSpan w:val="2"/>
          </w:tcPr>
          <w:p w14:paraId="280A8D85" w14:textId="281FEBE0" w:rsidR="003C592B" w:rsidDel="00D03C52" w:rsidRDefault="003449FE">
            <w:pPr>
              <w:rPr>
                <w:del w:id="1820" w:author="Công Nguyễn Văn" w:date="2019-09-04T10:23:00Z"/>
                <w:sz w:val="26"/>
                <w:szCs w:val="26"/>
              </w:rPr>
            </w:pPr>
            <w:del w:id="1821" w:author="Công Nguyễn Văn" w:date="2019-09-04T10:23:00Z">
              <w:r w:rsidDel="00D03C52">
                <w:rPr>
                  <w:sz w:val="26"/>
                  <w:szCs w:val="26"/>
                </w:rPr>
                <w:delText>Primary Actor: Admin</w:delText>
              </w:r>
            </w:del>
          </w:p>
        </w:tc>
        <w:tc>
          <w:tcPr>
            <w:tcW w:w="4740" w:type="dxa"/>
            <w:gridSpan w:val="3"/>
            <w:shd w:val="clear" w:color="auto" w:fill="auto"/>
          </w:tcPr>
          <w:p w14:paraId="280A8D86" w14:textId="421557AD" w:rsidR="003C592B" w:rsidDel="00D03C52" w:rsidRDefault="003449FE">
            <w:pPr>
              <w:rPr>
                <w:del w:id="1822" w:author="Công Nguyễn Văn" w:date="2019-09-04T10:23:00Z"/>
                <w:sz w:val="26"/>
                <w:szCs w:val="26"/>
              </w:rPr>
            </w:pPr>
            <w:del w:id="1823" w:author="Công Nguyễn Văn" w:date="2019-09-04T10:23:00Z">
              <w:r w:rsidDel="00D03C52">
                <w:rPr>
                  <w:sz w:val="26"/>
                  <w:szCs w:val="26"/>
                </w:rPr>
                <w:delText>User Case Type: Add, Essential</w:delText>
              </w:r>
            </w:del>
          </w:p>
        </w:tc>
      </w:tr>
      <w:tr w:rsidR="003C592B" w:rsidDel="00D03C52" w14:paraId="280A8D8A" w14:textId="7B96A736">
        <w:trPr>
          <w:trHeight w:val="1520"/>
          <w:jc w:val="center"/>
          <w:del w:id="1824" w:author="Công Nguyễn Văn" w:date="2019-09-04T10:23:00Z"/>
        </w:trPr>
        <w:tc>
          <w:tcPr>
            <w:tcW w:w="8685" w:type="dxa"/>
            <w:gridSpan w:val="5"/>
          </w:tcPr>
          <w:p w14:paraId="280A8D88" w14:textId="5C26301D" w:rsidR="003C592B" w:rsidDel="00D03C52" w:rsidRDefault="003449FE">
            <w:pPr>
              <w:rPr>
                <w:del w:id="1825" w:author="Công Nguyễn Văn" w:date="2019-09-04T10:23:00Z"/>
                <w:sz w:val="26"/>
                <w:szCs w:val="26"/>
              </w:rPr>
            </w:pPr>
            <w:del w:id="1826" w:author="Công Nguyễn Văn" w:date="2019-09-04T10:23:00Z">
              <w:r w:rsidDel="00D03C52">
                <w:rPr>
                  <w:sz w:val="26"/>
                  <w:szCs w:val="26"/>
                </w:rPr>
                <w:delText>Stakeholders and Interests:</w:delText>
              </w:r>
            </w:del>
          </w:p>
          <w:p w14:paraId="280A8D89" w14:textId="587AD6FE" w:rsidR="003C592B" w:rsidDel="00D03C52" w:rsidRDefault="003449FE">
            <w:pPr>
              <w:rPr>
                <w:del w:id="1827" w:author="Công Nguyễn Văn" w:date="2019-09-04T10:23:00Z"/>
                <w:sz w:val="26"/>
                <w:szCs w:val="26"/>
              </w:rPr>
            </w:pPr>
            <w:del w:id="1828" w:author="Công Nguyễn Văn" w:date="2019-09-04T10:23:00Z">
              <w:r w:rsidDel="00D03C52">
                <w:rPr>
                  <w:sz w:val="26"/>
                  <w:szCs w:val="26"/>
                </w:rPr>
                <w:delText xml:space="preserve">      Quản trị viên muốn thêm mới câu hỏi vào ngân hàng câu hỏi</w:delText>
              </w:r>
            </w:del>
          </w:p>
        </w:tc>
      </w:tr>
      <w:tr w:rsidR="003C592B" w:rsidDel="00D03C52" w14:paraId="280A8D8C" w14:textId="415BB5AB">
        <w:trPr>
          <w:trHeight w:val="780"/>
          <w:jc w:val="center"/>
          <w:del w:id="1829" w:author="Công Nguyễn Văn" w:date="2019-09-04T10:23:00Z"/>
        </w:trPr>
        <w:tc>
          <w:tcPr>
            <w:tcW w:w="8685" w:type="dxa"/>
            <w:gridSpan w:val="5"/>
          </w:tcPr>
          <w:p w14:paraId="280A8D8B" w14:textId="3E0783E5" w:rsidR="003C592B" w:rsidDel="00D03C52" w:rsidRDefault="003449FE">
            <w:pPr>
              <w:rPr>
                <w:del w:id="1830" w:author="Công Nguyễn Văn" w:date="2019-09-04T10:23:00Z"/>
                <w:sz w:val="26"/>
                <w:szCs w:val="26"/>
              </w:rPr>
            </w:pPr>
            <w:del w:id="1831" w:author="Công Nguyễn Văn" w:date="2019-09-04T10:23:00Z">
              <w:r w:rsidDel="00D03C52">
                <w:rPr>
                  <w:sz w:val="26"/>
                  <w:szCs w:val="26"/>
                </w:rPr>
                <w:delText>Brief Description: Thêm question vào hệ thống</w:delText>
              </w:r>
            </w:del>
          </w:p>
        </w:tc>
      </w:tr>
      <w:tr w:rsidR="003C592B" w:rsidDel="00D03C52" w14:paraId="280A8D8F" w14:textId="3F38F71B">
        <w:trPr>
          <w:trHeight w:val="720"/>
          <w:jc w:val="center"/>
          <w:del w:id="1832" w:author="Công Nguyễn Văn" w:date="2019-09-04T10:23:00Z"/>
        </w:trPr>
        <w:tc>
          <w:tcPr>
            <w:tcW w:w="1365" w:type="dxa"/>
          </w:tcPr>
          <w:p w14:paraId="280A8D8D" w14:textId="3DB58D32" w:rsidR="003C592B" w:rsidDel="00D03C52" w:rsidRDefault="003449FE">
            <w:pPr>
              <w:rPr>
                <w:del w:id="1833" w:author="Công Nguyễn Văn" w:date="2019-09-04T10:23:00Z"/>
                <w:sz w:val="26"/>
                <w:szCs w:val="26"/>
              </w:rPr>
            </w:pPr>
            <w:del w:id="1834" w:author="Công Nguyễn Văn" w:date="2019-09-04T10:23:00Z">
              <w:r w:rsidDel="00D03C52">
                <w:rPr>
                  <w:sz w:val="26"/>
                  <w:szCs w:val="26"/>
                </w:rPr>
                <w:delText>Trigger:</w:delText>
              </w:r>
            </w:del>
          </w:p>
        </w:tc>
        <w:tc>
          <w:tcPr>
            <w:tcW w:w="7320" w:type="dxa"/>
            <w:gridSpan w:val="4"/>
            <w:shd w:val="clear" w:color="auto" w:fill="auto"/>
          </w:tcPr>
          <w:p w14:paraId="280A8D8E" w14:textId="5ADF2FC8" w:rsidR="003C592B" w:rsidDel="00D03C52" w:rsidRDefault="003449FE">
            <w:pPr>
              <w:rPr>
                <w:del w:id="1835" w:author="Công Nguyễn Văn" w:date="2019-09-04T10:23:00Z"/>
                <w:sz w:val="26"/>
                <w:szCs w:val="26"/>
              </w:rPr>
            </w:pPr>
            <w:del w:id="1836" w:author="Công Nguyễn Văn" w:date="2019-09-04T10:23:00Z">
              <w:r w:rsidDel="00D03C52">
                <w:rPr>
                  <w:sz w:val="26"/>
                  <w:szCs w:val="26"/>
                </w:rPr>
                <w:delText>Quản trị viên truy cập vào hệ thống để thực hiện thêm mới câu hỏi</w:delText>
              </w:r>
            </w:del>
          </w:p>
        </w:tc>
      </w:tr>
      <w:tr w:rsidR="003C592B" w:rsidDel="00D03C52" w14:paraId="280A8D92" w14:textId="7DE005F1">
        <w:trPr>
          <w:trHeight w:val="780"/>
          <w:jc w:val="center"/>
          <w:del w:id="1837" w:author="Công Nguyễn Văn" w:date="2019-09-04T10:23:00Z"/>
        </w:trPr>
        <w:tc>
          <w:tcPr>
            <w:tcW w:w="1365" w:type="dxa"/>
          </w:tcPr>
          <w:p w14:paraId="280A8D90" w14:textId="284F8EBC" w:rsidR="003C592B" w:rsidDel="00D03C52" w:rsidRDefault="003449FE">
            <w:pPr>
              <w:rPr>
                <w:del w:id="1838" w:author="Công Nguyễn Văn" w:date="2019-09-04T10:23:00Z"/>
                <w:sz w:val="26"/>
                <w:szCs w:val="26"/>
              </w:rPr>
            </w:pPr>
            <w:del w:id="1839" w:author="Công Nguyễn Văn" w:date="2019-09-04T10:23:00Z">
              <w:r w:rsidDel="00D03C52">
                <w:rPr>
                  <w:sz w:val="26"/>
                  <w:szCs w:val="26"/>
                </w:rPr>
                <w:delText>Type:</w:delText>
              </w:r>
            </w:del>
          </w:p>
        </w:tc>
        <w:tc>
          <w:tcPr>
            <w:tcW w:w="7320" w:type="dxa"/>
            <w:gridSpan w:val="4"/>
            <w:shd w:val="clear" w:color="auto" w:fill="auto"/>
          </w:tcPr>
          <w:p w14:paraId="280A8D91" w14:textId="5EC31A97" w:rsidR="003C592B" w:rsidDel="00D03C52" w:rsidRDefault="003449FE">
            <w:pPr>
              <w:rPr>
                <w:del w:id="1840" w:author="Công Nguyễn Văn" w:date="2019-09-04T10:23:00Z"/>
                <w:sz w:val="26"/>
                <w:szCs w:val="26"/>
              </w:rPr>
            </w:pPr>
            <w:del w:id="1841" w:author="Công Nguyễn Văn" w:date="2019-09-04T10:23:00Z">
              <w:r w:rsidDel="00D03C52">
                <w:rPr>
                  <w:sz w:val="26"/>
                  <w:szCs w:val="26"/>
                </w:rPr>
                <w:delText>Concrete</w:delText>
              </w:r>
            </w:del>
          </w:p>
        </w:tc>
      </w:tr>
      <w:tr w:rsidR="003C592B" w:rsidDel="00D03C52" w14:paraId="280A8D94" w14:textId="43A21743">
        <w:trPr>
          <w:trHeight w:val="640"/>
          <w:jc w:val="center"/>
          <w:del w:id="1842" w:author="Công Nguyễn Văn" w:date="2019-09-04T10:23:00Z"/>
        </w:trPr>
        <w:tc>
          <w:tcPr>
            <w:tcW w:w="8685" w:type="dxa"/>
            <w:gridSpan w:val="5"/>
          </w:tcPr>
          <w:p w14:paraId="280A8D93" w14:textId="02A65F49" w:rsidR="003C592B" w:rsidDel="00D03C52" w:rsidRDefault="003449FE">
            <w:pPr>
              <w:rPr>
                <w:del w:id="1843" w:author="Công Nguyễn Văn" w:date="2019-09-04T10:23:00Z"/>
                <w:sz w:val="26"/>
                <w:szCs w:val="26"/>
              </w:rPr>
            </w:pPr>
            <w:del w:id="1844" w:author="Công Nguyễn Văn" w:date="2019-09-04T10:23:00Z">
              <w:r w:rsidDel="00D03C52">
                <w:rPr>
                  <w:sz w:val="26"/>
                  <w:szCs w:val="26"/>
                </w:rPr>
                <w:delText>Relationships:</w:delText>
              </w:r>
              <w:r w:rsidR="00346AC3" w:rsidDel="00D03C52">
                <w:rPr>
                  <w:sz w:val="26"/>
                  <w:szCs w:val="26"/>
                </w:rPr>
                <w:delText>Question management</w:delText>
              </w:r>
            </w:del>
          </w:p>
        </w:tc>
      </w:tr>
      <w:tr w:rsidR="003C592B" w:rsidDel="00D03C52" w14:paraId="280A8D97" w14:textId="60109EF9">
        <w:trPr>
          <w:trHeight w:val="880"/>
          <w:jc w:val="center"/>
          <w:del w:id="1845" w:author="Công Nguyễn Văn" w:date="2019-09-04T10:23:00Z"/>
        </w:trPr>
        <w:tc>
          <w:tcPr>
            <w:tcW w:w="8685" w:type="dxa"/>
            <w:gridSpan w:val="5"/>
          </w:tcPr>
          <w:p w14:paraId="280A8D95" w14:textId="3DD4E44C" w:rsidR="003C592B" w:rsidDel="00D03C52" w:rsidRDefault="003449FE">
            <w:pPr>
              <w:rPr>
                <w:del w:id="1846" w:author="Công Nguyễn Văn" w:date="2019-09-04T10:23:00Z"/>
                <w:sz w:val="26"/>
                <w:szCs w:val="26"/>
              </w:rPr>
            </w:pPr>
            <w:del w:id="1847" w:author="Công Nguyễn Văn" w:date="2019-09-04T10:23:00Z">
              <w:r w:rsidDel="00D03C52">
                <w:rPr>
                  <w:sz w:val="26"/>
                  <w:szCs w:val="26"/>
                </w:rPr>
                <w:delText xml:space="preserve">Association: </w:delText>
              </w:r>
              <w:r w:rsidR="00346AC3" w:rsidDel="00D03C52">
                <w:rPr>
                  <w:sz w:val="26"/>
                  <w:szCs w:val="26"/>
                </w:rPr>
                <w:delText>Admin</w:delText>
              </w:r>
            </w:del>
          </w:p>
          <w:p w14:paraId="280A8D96" w14:textId="2B470ED4" w:rsidR="003C592B" w:rsidDel="00D03C52" w:rsidRDefault="003C592B">
            <w:pPr>
              <w:rPr>
                <w:del w:id="1848" w:author="Công Nguyễn Văn" w:date="2019-09-04T10:23:00Z"/>
                <w:sz w:val="26"/>
                <w:szCs w:val="26"/>
              </w:rPr>
            </w:pPr>
          </w:p>
        </w:tc>
      </w:tr>
      <w:tr w:rsidR="003C592B" w:rsidDel="00D03C52" w14:paraId="280A8D9F" w14:textId="1AA1FECF">
        <w:trPr>
          <w:trHeight w:val="1640"/>
          <w:jc w:val="center"/>
          <w:del w:id="1849" w:author="Công Nguyễn Văn" w:date="2019-09-04T10:23:00Z"/>
        </w:trPr>
        <w:tc>
          <w:tcPr>
            <w:tcW w:w="8685" w:type="dxa"/>
            <w:gridSpan w:val="5"/>
          </w:tcPr>
          <w:p w14:paraId="280A8D98" w14:textId="068C73C1" w:rsidR="003C592B" w:rsidDel="00D03C52" w:rsidRDefault="003449FE">
            <w:pPr>
              <w:rPr>
                <w:del w:id="1850" w:author="Công Nguyễn Văn" w:date="2019-09-04T10:23:00Z"/>
                <w:sz w:val="26"/>
                <w:szCs w:val="26"/>
              </w:rPr>
            </w:pPr>
            <w:del w:id="1851" w:author="Công Nguyễn Văn" w:date="2019-09-04T10:23:00Z">
              <w:r w:rsidDel="00D03C52">
                <w:rPr>
                  <w:sz w:val="26"/>
                  <w:szCs w:val="26"/>
                </w:rPr>
                <w:delText>Normal Flow of Events:</w:delText>
              </w:r>
            </w:del>
          </w:p>
          <w:p w14:paraId="369ED9AE" w14:textId="1F3E04BA" w:rsidR="003C592B" w:rsidDel="00D03C52" w:rsidRDefault="00346AC3" w:rsidP="00346AC3">
            <w:pPr>
              <w:pStyle w:val="ListParagraph"/>
              <w:numPr>
                <w:ilvl w:val="0"/>
                <w:numId w:val="24"/>
              </w:numPr>
              <w:rPr>
                <w:del w:id="1852" w:author="Công Nguyễn Văn" w:date="2019-09-04T10:23:00Z"/>
                <w:sz w:val="26"/>
                <w:szCs w:val="26"/>
              </w:rPr>
            </w:pPr>
            <w:del w:id="1853" w:author="Công Nguyễn Văn" w:date="2019-09-04T10:23:00Z">
              <w:r w:rsidDel="00D03C52">
                <w:rPr>
                  <w:sz w:val="26"/>
                  <w:szCs w:val="26"/>
                </w:rPr>
                <w:delText>Thực hiện use case question management</w:delText>
              </w:r>
            </w:del>
          </w:p>
          <w:p w14:paraId="4CCB0B1D" w14:textId="4804159A" w:rsidR="00346AC3" w:rsidDel="00D03C52" w:rsidRDefault="00346AC3" w:rsidP="00346AC3">
            <w:pPr>
              <w:pStyle w:val="ListParagraph"/>
              <w:numPr>
                <w:ilvl w:val="0"/>
                <w:numId w:val="24"/>
              </w:numPr>
              <w:rPr>
                <w:del w:id="1854" w:author="Công Nguyễn Văn" w:date="2019-09-04T10:23:00Z"/>
                <w:sz w:val="26"/>
                <w:szCs w:val="26"/>
              </w:rPr>
            </w:pPr>
            <w:del w:id="1855" w:author="Công Nguyễn Văn" w:date="2019-09-04T10:23:00Z">
              <w:r w:rsidDel="00D03C52">
                <w:rPr>
                  <w:sz w:val="26"/>
                  <w:szCs w:val="26"/>
                </w:rPr>
                <w:delText>Thêm câu hỏi</w:delText>
              </w:r>
            </w:del>
          </w:p>
          <w:p w14:paraId="16713A3F" w14:textId="761D0E68" w:rsidR="00346AC3" w:rsidDel="00D03C52" w:rsidRDefault="00346AC3" w:rsidP="00346AC3">
            <w:pPr>
              <w:pStyle w:val="ListParagraph"/>
              <w:numPr>
                <w:ilvl w:val="0"/>
                <w:numId w:val="24"/>
              </w:numPr>
              <w:rPr>
                <w:del w:id="1856" w:author="Công Nguyễn Văn" w:date="2019-09-04T10:23:00Z"/>
                <w:sz w:val="26"/>
                <w:szCs w:val="26"/>
              </w:rPr>
            </w:pPr>
            <w:del w:id="1857" w:author="Công Nguyễn Văn" w:date="2019-09-04T10:23:00Z">
              <w:r w:rsidDel="00D03C52">
                <w:rPr>
                  <w:sz w:val="26"/>
                  <w:szCs w:val="26"/>
                </w:rPr>
                <w:delText>Nhập thông tin câu hỏi vào các trường trong form thêm mới</w:delText>
              </w:r>
            </w:del>
          </w:p>
          <w:p w14:paraId="280A8D9E" w14:textId="709EE41C" w:rsidR="00346AC3" w:rsidRPr="00346AC3" w:rsidDel="00D03C52" w:rsidRDefault="00346AC3" w:rsidP="00346AC3">
            <w:pPr>
              <w:pStyle w:val="ListParagraph"/>
              <w:numPr>
                <w:ilvl w:val="0"/>
                <w:numId w:val="24"/>
              </w:numPr>
              <w:rPr>
                <w:del w:id="1858" w:author="Công Nguyễn Văn" w:date="2019-09-04T10:23:00Z"/>
                <w:sz w:val="26"/>
                <w:szCs w:val="26"/>
              </w:rPr>
            </w:pPr>
            <w:del w:id="1859" w:author="Công Nguyễn Văn" w:date="2019-09-03T13:57:00Z">
              <w:r w:rsidDel="00291FF1">
                <w:rPr>
                  <w:sz w:val="26"/>
                  <w:szCs w:val="26"/>
                </w:rPr>
                <w:delText>Nhấn thêm mới để thêm câu hỏi vào hệ thông</w:delText>
              </w:r>
            </w:del>
          </w:p>
        </w:tc>
      </w:tr>
      <w:tr w:rsidR="003C592B" w:rsidDel="00D03C52" w14:paraId="280A8DA4" w14:textId="248CD41D">
        <w:trPr>
          <w:trHeight w:val="1660"/>
          <w:jc w:val="center"/>
          <w:del w:id="1860" w:author="Công Nguyễn Văn" w:date="2019-09-04T10:23:00Z"/>
        </w:trPr>
        <w:tc>
          <w:tcPr>
            <w:tcW w:w="8685" w:type="dxa"/>
            <w:gridSpan w:val="5"/>
          </w:tcPr>
          <w:p w14:paraId="280A8DA0" w14:textId="7D9E6708" w:rsidR="003C592B" w:rsidDel="00D03C52" w:rsidRDefault="003449FE">
            <w:pPr>
              <w:rPr>
                <w:del w:id="1861" w:author="Công Nguyễn Văn" w:date="2019-09-04T10:23:00Z"/>
                <w:sz w:val="26"/>
                <w:szCs w:val="26"/>
              </w:rPr>
            </w:pPr>
            <w:del w:id="1862" w:author="Công Nguyễn Văn" w:date="2019-09-04T10:23:00Z">
              <w:r w:rsidDel="00D03C52">
                <w:rPr>
                  <w:sz w:val="26"/>
                  <w:szCs w:val="26"/>
                </w:rPr>
                <w:delText xml:space="preserve">SubFlows: </w:delText>
              </w:r>
            </w:del>
          </w:p>
          <w:p w14:paraId="280A8DA3" w14:textId="3ACB4E6F" w:rsidR="003C592B" w:rsidDel="00D03C52" w:rsidRDefault="00346AC3" w:rsidP="00983C1A">
            <w:pPr>
              <w:keepNext/>
              <w:rPr>
                <w:del w:id="1863" w:author="Công Nguyễn Văn" w:date="2019-09-04T10:23:00Z"/>
                <w:sz w:val="26"/>
                <w:szCs w:val="26"/>
              </w:rPr>
            </w:pPr>
            <w:del w:id="1864" w:author="Công Nguyễn Văn" w:date="2019-09-04T10:23:00Z">
              <w:r w:rsidDel="00D03C52">
                <w:rPr>
                  <w:sz w:val="26"/>
                  <w:szCs w:val="26"/>
                </w:rPr>
                <w:delText>2-Thêm câu hỏi bằng import file excel</w:delText>
              </w:r>
            </w:del>
          </w:p>
        </w:tc>
      </w:tr>
      <w:tr w:rsidR="00346AC3" w:rsidDel="00D03C52" w14:paraId="6128690E" w14:textId="2CE688B0">
        <w:trPr>
          <w:trHeight w:val="1660"/>
          <w:jc w:val="center"/>
          <w:del w:id="1865" w:author="Công Nguyễn Văn" w:date="2019-09-04T10:23:00Z"/>
        </w:trPr>
        <w:tc>
          <w:tcPr>
            <w:tcW w:w="8685" w:type="dxa"/>
            <w:gridSpan w:val="5"/>
          </w:tcPr>
          <w:p w14:paraId="1C91BD51" w14:textId="520B5302" w:rsidR="00346AC3" w:rsidDel="00D03C52" w:rsidRDefault="00346AC3">
            <w:pPr>
              <w:rPr>
                <w:del w:id="1866" w:author="Công Nguyễn Văn" w:date="2019-09-04T10:23:00Z"/>
                <w:sz w:val="26"/>
                <w:szCs w:val="26"/>
              </w:rPr>
            </w:pPr>
            <w:del w:id="1867" w:author="Công Nguyễn Văn" w:date="2019-09-04T10:23:00Z">
              <w:r w:rsidDel="00D03C52">
                <w:rPr>
                  <w:sz w:val="26"/>
                  <w:szCs w:val="26"/>
                </w:rPr>
                <w:delText>Exception:</w:delText>
              </w:r>
            </w:del>
          </w:p>
          <w:p w14:paraId="73D22D7F" w14:textId="5C11AB53" w:rsidR="00346AC3" w:rsidDel="00D03C52" w:rsidRDefault="00346AC3">
            <w:pPr>
              <w:rPr>
                <w:del w:id="1868" w:author="Công Nguyễn Văn" w:date="2019-09-04T10:23:00Z"/>
                <w:sz w:val="26"/>
                <w:szCs w:val="26"/>
              </w:rPr>
            </w:pPr>
            <w:del w:id="1869" w:author="Công Nguyễn Văn" w:date="2019-09-04T10:23:00Z">
              <w:r w:rsidDel="00D03C52">
                <w:rPr>
                  <w:sz w:val="26"/>
                  <w:szCs w:val="26"/>
                </w:rPr>
                <w:delText>-Hệ thống báo lỗi validation khi nhập sai các trường</w:delText>
              </w:r>
            </w:del>
          </w:p>
        </w:tc>
      </w:tr>
    </w:tbl>
    <w:p w14:paraId="280A8DA5" w14:textId="2316933E" w:rsidR="003C592B" w:rsidDel="00D03C52" w:rsidRDefault="00983C1A" w:rsidP="00983C1A">
      <w:pPr>
        <w:pStyle w:val="Caption"/>
        <w:rPr>
          <w:del w:id="1870" w:author="Công Nguyễn Văn" w:date="2019-09-04T10:23:00Z"/>
        </w:rPr>
      </w:pPr>
      <w:del w:id="1871" w:author="Công Nguyễn Văn" w:date="2019-09-03T14:04:00Z">
        <w:r w:rsidDel="001A7828">
          <w:delText xml:space="preserve">Bảng 12 </w:delText>
        </w:r>
        <w:r w:rsidR="008F3BFF" w:rsidDel="001A7828">
          <w:fldChar w:fldCharType="begin"/>
        </w:r>
        <w:r w:rsidR="008F3BFF" w:rsidDel="001A7828">
          <w:delInstrText xml:space="preserve"> SEQ Bảng_12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insert question</w:delText>
        </w:r>
      </w:del>
    </w:p>
    <w:p w14:paraId="280A8DA6" w14:textId="02D3EE82" w:rsidR="003C592B" w:rsidDel="00D03C52" w:rsidRDefault="003449FE" w:rsidP="00C10112">
      <w:pPr>
        <w:jc w:val="center"/>
        <w:rPr>
          <w:del w:id="1872" w:author="Công Nguyễn Văn" w:date="2019-09-04T10:23:00Z"/>
        </w:rPr>
      </w:pPr>
      <w:bookmarkStart w:id="1873" w:name="_28h4qwu" w:colFirst="0" w:colLast="0"/>
      <w:bookmarkEnd w:id="1873"/>
      <w:del w:id="1874" w:author="Công Nguyễn Văn" w:date="2019-09-04T10:23:00Z">
        <w:r w:rsidDel="00D03C52">
          <w:delText>Bảng 1</w:delText>
        </w:r>
        <w:r w:rsidR="00C10112" w:rsidDel="00D03C52">
          <w:delText>2</w:delText>
        </w:r>
        <w:r w:rsidDel="00D03C52">
          <w:delText xml:space="preserve">: Đặc tả use case </w:delText>
        </w:r>
        <w:r w:rsidR="00983C1A" w:rsidDel="00D03C52">
          <w:delText>insert</w:delText>
        </w:r>
        <w:r w:rsidDel="00D03C52">
          <w:delText xml:space="preserve"> question</w:delText>
        </w:r>
      </w:del>
    </w:p>
    <w:p w14:paraId="280A8DA7" w14:textId="17719CB0" w:rsidR="003C592B" w:rsidDel="00D03C52" w:rsidRDefault="003C592B">
      <w:pPr>
        <w:rPr>
          <w:del w:id="1875" w:author="Công Nguyễn Văn" w:date="2019-09-04T10:23:00Z"/>
        </w:rPr>
      </w:pPr>
    </w:p>
    <w:p w14:paraId="280A8DA8" w14:textId="5BF45472" w:rsidR="003C592B" w:rsidDel="00D03C52" w:rsidRDefault="003449FE">
      <w:pPr>
        <w:pStyle w:val="Heading3"/>
        <w:rPr>
          <w:del w:id="1876" w:author="Công Nguyễn Văn" w:date="2019-09-04T10:23:00Z"/>
        </w:rPr>
      </w:pPr>
      <w:del w:id="1877" w:author="Công Nguyễn Văn" w:date="2019-09-04T10:23:00Z">
        <w:r w:rsidDel="00D03C52">
          <w:delText xml:space="preserve">UC13:Cập nhật Question </w:delText>
        </w:r>
      </w:del>
    </w:p>
    <w:tbl>
      <w:tblPr>
        <w:tblStyle w:val="ad"/>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D03C52" w14:paraId="280A8DAC" w14:textId="4927A2FA">
        <w:trPr>
          <w:trHeight w:val="480"/>
          <w:jc w:val="center"/>
          <w:del w:id="1878" w:author="Công Nguyễn Văn" w:date="2019-09-04T10:23:00Z"/>
        </w:trPr>
        <w:tc>
          <w:tcPr>
            <w:tcW w:w="6315" w:type="dxa"/>
            <w:gridSpan w:val="3"/>
          </w:tcPr>
          <w:p w14:paraId="280A8DA9" w14:textId="3E60781E" w:rsidR="003C592B" w:rsidDel="00D03C52" w:rsidRDefault="003449FE">
            <w:pPr>
              <w:rPr>
                <w:del w:id="1879" w:author="Công Nguyễn Văn" w:date="2019-09-04T10:23:00Z"/>
                <w:sz w:val="26"/>
                <w:szCs w:val="26"/>
              </w:rPr>
            </w:pPr>
            <w:del w:id="1880" w:author="Công Nguyễn Văn" w:date="2019-09-04T10:23:00Z">
              <w:r w:rsidDel="00D03C52">
                <w:rPr>
                  <w:sz w:val="26"/>
                  <w:szCs w:val="26"/>
                </w:rPr>
                <w:delText>Use Case: Cập nhật question</w:delText>
              </w:r>
            </w:del>
          </w:p>
        </w:tc>
        <w:tc>
          <w:tcPr>
            <w:tcW w:w="900" w:type="dxa"/>
            <w:shd w:val="clear" w:color="auto" w:fill="auto"/>
          </w:tcPr>
          <w:p w14:paraId="280A8DAA" w14:textId="30EF9DC1" w:rsidR="003C592B" w:rsidDel="00D03C52" w:rsidRDefault="003449FE">
            <w:pPr>
              <w:rPr>
                <w:del w:id="1881" w:author="Công Nguyễn Văn" w:date="2019-09-04T10:23:00Z"/>
                <w:sz w:val="26"/>
                <w:szCs w:val="26"/>
              </w:rPr>
            </w:pPr>
            <w:del w:id="1882" w:author="Công Nguyễn Văn" w:date="2019-09-04T10:23:00Z">
              <w:r w:rsidDel="00D03C52">
                <w:rPr>
                  <w:sz w:val="26"/>
                  <w:szCs w:val="26"/>
                </w:rPr>
                <w:delText>ID:1</w:delText>
              </w:r>
              <w:r w:rsidR="003179D3" w:rsidDel="00D03C52">
                <w:rPr>
                  <w:sz w:val="26"/>
                  <w:szCs w:val="26"/>
                </w:rPr>
                <w:delText>3</w:delText>
              </w:r>
            </w:del>
          </w:p>
        </w:tc>
        <w:tc>
          <w:tcPr>
            <w:tcW w:w="1470" w:type="dxa"/>
            <w:shd w:val="clear" w:color="auto" w:fill="auto"/>
          </w:tcPr>
          <w:p w14:paraId="280A8DAB" w14:textId="22343D7D" w:rsidR="003C592B" w:rsidDel="00D03C52" w:rsidRDefault="003449FE">
            <w:pPr>
              <w:rPr>
                <w:del w:id="1883" w:author="Công Nguyễn Văn" w:date="2019-09-04T10:23:00Z"/>
                <w:sz w:val="26"/>
                <w:szCs w:val="26"/>
              </w:rPr>
            </w:pPr>
            <w:del w:id="1884" w:author="Công Nguyễn Văn" w:date="2019-09-04T10:23:00Z">
              <w:r w:rsidDel="00D03C52">
                <w:rPr>
                  <w:sz w:val="26"/>
                  <w:szCs w:val="26"/>
                </w:rPr>
                <w:delText>Importance Level: High</w:delText>
              </w:r>
            </w:del>
          </w:p>
        </w:tc>
      </w:tr>
      <w:tr w:rsidR="003C592B" w:rsidDel="00D03C52" w14:paraId="280A8DAF" w14:textId="64F70B50">
        <w:trPr>
          <w:trHeight w:val="480"/>
          <w:jc w:val="center"/>
          <w:del w:id="1885" w:author="Công Nguyễn Văn" w:date="2019-09-04T10:23:00Z"/>
        </w:trPr>
        <w:tc>
          <w:tcPr>
            <w:tcW w:w="3945" w:type="dxa"/>
            <w:gridSpan w:val="2"/>
          </w:tcPr>
          <w:p w14:paraId="280A8DAD" w14:textId="031F9CED" w:rsidR="003C592B" w:rsidDel="00D03C52" w:rsidRDefault="003449FE">
            <w:pPr>
              <w:rPr>
                <w:del w:id="1886" w:author="Công Nguyễn Văn" w:date="2019-09-04T10:23:00Z"/>
                <w:sz w:val="26"/>
                <w:szCs w:val="26"/>
              </w:rPr>
            </w:pPr>
            <w:del w:id="1887" w:author="Công Nguyễn Văn" w:date="2019-09-04T10:23:00Z">
              <w:r w:rsidDel="00D03C52">
                <w:rPr>
                  <w:sz w:val="26"/>
                  <w:szCs w:val="26"/>
                </w:rPr>
                <w:delText>Primary Actor: Admin</w:delText>
              </w:r>
            </w:del>
          </w:p>
        </w:tc>
        <w:tc>
          <w:tcPr>
            <w:tcW w:w="4740" w:type="dxa"/>
            <w:gridSpan w:val="3"/>
            <w:shd w:val="clear" w:color="auto" w:fill="auto"/>
          </w:tcPr>
          <w:p w14:paraId="280A8DAE" w14:textId="52A026A3" w:rsidR="003C592B" w:rsidDel="00D03C52" w:rsidRDefault="003449FE">
            <w:pPr>
              <w:rPr>
                <w:del w:id="1888" w:author="Công Nguyễn Văn" w:date="2019-09-04T10:23:00Z"/>
                <w:sz w:val="26"/>
                <w:szCs w:val="26"/>
              </w:rPr>
            </w:pPr>
            <w:del w:id="1889" w:author="Công Nguyễn Văn" w:date="2019-09-04T10:23:00Z">
              <w:r w:rsidDel="00D03C52">
                <w:rPr>
                  <w:sz w:val="26"/>
                  <w:szCs w:val="26"/>
                </w:rPr>
                <w:delText>User Case Type: Detail, Essential</w:delText>
              </w:r>
            </w:del>
          </w:p>
        </w:tc>
      </w:tr>
      <w:tr w:rsidR="003C592B" w:rsidDel="00D03C52" w14:paraId="280A8DB2" w14:textId="68F6CCA8">
        <w:trPr>
          <w:trHeight w:val="1520"/>
          <w:jc w:val="center"/>
          <w:del w:id="1890" w:author="Công Nguyễn Văn" w:date="2019-09-04T10:23:00Z"/>
        </w:trPr>
        <w:tc>
          <w:tcPr>
            <w:tcW w:w="8685" w:type="dxa"/>
            <w:gridSpan w:val="5"/>
          </w:tcPr>
          <w:p w14:paraId="280A8DB0" w14:textId="020FA515" w:rsidR="003C592B" w:rsidDel="00D03C52" w:rsidRDefault="003449FE">
            <w:pPr>
              <w:rPr>
                <w:del w:id="1891" w:author="Công Nguyễn Văn" w:date="2019-09-04T10:23:00Z"/>
                <w:sz w:val="26"/>
                <w:szCs w:val="26"/>
              </w:rPr>
            </w:pPr>
            <w:del w:id="1892" w:author="Công Nguyễn Văn" w:date="2019-09-04T10:23:00Z">
              <w:r w:rsidDel="00D03C52">
                <w:rPr>
                  <w:sz w:val="26"/>
                  <w:szCs w:val="26"/>
                </w:rPr>
                <w:delText>Stakeholders and Interests:</w:delText>
              </w:r>
            </w:del>
          </w:p>
          <w:p w14:paraId="280A8DB1" w14:textId="368D6209" w:rsidR="003C592B" w:rsidDel="00D03C52" w:rsidRDefault="003449FE">
            <w:pPr>
              <w:rPr>
                <w:del w:id="1893" w:author="Công Nguyễn Văn" w:date="2019-09-04T10:23:00Z"/>
                <w:sz w:val="26"/>
                <w:szCs w:val="26"/>
              </w:rPr>
            </w:pPr>
            <w:del w:id="1894" w:author="Công Nguyễn Văn" w:date="2019-09-04T10:23:00Z">
              <w:r w:rsidDel="00D03C52">
                <w:rPr>
                  <w:sz w:val="26"/>
                  <w:szCs w:val="26"/>
                </w:rPr>
                <w:delText xml:space="preserve">           </w:delText>
              </w:r>
              <w:r w:rsidR="000E273B" w:rsidDel="00D03C52">
                <w:rPr>
                  <w:sz w:val="26"/>
                  <w:szCs w:val="26"/>
                </w:rPr>
                <w:delText>Quản trị viên muốn thay đổi thông tin câu hỏi</w:delText>
              </w:r>
            </w:del>
          </w:p>
        </w:tc>
      </w:tr>
      <w:tr w:rsidR="003C592B" w:rsidDel="00D03C52" w14:paraId="280A8DB4" w14:textId="15E9995E">
        <w:trPr>
          <w:trHeight w:val="780"/>
          <w:jc w:val="center"/>
          <w:del w:id="1895" w:author="Công Nguyễn Văn" w:date="2019-09-04T10:23:00Z"/>
        </w:trPr>
        <w:tc>
          <w:tcPr>
            <w:tcW w:w="8685" w:type="dxa"/>
            <w:gridSpan w:val="5"/>
          </w:tcPr>
          <w:p w14:paraId="280A8DB3" w14:textId="39087E7F" w:rsidR="003C592B" w:rsidDel="00D03C52" w:rsidRDefault="003449FE">
            <w:pPr>
              <w:rPr>
                <w:del w:id="1896" w:author="Công Nguyễn Văn" w:date="2019-09-04T10:23:00Z"/>
                <w:sz w:val="26"/>
                <w:szCs w:val="26"/>
              </w:rPr>
            </w:pPr>
            <w:del w:id="1897" w:author="Công Nguyễn Văn" w:date="2019-09-04T10:23:00Z">
              <w:r w:rsidDel="00D03C52">
                <w:rPr>
                  <w:sz w:val="26"/>
                  <w:szCs w:val="26"/>
                </w:rPr>
                <w:delText>Brief Description: Cập nhật question trong hệ thống</w:delText>
              </w:r>
            </w:del>
          </w:p>
        </w:tc>
      </w:tr>
      <w:tr w:rsidR="003C592B" w:rsidDel="00D03C52" w14:paraId="280A8DB7" w14:textId="5F9969B0">
        <w:trPr>
          <w:trHeight w:val="720"/>
          <w:jc w:val="center"/>
          <w:del w:id="1898" w:author="Công Nguyễn Văn" w:date="2019-09-04T10:23:00Z"/>
        </w:trPr>
        <w:tc>
          <w:tcPr>
            <w:tcW w:w="1365" w:type="dxa"/>
          </w:tcPr>
          <w:p w14:paraId="280A8DB5" w14:textId="4130597C" w:rsidR="003C592B" w:rsidDel="00D03C52" w:rsidRDefault="003449FE">
            <w:pPr>
              <w:rPr>
                <w:del w:id="1899" w:author="Công Nguyễn Văn" w:date="2019-09-04T10:23:00Z"/>
                <w:sz w:val="26"/>
                <w:szCs w:val="26"/>
              </w:rPr>
            </w:pPr>
            <w:del w:id="1900" w:author="Công Nguyễn Văn" w:date="2019-09-04T10:23:00Z">
              <w:r w:rsidDel="00D03C52">
                <w:rPr>
                  <w:sz w:val="26"/>
                  <w:szCs w:val="26"/>
                </w:rPr>
                <w:delText>Trigger:</w:delText>
              </w:r>
            </w:del>
          </w:p>
        </w:tc>
        <w:tc>
          <w:tcPr>
            <w:tcW w:w="7320" w:type="dxa"/>
            <w:gridSpan w:val="4"/>
            <w:shd w:val="clear" w:color="auto" w:fill="auto"/>
          </w:tcPr>
          <w:p w14:paraId="280A8DB6" w14:textId="7EAD761E" w:rsidR="003C592B" w:rsidDel="00D03C52" w:rsidRDefault="003449FE">
            <w:pPr>
              <w:rPr>
                <w:del w:id="1901" w:author="Công Nguyễn Văn" w:date="2019-09-04T10:23:00Z"/>
                <w:sz w:val="26"/>
                <w:szCs w:val="26"/>
              </w:rPr>
            </w:pPr>
            <w:del w:id="1902" w:author="Công Nguyễn Văn" w:date="2019-09-04T10:23:00Z">
              <w:r w:rsidDel="00D03C52">
                <w:rPr>
                  <w:sz w:val="26"/>
                  <w:szCs w:val="26"/>
                </w:rPr>
                <w:delText>Quản trị viên truy cập vào hệ thống để cập nhật câu hỏi</w:delText>
              </w:r>
            </w:del>
          </w:p>
        </w:tc>
      </w:tr>
      <w:tr w:rsidR="003C592B" w:rsidDel="00D03C52" w14:paraId="280A8DBA" w14:textId="6A21DD98">
        <w:trPr>
          <w:trHeight w:val="780"/>
          <w:jc w:val="center"/>
          <w:del w:id="1903" w:author="Công Nguyễn Văn" w:date="2019-09-04T10:23:00Z"/>
        </w:trPr>
        <w:tc>
          <w:tcPr>
            <w:tcW w:w="1365" w:type="dxa"/>
          </w:tcPr>
          <w:p w14:paraId="280A8DB8" w14:textId="759935C9" w:rsidR="003C592B" w:rsidDel="00D03C52" w:rsidRDefault="003449FE">
            <w:pPr>
              <w:rPr>
                <w:del w:id="1904" w:author="Công Nguyễn Văn" w:date="2019-09-04T10:23:00Z"/>
                <w:sz w:val="26"/>
                <w:szCs w:val="26"/>
              </w:rPr>
            </w:pPr>
            <w:del w:id="1905" w:author="Công Nguyễn Văn" w:date="2019-09-04T10:23:00Z">
              <w:r w:rsidDel="00D03C52">
                <w:rPr>
                  <w:sz w:val="26"/>
                  <w:szCs w:val="26"/>
                </w:rPr>
                <w:delText>Type:</w:delText>
              </w:r>
            </w:del>
          </w:p>
        </w:tc>
        <w:tc>
          <w:tcPr>
            <w:tcW w:w="7320" w:type="dxa"/>
            <w:gridSpan w:val="4"/>
            <w:shd w:val="clear" w:color="auto" w:fill="auto"/>
          </w:tcPr>
          <w:p w14:paraId="280A8DB9" w14:textId="5E186D31" w:rsidR="003C592B" w:rsidDel="00D03C52" w:rsidRDefault="003449FE">
            <w:pPr>
              <w:rPr>
                <w:del w:id="1906" w:author="Công Nguyễn Văn" w:date="2019-09-04T10:23:00Z"/>
                <w:sz w:val="26"/>
                <w:szCs w:val="26"/>
              </w:rPr>
            </w:pPr>
            <w:del w:id="1907" w:author="Công Nguyễn Văn" w:date="2019-09-04T10:23:00Z">
              <w:r w:rsidDel="00D03C52">
                <w:rPr>
                  <w:sz w:val="26"/>
                  <w:szCs w:val="26"/>
                </w:rPr>
                <w:delText>Concrete</w:delText>
              </w:r>
            </w:del>
          </w:p>
        </w:tc>
      </w:tr>
      <w:tr w:rsidR="003C592B" w:rsidDel="00D03C52" w14:paraId="280A8DBC" w14:textId="71E79304">
        <w:trPr>
          <w:trHeight w:val="640"/>
          <w:jc w:val="center"/>
          <w:del w:id="1908" w:author="Công Nguyễn Văn" w:date="2019-09-04T10:23:00Z"/>
        </w:trPr>
        <w:tc>
          <w:tcPr>
            <w:tcW w:w="8685" w:type="dxa"/>
            <w:gridSpan w:val="5"/>
          </w:tcPr>
          <w:p w14:paraId="280A8DBB" w14:textId="46BD941A" w:rsidR="003C592B" w:rsidDel="00D03C52" w:rsidRDefault="003449FE">
            <w:pPr>
              <w:rPr>
                <w:del w:id="1909" w:author="Công Nguyễn Văn" w:date="2019-09-04T10:23:00Z"/>
                <w:sz w:val="26"/>
                <w:szCs w:val="26"/>
              </w:rPr>
            </w:pPr>
            <w:del w:id="1910" w:author="Công Nguyễn Văn" w:date="2019-09-04T10:23:00Z">
              <w:r w:rsidDel="00D03C52">
                <w:rPr>
                  <w:sz w:val="26"/>
                  <w:szCs w:val="26"/>
                </w:rPr>
                <w:delText>Relationships:</w:delText>
              </w:r>
              <w:r w:rsidR="000E273B" w:rsidDel="00D03C52">
                <w:rPr>
                  <w:sz w:val="26"/>
                  <w:szCs w:val="26"/>
                </w:rPr>
                <w:delText>Question management</w:delText>
              </w:r>
            </w:del>
          </w:p>
        </w:tc>
      </w:tr>
      <w:tr w:rsidR="003C592B" w:rsidDel="00D03C52" w14:paraId="280A8DBF" w14:textId="7D9AFDF0">
        <w:trPr>
          <w:trHeight w:val="880"/>
          <w:jc w:val="center"/>
          <w:del w:id="1911" w:author="Công Nguyễn Văn" w:date="2019-09-04T10:23:00Z"/>
        </w:trPr>
        <w:tc>
          <w:tcPr>
            <w:tcW w:w="8685" w:type="dxa"/>
            <w:gridSpan w:val="5"/>
          </w:tcPr>
          <w:p w14:paraId="280A8DBD" w14:textId="44089E9B" w:rsidR="003C592B" w:rsidDel="00D03C52" w:rsidRDefault="003449FE">
            <w:pPr>
              <w:rPr>
                <w:del w:id="1912" w:author="Công Nguyễn Văn" w:date="2019-09-04T10:23:00Z"/>
                <w:sz w:val="26"/>
                <w:szCs w:val="26"/>
              </w:rPr>
            </w:pPr>
            <w:del w:id="1913" w:author="Công Nguyễn Văn" w:date="2019-09-04T10:23:00Z">
              <w:r w:rsidDel="00D03C52">
                <w:rPr>
                  <w:sz w:val="26"/>
                  <w:szCs w:val="26"/>
                </w:rPr>
                <w:delText xml:space="preserve">Association: </w:delText>
              </w:r>
              <w:r w:rsidR="000E273B" w:rsidDel="00D03C52">
                <w:rPr>
                  <w:sz w:val="26"/>
                  <w:szCs w:val="26"/>
                </w:rPr>
                <w:delText>Admin</w:delText>
              </w:r>
            </w:del>
          </w:p>
          <w:p w14:paraId="280A8DBE" w14:textId="19B987CA" w:rsidR="003C592B" w:rsidDel="00D03C52" w:rsidRDefault="003C592B">
            <w:pPr>
              <w:rPr>
                <w:del w:id="1914" w:author="Công Nguyễn Văn" w:date="2019-09-04T10:23:00Z"/>
                <w:sz w:val="26"/>
                <w:szCs w:val="26"/>
              </w:rPr>
            </w:pPr>
          </w:p>
        </w:tc>
      </w:tr>
      <w:tr w:rsidR="003C592B" w:rsidDel="00D03C52" w14:paraId="280A8DC7" w14:textId="294FE0DE">
        <w:trPr>
          <w:trHeight w:val="1640"/>
          <w:jc w:val="center"/>
          <w:del w:id="1915" w:author="Công Nguyễn Văn" w:date="2019-09-04T10:23:00Z"/>
        </w:trPr>
        <w:tc>
          <w:tcPr>
            <w:tcW w:w="8685" w:type="dxa"/>
            <w:gridSpan w:val="5"/>
          </w:tcPr>
          <w:p w14:paraId="280A8DC0" w14:textId="0BCD5353" w:rsidR="003C592B" w:rsidDel="00D03C52" w:rsidRDefault="003449FE">
            <w:pPr>
              <w:rPr>
                <w:del w:id="1916" w:author="Công Nguyễn Văn" w:date="2019-09-04T10:23:00Z"/>
                <w:sz w:val="26"/>
                <w:szCs w:val="26"/>
              </w:rPr>
            </w:pPr>
            <w:del w:id="1917" w:author="Công Nguyễn Văn" w:date="2019-09-04T10:23:00Z">
              <w:r w:rsidDel="00D03C52">
                <w:rPr>
                  <w:sz w:val="26"/>
                  <w:szCs w:val="26"/>
                </w:rPr>
                <w:delText>Normal Flow of Events:</w:delText>
              </w:r>
            </w:del>
          </w:p>
          <w:p w14:paraId="5063BDF9" w14:textId="29AFA7E9" w:rsidR="003C592B" w:rsidDel="00D03C52" w:rsidRDefault="000E273B" w:rsidP="000E273B">
            <w:pPr>
              <w:pStyle w:val="ListParagraph"/>
              <w:numPr>
                <w:ilvl w:val="0"/>
                <w:numId w:val="25"/>
              </w:numPr>
              <w:rPr>
                <w:del w:id="1918" w:author="Công Nguyễn Văn" w:date="2019-09-04T10:23:00Z"/>
                <w:sz w:val="26"/>
                <w:szCs w:val="26"/>
              </w:rPr>
            </w:pPr>
            <w:del w:id="1919" w:author="Công Nguyễn Văn" w:date="2019-09-04T10:23:00Z">
              <w:r w:rsidDel="00D03C52">
                <w:rPr>
                  <w:sz w:val="26"/>
                  <w:szCs w:val="26"/>
                </w:rPr>
                <w:delText>Thực hiện use case question management</w:delText>
              </w:r>
            </w:del>
          </w:p>
          <w:p w14:paraId="6AC325EB" w14:textId="0E28F88E" w:rsidR="000E273B" w:rsidDel="00D03C52" w:rsidRDefault="000E273B" w:rsidP="000E273B">
            <w:pPr>
              <w:pStyle w:val="ListParagraph"/>
              <w:numPr>
                <w:ilvl w:val="0"/>
                <w:numId w:val="25"/>
              </w:numPr>
              <w:rPr>
                <w:del w:id="1920" w:author="Công Nguyễn Văn" w:date="2019-09-04T10:23:00Z"/>
                <w:sz w:val="26"/>
                <w:szCs w:val="26"/>
              </w:rPr>
            </w:pPr>
            <w:del w:id="1921" w:author="Công Nguyễn Văn" w:date="2019-09-04T10:23:00Z">
              <w:r w:rsidDel="00D03C52">
                <w:rPr>
                  <w:sz w:val="26"/>
                  <w:szCs w:val="26"/>
                </w:rPr>
                <w:delText>Kích vào button chỉnh sửa để chỉnh sửa thông tin câu hỏi</w:delText>
              </w:r>
            </w:del>
          </w:p>
          <w:p w14:paraId="151345E1" w14:textId="0BF974A2" w:rsidR="000E273B" w:rsidDel="00D03C52" w:rsidRDefault="000E273B" w:rsidP="000E273B">
            <w:pPr>
              <w:pStyle w:val="ListParagraph"/>
              <w:numPr>
                <w:ilvl w:val="0"/>
                <w:numId w:val="25"/>
              </w:numPr>
              <w:rPr>
                <w:del w:id="1922" w:author="Công Nguyễn Văn" w:date="2019-09-04T10:23:00Z"/>
                <w:sz w:val="26"/>
                <w:szCs w:val="26"/>
              </w:rPr>
            </w:pPr>
            <w:del w:id="1923" w:author="Công Nguyễn Văn" w:date="2019-09-04T10:23:00Z">
              <w:r w:rsidDel="00D03C52">
                <w:rPr>
                  <w:sz w:val="26"/>
                  <w:szCs w:val="26"/>
                </w:rPr>
                <w:delText>Nhập các thông tin muốn thay đổi vào form chỉnh sửa</w:delText>
              </w:r>
            </w:del>
          </w:p>
          <w:p w14:paraId="280A8DC6" w14:textId="7F7E3F50" w:rsidR="000E273B" w:rsidRPr="000E273B" w:rsidDel="00D03C52" w:rsidRDefault="000E273B" w:rsidP="000E273B">
            <w:pPr>
              <w:pStyle w:val="ListParagraph"/>
              <w:numPr>
                <w:ilvl w:val="0"/>
                <w:numId w:val="25"/>
              </w:numPr>
              <w:rPr>
                <w:del w:id="1924" w:author="Công Nguyễn Văn" w:date="2019-09-04T10:23:00Z"/>
                <w:sz w:val="26"/>
                <w:szCs w:val="26"/>
              </w:rPr>
            </w:pPr>
            <w:del w:id="1925" w:author="Công Nguyễn Văn" w:date="2019-09-03T13:58:00Z">
              <w:r w:rsidDel="001D5464">
                <w:rPr>
                  <w:sz w:val="26"/>
                  <w:szCs w:val="26"/>
                </w:rPr>
                <w:delText>Nhấn lưu để lưu câu hỏi đã chỉnh sửa</w:delText>
              </w:r>
            </w:del>
          </w:p>
        </w:tc>
      </w:tr>
      <w:tr w:rsidR="003C592B" w:rsidDel="00D03C52" w14:paraId="280A8DCC" w14:textId="1CA6A898">
        <w:trPr>
          <w:trHeight w:val="1660"/>
          <w:jc w:val="center"/>
          <w:del w:id="1926" w:author="Công Nguyễn Văn" w:date="2019-09-04T10:23:00Z"/>
        </w:trPr>
        <w:tc>
          <w:tcPr>
            <w:tcW w:w="8685" w:type="dxa"/>
            <w:gridSpan w:val="5"/>
          </w:tcPr>
          <w:p w14:paraId="280A8DCB" w14:textId="57100542" w:rsidR="003C592B" w:rsidDel="00D03C52" w:rsidRDefault="003449FE" w:rsidP="000E273B">
            <w:pPr>
              <w:rPr>
                <w:del w:id="1927" w:author="Công Nguyễn Văn" w:date="2019-09-04T10:23:00Z"/>
                <w:sz w:val="26"/>
                <w:szCs w:val="26"/>
              </w:rPr>
            </w:pPr>
            <w:del w:id="1928" w:author="Công Nguyễn Văn" w:date="2019-09-04T10:23:00Z">
              <w:r w:rsidDel="00D03C52">
                <w:rPr>
                  <w:sz w:val="26"/>
                  <w:szCs w:val="26"/>
                </w:rPr>
                <w:delText xml:space="preserve">SubFlows: </w:delText>
              </w:r>
            </w:del>
          </w:p>
        </w:tc>
      </w:tr>
      <w:tr w:rsidR="000E273B" w:rsidDel="00D03C52" w14:paraId="6F431B2F" w14:textId="25B93647">
        <w:trPr>
          <w:trHeight w:val="1660"/>
          <w:jc w:val="center"/>
          <w:del w:id="1929" w:author="Công Nguyễn Văn" w:date="2019-09-04T10:23:00Z"/>
        </w:trPr>
        <w:tc>
          <w:tcPr>
            <w:tcW w:w="8685" w:type="dxa"/>
            <w:gridSpan w:val="5"/>
          </w:tcPr>
          <w:p w14:paraId="5CCDD30C" w14:textId="1D98465D" w:rsidR="000E273B" w:rsidDel="00D03C52" w:rsidRDefault="000E273B" w:rsidP="000E273B">
            <w:pPr>
              <w:rPr>
                <w:del w:id="1930" w:author="Công Nguyễn Văn" w:date="2019-09-04T10:23:00Z"/>
                <w:sz w:val="26"/>
                <w:szCs w:val="26"/>
              </w:rPr>
            </w:pPr>
            <w:del w:id="1931" w:author="Công Nguyễn Văn" w:date="2019-09-04T10:23:00Z">
              <w:r w:rsidDel="00D03C52">
                <w:rPr>
                  <w:sz w:val="26"/>
                  <w:szCs w:val="26"/>
                </w:rPr>
                <w:delText>Exception:</w:delText>
              </w:r>
            </w:del>
          </w:p>
          <w:p w14:paraId="25094259" w14:textId="3BAE3878" w:rsidR="000E273B" w:rsidDel="00D03C52" w:rsidRDefault="000E273B" w:rsidP="000E273B">
            <w:pPr>
              <w:rPr>
                <w:del w:id="1932" w:author="Công Nguyễn Văn" w:date="2019-09-04T10:23:00Z"/>
                <w:sz w:val="26"/>
                <w:szCs w:val="26"/>
              </w:rPr>
            </w:pPr>
            <w:del w:id="1933" w:author="Công Nguyễn Văn" w:date="2019-09-04T10:23:00Z">
              <w:r w:rsidDel="00D03C52">
                <w:rPr>
                  <w:sz w:val="26"/>
                  <w:szCs w:val="26"/>
                </w:rPr>
                <w:delText>-Hệ thống báo lỗi validation khi nhập sai</w:delText>
              </w:r>
            </w:del>
          </w:p>
        </w:tc>
      </w:tr>
    </w:tbl>
    <w:p w14:paraId="280A8DCD" w14:textId="4D63FDBC" w:rsidR="003C592B" w:rsidDel="00D03C52" w:rsidRDefault="00983C1A" w:rsidP="00983C1A">
      <w:pPr>
        <w:pStyle w:val="Caption"/>
        <w:rPr>
          <w:del w:id="1934" w:author="Công Nguyễn Văn" w:date="2019-09-04T10:23:00Z"/>
          <w:b/>
        </w:rPr>
      </w:pPr>
      <w:del w:id="1935" w:author="Công Nguyễn Văn" w:date="2019-09-03T14:04:00Z">
        <w:r w:rsidDel="001A7828">
          <w:delText xml:space="preserve">Bảng 13 </w:delText>
        </w:r>
        <w:r w:rsidR="008F3BFF" w:rsidDel="001A7828">
          <w:fldChar w:fldCharType="begin"/>
        </w:r>
        <w:r w:rsidR="008F3BFF" w:rsidDel="001A7828">
          <w:delInstrText xml:space="preserve"> SEQ Bảng_13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update question</w:delText>
        </w:r>
      </w:del>
    </w:p>
    <w:p w14:paraId="280A8DCE" w14:textId="3188AD8F" w:rsidR="003C592B" w:rsidDel="00D03C52" w:rsidRDefault="003449FE" w:rsidP="00C10112">
      <w:pPr>
        <w:jc w:val="center"/>
        <w:rPr>
          <w:del w:id="1936" w:author="Công Nguyễn Văn" w:date="2019-09-04T10:23:00Z"/>
        </w:rPr>
      </w:pPr>
      <w:bookmarkStart w:id="1937" w:name="_37m2jsg" w:colFirst="0" w:colLast="0"/>
      <w:bookmarkEnd w:id="1937"/>
      <w:del w:id="1938" w:author="Công Nguyễn Văn" w:date="2019-09-04T10:23:00Z">
        <w:r w:rsidDel="00D03C52">
          <w:delText>Bảng 1</w:delText>
        </w:r>
        <w:r w:rsidR="00C10112" w:rsidDel="00D03C52">
          <w:delText>3</w:delText>
        </w:r>
        <w:r w:rsidDel="00D03C52">
          <w:delText xml:space="preserve">: Đặc tả use case </w:delText>
        </w:r>
        <w:r w:rsidR="00983C1A" w:rsidDel="00D03C52">
          <w:delText>update</w:delText>
        </w:r>
        <w:r w:rsidDel="00D03C52">
          <w:delText xml:space="preserve"> question</w:delText>
        </w:r>
      </w:del>
    </w:p>
    <w:p w14:paraId="280A8DCF" w14:textId="63771F4A" w:rsidR="003C592B" w:rsidDel="00D03C52" w:rsidRDefault="003C592B">
      <w:pPr>
        <w:rPr>
          <w:del w:id="1939" w:author="Công Nguyễn Văn" w:date="2019-09-04T10:23:00Z"/>
        </w:rPr>
      </w:pPr>
    </w:p>
    <w:p w14:paraId="280A8DD0" w14:textId="2E3B88E2" w:rsidR="003C592B" w:rsidDel="00D03C52" w:rsidRDefault="003449FE">
      <w:pPr>
        <w:pStyle w:val="Heading3"/>
        <w:rPr>
          <w:del w:id="1940" w:author="Công Nguyễn Văn" w:date="2019-09-04T10:23:00Z"/>
        </w:rPr>
      </w:pPr>
      <w:del w:id="1941" w:author="Công Nguyễn Văn" w:date="2019-09-04T10:23:00Z">
        <w:r w:rsidDel="00D03C52">
          <w:delText xml:space="preserve">UC14:Xóa Question </w:delText>
        </w:r>
      </w:del>
    </w:p>
    <w:p w14:paraId="280A8DD1" w14:textId="3CFF226A" w:rsidR="003C592B" w:rsidDel="00D03C52" w:rsidRDefault="003C592B">
      <w:pPr>
        <w:rPr>
          <w:del w:id="1942" w:author="Công Nguyễn Văn" w:date="2019-09-04T10:23:00Z"/>
        </w:rPr>
      </w:pPr>
    </w:p>
    <w:tbl>
      <w:tblPr>
        <w:tblStyle w:val="ae"/>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D03C52" w14:paraId="280A8DD5" w14:textId="697D1C27">
        <w:trPr>
          <w:trHeight w:val="480"/>
          <w:jc w:val="center"/>
          <w:del w:id="1943" w:author="Công Nguyễn Văn" w:date="2019-09-04T10:23:00Z"/>
        </w:trPr>
        <w:tc>
          <w:tcPr>
            <w:tcW w:w="6315" w:type="dxa"/>
            <w:gridSpan w:val="3"/>
          </w:tcPr>
          <w:p w14:paraId="280A8DD2" w14:textId="559C347D" w:rsidR="003C592B" w:rsidDel="00D03C52" w:rsidRDefault="003449FE">
            <w:pPr>
              <w:rPr>
                <w:del w:id="1944" w:author="Công Nguyễn Văn" w:date="2019-09-04T10:23:00Z"/>
                <w:sz w:val="26"/>
                <w:szCs w:val="26"/>
              </w:rPr>
            </w:pPr>
            <w:del w:id="1945" w:author="Công Nguyễn Văn" w:date="2019-09-04T10:23:00Z">
              <w:r w:rsidDel="00D03C52">
                <w:rPr>
                  <w:sz w:val="26"/>
                  <w:szCs w:val="26"/>
                </w:rPr>
                <w:delText>Use Case: Xóa question</w:delText>
              </w:r>
            </w:del>
          </w:p>
        </w:tc>
        <w:tc>
          <w:tcPr>
            <w:tcW w:w="900" w:type="dxa"/>
            <w:shd w:val="clear" w:color="auto" w:fill="auto"/>
          </w:tcPr>
          <w:p w14:paraId="280A8DD3" w14:textId="6CFE2307" w:rsidR="003C592B" w:rsidDel="00D03C52" w:rsidRDefault="003449FE">
            <w:pPr>
              <w:rPr>
                <w:del w:id="1946" w:author="Công Nguyễn Văn" w:date="2019-09-04T10:23:00Z"/>
                <w:sz w:val="26"/>
                <w:szCs w:val="26"/>
              </w:rPr>
            </w:pPr>
            <w:del w:id="1947" w:author="Công Nguyễn Văn" w:date="2019-09-04T10:23:00Z">
              <w:r w:rsidDel="00D03C52">
                <w:rPr>
                  <w:sz w:val="26"/>
                  <w:szCs w:val="26"/>
                </w:rPr>
                <w:delText>ID:1</w:delText>
              </w:r>
              <w:r w:rsidR="003179D3" w:rsidDel="00D03C52">
                <w:rPr>
                  <w:sz w:val="26"/>
                  <w:szCs w:val="26"/>
                </w:rPr>
                <w:delText>4</w:delText>
              </w:r>
            </w:del>
          </w:p>
        </w:tc>
        <w:tc>
          <w:tcPr>
            <w:tcW w:w="1470" w:type="dxa"/>
            <w:shd w:val="clear" w:color="auto" w:fill="auto"/>
          </w:tcPr>
          <w:p w14:paraId="280A8DD4" w14:textId="54415595" w:rsidR="003C592B" w:rsidDel="00D03C52" w:rsidRDefault="003449FE">
            <w:pPr>
              <w:rPr>
                <w:del w:id="1948" w:author="Công Nguyễn Văn" w:date="2019-09-04T10:23:00Z"/>
                <w:sz w:val="26"/>
                <w:szCs w:val="26"/>
              </w:rPr>
            </w:pPr>
            <w:del w:id="1949" w:author="Công Nguyễn Văn" w:date="2019-09-04T10:23:00Z">
              <w:r w:rsidDel="00D03C52">
                <w:rPr>
                  <w:sz w:val="26"/>
                  <w:szCs w:val="26"/>
                </w:rPr>
                <w:delText>Importance Level: High</w:delText>
              </w:r>
            </w:del>
          </w:p>
        </w:tc>
      </w:tr>
      <w:tr w:rsidR="003C592B" w:rsidDel="00D03C52" w14:paraId="280A8DD8" w14:textId="36455A06">
        <w:trPr>
          <w:trHeight w:val="480"/>
          <w:jc w:val="center"/>
          <w:del w:id="1950" w:author="Công Nguyễn Văn" w:date="2019-09-04T10:23:00Z"/>
        </w:trPr>
        <w:tc>
          <w:tcPr>
            <w:tcW w:w="3945" w:type="dxa"/>
            <w:gridSpan w:val="2"/>
          </w:tcPr>
          <w:p w14:paraId="280A8DD6" w14:textId="50833259" w:rsidR="003C592B" w:rsidDel="00D03C52" w:rsidRDefault="003449FE">
            <w:pPr>
              <w:rPr>
                <w:del w:id="1951" w:author="Công Nguyễn Văn" w:date="2019-09-04T10:23:00Z"/>
                <w:sz w:val="26"/>
                <w:szCs w:val="26"/>
              </w:rPr>
            </w:pPr>
            <w:del w:id="1952" w:author="Công Nguyễn Văn" w:date="2019-09-04T10:23:00Z">
              <w:r w:rsidDel="00D03C52">
                <w:rPr>
                  <w:sz w:val="26"/>
                  <w:szCs w:val="26"/>
                </w:rPr>
                <w:delText>Primary Actor: Admin</w:delText>
              </w:r>
            </w:del>
          </w:p>
        </w:tc>
        <w:tc>
          <w:tcPr>
            <w:tcW w:w="4740" w:type="dxa"/>
            <w:gridSpan w:val="3"/>
            <w:shd w:val="clear" w:color="auto" w:fill="auto"/>
          </w:tcPr>
          <w:p w14:paraId="280A8DD7" w14:textId="3A0A3FFB" w:rsidR="003C592B" w:rsidDel="00D03C52" w:rsidRDefault="003449FE">
            <w:pPr>
              <w:rPr>
                <w:del w:id="1953" w:author="Công Nguyễn Văn" w:date="2019-09-04T10:23:00Z"/>
                <w:sz w:val="26"/>
                <w:szCs w:val="26"/>
              </w:rPr>
            </w:pPr>
            <w:del w:id="1954" w:author="Công Nguyễn Văn" w:date="2019-09-04T10:23:00Z">
              <w:r w:rsidDel="00D03C52">
                <w:rPr>
                  <w:sz w:val="26"/>
                  <w:szCs w:val="26"/>
                </w:rPr>
                <w:delText>User Case Type: Delete, Essential</w:delText>
              </w:r>
            </w:del>
          </w:p>
        </w:tc>
      </w:tr>
      <w:tr w:rsidR="003C592B" w:rsidDel="00D03C52" w14:paraId="280A8DDB" w14:textId="13982D45">
        <w:trPr>
          <w:trHeight w:val="1520"/>
          <w:jc w:val="center"/>
          <w:del w:id="1955" w:author="Công Nguyễn Văn" w:date="2019-09-04T10:23:00Z"/>
        </w:trPr>
        <w:tc>
          <w:tcPr>
            <w:tcW w:w="8685" w:type="dxa"/>
            <w:gridSpan w:val="5"/>
          </w:tcPr>
          <w:p w14:paraId="280A8DD9" w14:textId="6E38A995" w:rsidR="003C592B" w:rsidDel="00D03C52" w:rsidRDefault="003449FE">
            <w:pPr>
              <w:rPr>
                <w:del w:id="1956" w:author="Công Nguyễn Văn" w:date="2019-09-04T10:23:00Z"/>
                <w:sz w:val="26"/>
                <w:szCs w:val="26"/>
              </w:rPr>
            </w:pPr>
            <w:del w:id="1957" w:author="Công Nguyễn Văn" w:date="2019-09-04T10:23:00Z">
              <w:r w:rsidDel="00D03C52">
                <w:rPr>
                  <w:sz w:val="26"/>
                  <w:szCs w:val="26"/>
                </w:rPr>
                <w:delText>Stakeholders and Interests:</w:delText>
              </w:r>
            </w:del>
          </w:p>
          <w:p w14:paraId="280A8DDA" w14:textId="4B443AFF" w:rsidR="003C592B" w:rsidDel="00D03C52" w:rsidRDefault="003449FE">
            <w:pPr>
              <w:rPr>
                <w:del w:id="1958" w:author="Công Nguyễn Văn" w:date="2019-09-04T10:23:00Z"/>
                <w:sz w:val="26"/>
                <w:szCs w:val="26"/>
              </w:rPr>
            </w:pPr>
            <w:del w:id="1959" w:author="Công Nguyễn Văn" w:date="2019-09-04T10:23:00Z">
              <w:r w:rsidDel="00D03C52">
                <w:rPr>
                  <w:sz w:val="26"/>
                  <w:szCs w:val="26"/>
                </w:rPr>
                <w:delText xml:space="preserve">           </w:delText>
              </w:r>
              <w:r w:rsidR="00A37082" w:rsidDel="00D03C52">
                <w:rPr>
                  <w:sz w:val="26"/>
                  <w:szCs w:val="26"/>
                </w:rPr>
                <w:delText>Quản tri viên muốn xóa câu hỏi trong hệ thống</w:delText>
              </w:r>
            </w:del>
          </w:p>
        </w:tc>
      </w:tr>
      <w:tr w:rsidR="003C592B" w:rsidDel="00D03C52" w14:paraId="280A8DDD" w14:textId="149C4963">
        <w:trPr>
          <w:trHeight w:val="780"/>
          <w:jc w:val="center"/>
          <w:del w:id="1960" w:author="Công Nguyễn Văn" w:date="2019-09-04T10:23:00Z"/>
        </w:trPr>
        <w:tc>
          <w:tcPr>
            <w:tcW w:w="8685" w:type="dxa"/>
            <w:gridSpan w:val="5"/>
          </w:tcPr>
          <w:p w14:paraId="280A8DDC" w14:textId="4D21613D" w:rsidR="003C592B" w:rsidDel="00D03C52" w:rsidRDefault="003449FE" w:rsidP="00A37082">
            <w:pPr>
              <w:rPr>
                <w:del w:id="1961" w:author="Công Nguyễn Văn" w:date="2019-09-04T10:23:00Z"/>
                <w:sz w:val="26"/>
                <w:szCs w:val="26"/>
              </w:rPr>
            </w:pPr>
            <w:del w:id="1962" w:author="Công Nguyễn Văn" w:date="2019-09-04T10:23:00Z">
              <w:r w:rsidDel="00D03C52">
                <w:rPr>
                  <w:sz w:val="26"/>
                  <w:szCs w:val="26"/>
                </w:rPr>
                <w:delText xml:space="preserve">Brief Description: </w:delText>
              </w:r>
              <w:r w:rsidR="00A37082" w:rsidDel="00D03C52">
                <w:rPr>
                  <w:sz w:val="26"/>
                  <w:szCs w:val="26"/>
                </w:rPr>
                <w:delText>Xóa</w:delText>
              </w:r>
              <w:r w:rsidDel="00D03C52">
                <w:rPr>
                  <w:sz w:val="26"/>
                  <w:szCs w:val="26"/>
                </w:rPr>
                <w:delText xml:space="preserve"> </w:delText>
              </w:r>
              <w:r w:rsidR="00A37082" w:rsidDel="00D03C52">
                <w:rPr>
                  <w:sz w:val="26"/>
                  <w:szCs w:val="26"/>
                </w:rPr>
                <w:delText>câu hỏi</w:delText>
              </w:r>
              <w:r w:rsidDel="00D03C52">
                <w:rPr>
                  <w:sz w:val="26"/>
                  <w:szCs w:val="26"/>
                </w:rPr>
                <w:delText xml:space="preserve"> vào hệ thống</w:delText>
              </w:r>
            </w:del>
          </w:p>
        </w:tc>
      </w:tr>
      <w:tr w:rsidR="003C592B" w:rsidDel="00D03C52" w14:paraId="280A8DE0" w14:textId="12B45613">
        <w:trPr>
          <w:trHeight w:val="720"/>
          <w:jc w:val="center"/>
          <w:del w:id="1963" w:author="Công Nguyễn Văn" w:date="2019-09-04T10:23:00Z"/>
        </w:trPr>
        <w:tc>
          <w:tcPr>
            <w:tcW w:w="1365" w:type="dxa"/>
          </w:tcPr>
          <w:p w14:paraId="280A8DDE" w14:textId="15DD4AE2" w:rsidR="003C592B" w:rsidDel="00D03C52" w:rsidRDefault="003449FE">
            <w:pPr>
              <w:rPr>
                <w:del w:id="1964" w:author="Công Nguyễn Văn" w:date="2019-09-04T10:23:00Z"/>
                <w:sz w:val="26"/>
                <w:szCs w:val="26"/>
              </w:rPr>
            </w:pPr>
            <w:del w:id="1965" w:author="Công Nguyễn Văn" w:date="2019-09-04T10:23:00Z">
              <w:r w:rsidDel="00D03C52">
                <w:rPr>
                  <w:sz w:val="26"/>
                  <w:szCs w:val="26"/>
                </w:rPr>
                <w:delText>Trigger:</w:delText>
              </w:r>
            </w:del>
          </w:p>
        </w:tc>
        <w:tc>
          <w:tcPr>
            <w:tcW w:w="7320" w:type="dxa"/>
            <w:gridSpan w:val="4"/>
            <w:shd w:val="clear" w:color="auto" w:fill="auto"/>
          </w:tcPr>
          <w:p w14:paraId="280A8DDF" w14:textId="1E753D10" w:rsidR="003C592B" w:rsidDel="00D03C52" w:rsidRDefault="003449FE">
            <w:pPr>
              <w:rPr>
                <w:del w:id="1966" w:author="Công Nguyễn Văn" w:date="2019-09-04T10:23:00Z"/>
                <w:sz w:val="26"/>
                <w:szCs w:val="26"/>
              </w:rPr>
            </w:pPr>
            <w:del w:id="1967" w:author="Công Nguyễn Văn" w:date="2019-09-04T10:23:00Z">
              <w:r w:rsidDel="00D03C52">
                <w:rPr>
                  <w:sz w:val="26"/>
                  <w:szCs w:val="26"/>
                </w:rPr>
                <w:delText>Quả</w:delText>
              </w:r>
              <w:r w:rsidR="00A37082" w:rsidDel="00D03C52">
                <w:rPr>
                  <w:sz w:val="26"/>
                  <w:szCs w:val="26"/>
                </w:rPr>
                <w:delText>n trị</w:delText>
              </w:r>
              <w:r w:rsidDel="00D03C52">
                <w:rPr>
                  <w:sz w:val="26"/>
                  <w:szCs w:val="26"/>
                </w:rPr>
                <w:delText xml:space="preserve"> viên truy cập vào hệ thống để xóa câu hỏi</w:delText>
              </w:r>
            </w:del>
          </w:p>
        </w:tc>
      </w:tr>
      <w:tr w:rsidR="003C592B" w:rsidDel="00D03C52" w14:paraId="280A8DE3" w14:textId="10ACAAD1">
        <w:trPr>
          <w:trHeight w:val="780"/>
          <w:jc w:val="center"/>
          <w:del w:id="1968" w:author="Công Nguyễn Văn" w:date="2019-09-04T10:23:00Z"/>
        </w:trPr>
        <w:tc>
          <w:tcPr>
            <w:tcW w:w="1365" w:type="dxa"/>
          </w:tcPr>
          <w:p w14:paraId="280A8DE1" w14:textId="3A206E1C" w:rsidR="003C592B" w:rsidDel="00D03C52" w:rsidRDefault="003449FE">
            <w:pPr>
              <w:rPr>
                <w:del w:id="1969" w:author="Công Nguyễn Văn" w:date="2019-09-04T10:23:00Z"/>
                <w:sz w:val="26"/>
                <w:szCs w:val="26"/>
              </w:rPr>
            </w:pPr>
            <w:del w:id="1970" w:author="Công Nguyễn Văn" w:date="2019-09-04T10:23:00Z">
              <w:r w:rsidDel="00D03C52">
                <w:rPr>
                  <w:sz w:val="26"/>
                  <w:szCs w:val="26"/>
                </w:rPr>
                <w:delText>Type:</w:delText>
              </w:r>
            </w:del>
          </w:p>
        </w:tc>
        <w:tc>
          <w:tcPr>
            <w:tcW w:w="7320" w:type="dxa"/>
            <w:gridSpan w:val="4"/>
            <w:shd w:val="clear" w:color="auto" w:fill="auto"/>
          </w:tcPr>
          <w:p w14:paraId="280A8DE2" w14:textId="20484C87" w:rsidR="003C592B" w:rsidDel="00D03C52" w:rsidRDefault="003449FE">
            <w:pPr>
              <w:rPr>
                <w:del w:id="1971" w:author="Công Nguyễn Văn" w:date="2019-09-04T10:23:00Z"/>
                <w:sz w:val="26"/>
                <w:szCs w:val="26"/>
              </w:rPr>
            </w:pPr>
            <w:del w:id="1972" w:author="Công Nguyễn Văn" w:date="2019-09-04T10:23:00Z">
              <w:r w:rsidDel="00D03C52">
                <w:rPr>
                  <w:sz w:val="26"/>
                  <w:szCs w:val="26"/>
                </w:rPr>
                <w:delText>Concrete</w:delText>
              </w:r>
            </w:del>
          </w:p>
        </w:tc>
      </w:tr>
      <w:tr w:rsidR="003C592B" w:rsidDel="00D03C52" w14:paraId="280A8DE5" w14:textId="5CD78051">
        <w:trPr>
          <w:trHeight w:val="640"/>
          <w:jc w:val="center"/>
          <w:del w:id="1973" w:author="Công Nguyễn Văn" w:date="2019-09-04T10:23:00Z"/>
        </w:trPr>
        <w:tc>
          <w:tcPr>
            <w:tcW w:w="8685" w:type="dxa"/>
            <w:gridSpan w:val="5"/>
          </w:tcPr>
          <w:p w14:paraId="280A8DE4" w14:textId="6ADDDF96" w:rsidR="003C592B" w:rsidDel="00D03C52" w:rsidRDefault="003449FE">
            <w:pPr>
              <w:rPr>
                <w:del w:id="1974" w:author="Công Nguyễn Văn" w:date="2019-09-04T10:23:00Z"/>
                <w:sz w:val="26"/>
                <w:szCs w:val="26"/>
              </w:rPr>
            </w:pPr>
            <w:del w:id="1975" w:author="Công Nguyễn Văn" w:date="2019-09-04T10:23:00Z">
              <w:r w:rsidDel="00D03C52">
                <w:rPr>
                  <w:sz w:val="26"/>
                  <w:szCs w:val="26"/>
                </w:rPr>
                <w:delText>Relationships:</w:delText>
              </w:r>
              <w:r w:rsidR="00A37082" w:rsidDel="00D03C52">
                <w:rPr>
                  <w:sz w:val="26"/>
                  <w:szCs w:val="26"/>
                </w:rPr>
                <w:delText>Question management</w:delText>
              </w:r>
            </w:del>
          </w:p>
        </w:tc>
      </w:tr>
      <w:tr w:rsidR="003C592B" w:rsidDel="00D03C52" w14:paraId="280A8DE8" w14:textId="2562DF42">
        <w:trPr>
          <w:trHeight w:val="880"/>
          <w:jc w:val="center"/>
          <w:del w:id="1976" w:author="Công Nguyễn Văn" w:date="2019-09-04T10:23:00Z"/>
        </w:trPr>
        <w:tc>
          <w:tcPr>
            <w:tcW w:w="8685" w:type="dxa"/>
            <w:gridSpan w:val="5"/>
          </w:tcPr>
          <w:p w14:paraId="280A8DE6" w14:textId="42478AF4" w:rsidR="003C592B" w:rsidDel="00D03C52" w:rsidRDefault="003449FE">
            <w:pPr>
              <w:rPr>
                <w:del w:id="1977" w:author="Công Nguyễn Văn" w:date="2019-09-04T10:23:00Z"/>
                <w:sz w:val="26"/>
                <w:szCs w:val="26"/>
              </w:rPr>
            </w:pPr>
            <w:del w:id="1978" w:author="Công Nguyễn Văn" w:date="2019-09-04T10:23:00Z">
              <w:r w:rsidDel="00D03C52">
                <w:rPr>
                  <w:sz w:val="26"/>
                  <w:szCs w:val="26"/>
                </w:rPr>
                <w:delText xml:space="preserve">Association: </w:delText>
              </w:r>
              <w:r w:rsidR="00A37082" w:rsidDel="00D03C52">
                <w:rPr>
                  <w:sz w:val="26"/>
                  <w:szCs w:val="26"/>
                </w:rPr>
                <w:delText>Admin</w:delText>
              </w:r>
            </w:del>
          </w:p>
          <w:p w14:paraId="280A8DE7" w14:textId="4DAA9D57" w:rsidR="003C592B" w:rsidDel="00D03C52" w:rsidRDefault="003C592B">
            <w:pPr>
              <w:rPr>
                <w:del w:id="1979" w:author="Công Nguyễn Văn" w:date="2019-09-04T10:23:00Z"/>
                <w:sz w:val="26"/>
                <w:szCs w:val="26"/>
              </w:rPr>
            </w:pPr>
          </w:p>
        </w:tc>
      </w:tr>
      <w:tr w:rsidR="003C592B" w:rsidDel="00D03C52" w14:paraId="280A8DEE" w14:textId="142849D0">
        <w:trPr>
          <w:trHeight w:val="1640"/>
          <w:jc w:val="center"/>
          <w:del w:id="1980" w:author="Công Nguyễn Văn" w:date="2019-09-04T10:23:00Z"/>
        </w:trPr>
        <w:tc>
          <w:tcPr>
            <w:tcW w:w="8685" w:type="dxa"/>
            <w:gridSpan w:val="5"/>
          </w:tcPr>
          <w:p w14:paraId="280A8DE9" w14:textId="0BB58FA1" w:rsidR="003C592B" w:rsidDel="00D03C52" w:rsidRDefault="003449FE">
            <w:pPr>
              <w:rPr>
                <w:del w:id="1981" w:author="Công Nguyễn Văn" w:date="2019-09-04T10:23:00Z"/>
                <w:sz w:val="26"/>
                <w:szCs w:val="26"/>
              </w:rPr>
            </w:pPr>
            <w:del w:id="1982" w:author="Công Nguyễn Văn" w:date="2019-09-04T10:23:00Z">
              <w:r w:rsidDel="00D03C52">
                <w:rPr>
                  <w:sz w:val="26"/>
                  <w:szCs w:val="26"/>
                </w:rPr>
                <w:delText>Normal Flow of Events:</w:delText>
              </w:r>
            </w:del>
          </w:p>
          <w:p w14:paraId="53EA3FEB" w14:textId="66D0B0E1" w:rsidR="003C592B" w:rsidDel="00D03C52" w:rsidRDefault="00A37082" w:rsidP="00A37082">
            <w:pPr>
              <w:pStyle w:val="ListParagraph"/>
              <w:numPr>
                <w:ilvl w:val="0"/>
                <w:numId w:val="26"/>
              </w:numPr>
              <w:rPr>
                <w:del w:id="1983" w:author="Công Nguyễn Văn" w:date="2019-09-04T10:23:00Z"/>
                <w:sz w:val="26"/>
                <w:szCs w:val="26"/>
              </w:rPr>
            </w:pPr>
            <w:del w:id="1984" w:author="Công Nguyễn Văn" w:date="2019-09-04T10:23:00Z">
              <w:r w:rsidDel="00D03C52">
                <w:rPr>
                  <w:sz w:val="26"/>
                  <w:szCs w:val="26"/>
                </w:rPr>
                <w:delText>Thực hiện use case question management</w:delText>
              </w:r>
            </w:del>
          </w:p>
          <w:p w14:paraId="280A8DED" w14:textId="5C391004" w:rsidR="00A37082" w:rsidRPr="00A37082" w:rsidDel="00D03C52" w:rsidRDefault="00A37082" w:rsidP="00A37082">
            <w:pPr>
              <w:pStyle w:val="ListParagraph"/>
              <w:numPr>
                <w:ilvl w:val="0"/>
                <w:numId w:val="26"/>
              </w:numPr>
              <w:rPr>
                <w:del w:id="1985" w:author="Công Nguyễn Văn" w:date="2019-09-04T10:23:00Z"/>
                <w:sz w:val="26"/>
                <w:szCs w:val="26"/>
              </w:rPr>
            </w:pPr>
            <w:del w:id="1986" w:author="Công Nguyễn Văn" w:date="2019-09-03T13:58:00Z">
              <w:r w:rsidDel="001D5464">
                <w:rPr>
                  <w:sz w:val="26"/>
                  <w:szCs w:val="26"/>
                </w:rPr>
                <w:delText>Kích vào button xóa để xóa câu hỏi</w:delText>
              </w:r>
            </w:del>
          </w:p>
        </w:tc>
      </w:tr>
      <w:tr w:rsidR="003C592B" w:rsidDel="00D03C52" w14:paraId="280A8DF2" w14:textId="24BED49D">
        <w:trPr>
          <w:trHeight w:val="1660"/>
          <w:jc w:val="center"/>
          <w:del w:id="1987" w:author="Công Nguyễn Văn" w:date="2019-09-04T10:23:00Z"/>
        </w:trPr>
        <w:tc>
          <w:tcPr>
            <w:tcW w:w="8685" w:type="dxa"/>
            <w:gridSpan w:val="5"/>
          </w:tcPr>
          <w:p w14:paraId="280A8DEF" w14:textId="0902BE40" w:rsidR="003C592B" w:rsidDel="00D03C52" w:rsidRDefault="003449FE">
            <w:pPr>
              <w:rPr>
                <w:del w:id="1988" w:author="Công Nguyễn Văn" w:date="2019-09-04T10:23:00Z"/>
                <w:sz w:val="26"/>
                <w:szCs w:val="26"/>
              </w:rPr>
            </w:pPr>
            <w:del w:id="1989" w:author="Công Nguyễn Văn" w:date="2019-09-04T10:23:00Z">
              <w:r w:rsidDel="00D03C52">
                <w:rPr>
                  <w:sz w:val="26"/>
                  <w:szCs w:val="26"/>
                </w:rPr>
                <w:delText xml:space="preserve">SubFlows: </w:delText>
              </w:r>
            </w:del>
          </w:p>
          <w:p w14:paraId="280A8DF0" w14:textId="3D025522" w:rsidR="003C592B" w:rsidDel="00D03C52" w:rsidRDefault="00A37082">
            <w:pPr>
              <w:rPr>
                <w:del w:id="1990" w:author="Công Nguyễn Văn" w:date="2019-09-04T10:23:00Z"/>
                <w:sz w:val="26"/>
                <w:szCs w:val="26"/>
              </w:rPr>
            </w:pPr>
            <w:del w:id="1991" w:author="Công Nguyễn Văn" w:date="2019-09-04T10:23:00Z">
              <w:r w:rsidDel="00D03C52">
                <w:rPr>
                  <w:sz w:val="26"/>
                  <w:szCs w:val="26"/>
                </w:rPr>
                <w:delText>2-Chọn xóa hoặc hủy trong màn hình popup</w:delText>
              </w:r>
            </w:del>
          </w:p>
          <w:p w14:paraId="280A8DF1" w14:textId="1D88D0CC" w:rsidR="003C592B" w:rsidDel="00D03C52" w:rsidRDefault="003C592B" w:rsidP="00983C1A">
            <w:pPr>
              <w:keepNext/>
              <w:rPr>
                <w:del w:id="1992" w:author="Công Nguyễn Văn" w:date="2019-09-04T10:23:00Z"/>
                <w:sz w:val="26"/>
                <w:szCs w:val="26"/>
              </w:rPr>
            </w:pPr>
          </w:p>
        </w:tc>
      </w:tr>
    </w:tbl>
    <w:p w14:paraId="280A8DF3" w14:textId="47EF4ED8" w:rsidR="003C592B" w:rsidDel="00D03C52" w:rsidRDefault="00983C1A" w:rsidP="00983C1A">
      <w:pPr>
        <w:pStyle w:val="Caption"/>
        <w:rPr>
          <w:del w:id="1993" w:author="Công Nguyễn Văn" w:date="2019-09-04T10:23:00Z"/>
        </w:rPr>
      </w:pPr>
      <w:del w:id="1994" w:author="Công Nguyễn Văn" w:date="2019-09-03T14:04:00Z">
        <w:r w:rsidDel="001A7828">
          <w:delText xml:space="preserve">Bảng 14 </w:delText>
        </w:r>
        <w:r w:rsidR="008F3BFF" w:rsidDel="001A7828">
          <w:fldChar w:fldCharType="begin"/>
        </w:r>
        <w:r w:rsidR="008F3BFF" w:rsidDel="001A7828">
          <w:delInstrText xml:space="preserve"> SEQ Bảng_14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delete question</w:delText>
        </w:r>
      </w:del>
    </w:p>
    <w:p w14:paraId="280A8DF4" w14:textId="18192546" w:rsidR="003C592B" w:rsidDel="00D03C52" w:rsidRDefault="003449FE" w:rsidP="00C10112">
      <w:pPr>
        <w:jc w:val="center"/>
        <w:rPr>
          <w:del w:id="1995" w:author="Công Nguyễn Văn" w:date="2019-09-04T10:23:00Z"/>
        </w:rPr>
      </w:pPr>
      <w:bookmarkStart w:id="1996" w:name="_46r0co2" w:colFirst="0" w:colLast="0"/>
      <w:bookmarkEnd w:id="1996"/>
      <w:del w:id="1997" w:author="Công Nguyễn Văn" w:date="2019-09-04T10:23:00Z">
        <w:r w:rsidDel="00D03C52">
          <w:delText>Bảng 1</w:delText>
        </w:r>
        <w:r w:rsidR="00C10112" w:rsidDel="00D03C52">
          <w:delText>4</w:delText>
        </w:r>
        <w:r w:rsidDel="00D03C52">
          <w:delText xml:space="preserve">: Đặc tả use case </w:delText>
        </w:r>
        <w:r w:rsidR="00983C1A" w:rsidDel="00D03C52">
          <w:delText>delete</w:delText>
        </w:r>
        <w:r w:rsidDel="00D03C52">
          <w:delText xml:space="preserve"> question</w:delText>
        </w:r>
      </w:del>
    </w:p>
    <w:p w14:paraId="280A8DF5" w14:textId="17B7ABA6" w:rsidR="003C592B" w:rsidDel="00D03C52" w:rsidRDefault="003C592B">
      <w:pPr>
        <w:rPr>
          <w:del w:id="1998" w:author="Công Nguyễn Văn" w:date="2019-09-04T10:23:00Z"/>
        </w:rPr>
      </w:pPr>
    </w:p>
    <w:p w14:paraId="280A8DF6" w14:textId="42395F91" w:rsidR="003C592B" w:rsidRDefault="003449FE">
      <w:pPr>
        <w:pStyle w:val="Heading3"/>
      </w:pPr>
      <w:bookmarkStart w:id="1999" w:name="_Toc18584490"/>
      <w:r>
        <w:t>UC</w:t>
      </w:r>
      <w:ins w:id="2000" w:author="Công Nguyễn Văn" w:date="2019-09-04T10:23:00Z">
        <w:r w:rsidR="00D03C52">
          <w:t>9</w:t>
        </w:r>
      </w:ins>
      <w:del w:id="2001" w:author="Công Nguyễn Văn" w:date="2019-09-04T10:23:00Z">
        <w:r w:rsidDel="00D03C52">
          <w:delText>15</w:delText>
        </w:r>
      </w:del>
      <w:r>
        <w:t>:Exam Management</w:t>
      </w:r>
      <w:bookmarkEnd w:id="1999"/>
    </w:p>
    <w:p w14:paraId="280A8DF7" w14:textId="77777777" w:rsidR="003C592B" w:rsidRDefault="003C592B"/>
    <w:tbl>
      <w:tblPr>
        <w:tblStyle w:val="af"/>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FB" w14:textId="77777777">
        <w:trPr>
          <w:trHeight w:val="480"/>
          <w:jc w:val="center"/>
        </w:trPr>
        <w:tc>
          <w:tcPr>
            <w:tcW w:w="6315" w:type="dxa"/>
            <w:gridSpan w:val="3"/>
          </w:tcPr>
          <w:p w14:paraId="280A8DF8" w14:textId="77777777" w:rsidR="003C592B" w:rsidRDefault="003449FE">
            <w:pPr>
              <w:rPr>
                <w:sz w:val="26"/>
                <w:szCs w:val="26"/>
              </w:rPr>
            </w:pPr>
            <w:r>
              <w:rPr>
                <w:sz w:val="26"/>
                <w:szCs w:val="26"/>
              </w:rPr>
              <w:t>Use Case: Exam Management</w:t>
            </w:r>
          </w:p>
        </w:tc>
        <w:tc>
          <w:tcPr>
            <w:tcW w:w="900" w:type="dxa"/>
            <w:shd w:val="clear" w:color="auto" w:fill="auto"/>
          </w:tcPr>
          <w:p w14:paraId="280A8DF9" w14:textId="3DEEB864" w:rsidR="003C592B" w:rsidRDefault="003449FE">
            <w:pPr>
              <w:rPr>
                <w:sz w:val="26"/>
                <w:szCs w:val="26"/>
              </w:rPr>
            </w:pPr>
            <w:r>
              <w:rPr>
                <w:sz w:val="26"/>
                <w:szCs w:val="26"/>
              </w:rPr>
              <w:t>ID:1</w:t>
            </w:r>
            <w:r w:rsidR="003179D3">
              <w:rPr>
                <w:sz w:val="26"/>
                <w:szCs w:val="26"/>
              </w:rPr>
              <w:t>5</w:t>
            </w:r>
          </w:p>
        </w:tc>
        <w:tc>
          <w:tcPr>
            <w:tcW w:w="1470" w:type="dxa"/>
            <w:shd w:val="clear" w:color="auto" w:fill="auto"/>
          </w:tcPr>
          <w:p w14:paraId="280A8DFA" w14:textId="77777777" w:rsidR="003C592B" w:rsidRDefault="003449FE">
            <w:pPr>
              <w:rPr>
                <w:sz w:val="26"/>
                <w:szCs w:val="26"/>
              </w:rPr>
            </w:pPr>
            <w:r>
              <w:rPr>
                <w:sz w:val="26"/>
                <w:szCs w:val="26"/>
              </w:rPr>
              <w:t>Importance Level: High</w:t>
            </w:r>
          </w:p>
        </w:tc>
      </w:tr>
      <w:tr w:rsidR="003C592B" w14:paraId="280A8DFE" w14:textId="77777777">
        <w:trPr>
          <w:trHeight w:val="480"/>
          <w:jc w:val="center"/>
        </w:trPr>
        <w:tc>
          <w:tcPr>
            <w:tcW w:w="3945" w:type="dxa"/>
            <w:gridSpan w:val="2"/>
          </w:tcPr>
          <w:p w14:paraId="280A8DFC" w14:textId="77777777" w:rsidR="003C592B" w:rsidRDefault="003449FE">
            <w:pPr>
              <w:rPr>
                <w:sz w:val="26"/>
                <w:szCs w:val="26"/>
              </w:rPr>
            </w:pPr>
            <w:r>
              <w:rPr>
                <w:sz w:val="26"/>
                <w:szCs w:val="26"/>
              </w:rPr>
              <w:lastRenderedPageBreak/>
              <w:t>Primary Actor: Admin</w:t>
            </w:r>
          </w:p>
        </w:tc>
        <w:tc>
          <w:tcPr>
            <w:tcW w:w="4740" w:type="dxa"/>
            <w:gridSpan w:val="3"/>
            <w:shd w:val="clear" w:color="auto" w:fill="auto"/>
          </w:tcPr>
          <w:p w14:paraId="280A8DFD" w14:textId="34351F18" w:rsidR="003C592B" w:rsidRDefault="003449FE">
            <w:pPr>
              <w:rPr>
                <w:sz w:val="26"/>
                <w:szCs w:val="26"/>
              </w:rPr>
            </w:pPr>
            <w:r>
              <w:rPr>
                <w:sz w:val="26"/>
                <w:szCs w:val="26"/>
              </w:rPr>
              <w:t xml:space="preserve">User Case Type: </w:t>
            </w:r>
            <w:del w:id="2002" w:author="Công Nguyễn Văn" w:date="2019-09-04T10:28:00Z">
              <w:r w:rsidDel="00672CAC">
                <w:rPr>
                  <w:sz w:val="26"/>
                  <w:szCs w:val="26"/>
                </w:rPr>
                <w:delText xml:space="preserve">Add, </w:delText>
              </w:r>
            </w:del>
            <w:r>
              <w:rPr>
                <w:sz w:val="26"/>
                <w:szCs w:val="26"/>
              </w:rPr>
              <w:t>Essential</w:t>
            </w:r>
          </w:p>
        </w:tc>
      </w:tr>
      <w:tr w:rsidR="003C592B" w14:paraId="280A8E01" w14:textId="77777777">
        <w:trPr>
          <w:trHeight w:val="1520"/>
          <w:jc w:val="center"/>
        </w:trPr>
        <w:tc>
          <w:tcPr>
            <w:tcW w:w="8685" w:type="dxa"/>
            <w:gridSpan w:val="5"/>
          </w:tcPr>
          <w:p w14:paraId="280A8DFF" w14:textId="77777777" w:rsidR="003C592B" w:rsidRDefault="003449FE">
            <w:pPr>
              <w:rPr>
                <w:sz w:val="26"/>
                <w:szCs w:val="26"/>
              </w:rPr>
            </w:pPr>
            <w:r>
              <w:rPr>
                <w:sz w:val="26"/>
                <w:szCs w:val="26"/>
              </w:rPr>
              <w:t>Stakeholders and Interests:</w:t>
            </w:r>
          </w:p>
          <w:p w14:paraId="280A8E00" w14:textId="77777777" w:rsidR="003C592B" w:rsidRDefault="003449FE">
            <w:pPr>
              <w:rPr>
                <w:sz w:val="26"/>
                <w:szCs w:val="26"/>
              </w:rPr>
            </w:pPr>
            <w:r>
              <w:rPr>
                <w:sz w:val="26"/>
                <w:szCs w:val="26"/>
              </w:rPr>
              <w:t xml:space="preserve">           </w:t>
            </w:r>
          </w:p>
        </w:tc>
      </w:tr>
      <w:tr w:rsidR="003C592B" w14:paraId="280A8E03" w14:textId="77777777">
        <w:trPr>
          <w:trHeight w:val="780"/>
          <w:jc w:val="center"/>
        </w:trPr>
        <w:tc>
          <w:tcPr>
            <w:tcW w:w="8685" w:type="dxa"/>
            <w:gridSpan w:val="5"/>
          </w:tcPr>
          <w:p w14:paraId="280A8E02" w14:textId="77777777" w:rsidR="003C592B" w:rsidRDefault="003449FE">
            <w:pPr>
              <w:rPr>
                <w:sz w:val="26"/>
                <w:szCs w:val="26"/>
              </w:rPr>
            </w:pPr>
            <w:r>
              <w:rPr>
                <w:sz w:val="26"/>
                <w:szCs w:val="26"/>
              </w:rPr>
              <w:t xml:space="preserve">Brief Description: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exam</w:t>
            </w:r>
          </w:p>
        </w:tc>
      </w:tr>
      <w:tr w:rsidR="003C592B" w14:paraId="280A8E06" w14:textId="77777777">
        <w:trPr>
          <w:trHeight w:val="720"/>
          <w:jc w:val="center"/>
        </w:trPr>
        <w:tc>
          <w:tcPr>
            <w:tcW w:w="1365" w:type="dxa"/>
          </w:tcPr>
          <w:p w14:paraId="280A8E04" w14:textId="77777777" w:rsidR="003C592B" w:rsidRDefault="003449FE">
            <w:pPr>
              <w:rPr>
                <w:sz w:val="26"/>
                <w:szCs w:val="26"/>
              </w:rPr>
            </w:pPr>
            <w:r>
              <w:rPr>
                <w:sz w:val="26"/>
                <w:szCs w:val="26"/>
              </w:rPr>
              <w:t>Trigger:</w:t>
            </w:r>
          </w:p>
        </w:tc>
        <w:tc>
          <w:tcPr>
            <w:tcW w:w="7320" w:type="dxa"/>
            <w:gridSpan w:val="4"/>
            <w:shd w:val="clear" w:color="auto" w:fill="auto"/>
          </w:tcPr>
          <w:p w14:paraId="280A8E05" w14:textId="50FD0389" w:rsidR="003C592B" w:rsidRDefault="006A3205">
            <w:pPr>
              <w:rPr>
                <w:sz w:val="26"/>
                <w:szCs w:val="26"/>
              </w:rPr>
            </w:pPr>
            <w:proofErr w:type="spellStart"/>
            <w:ins w:id="2003" w:author="Công Nguyễn Văn" w:date="2019-09-04T10:27:00Z">
              <w:r>
                <w:rPr>
                  <w:sz w:val="26"/>
                  <w:szCs w:val="26"/>
                </w:rPr>
                <w:t>Khi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del w:id="2004" w:author="Công Nguyễn Văn" w:date="2019-09-04T10:27:00Z">
              <w:r w:rsidR="00A37082" w:rsidDel="006A3205">
                <w:rPr>
                  <w:sz w:val="26"/>
                  <w:szCs w:val="26"/>
                </w:rPr>
                <w:delText>Truy cập vào trang quản trị rồi truy cập vào menu exam</w:delText>
              </w:r>
            </w:del>
          </w:p>
        </w:tc>
      </w:tr>
      <w:tr w:rsidR="003C592B" w14:paraId="280A8E09" w14:textId="77777777">
        <w:trPr>
          <w:trHeight w:val="780"/>
          <w:jc w:val="center"/>
        </w:trPr>
        <w:tc>
          <w:tcPr>
            <w:tcW w:w="1365" w:type="dxa"/>
          </w:tcPr>
          <w:p w14:paraId="280A8E07" w14:textId="77777777" w:rsidR="003C592B" w:rsidRDefault="003449FE">
            <w:pPr>
              <w:rPr>
                <w:sz w:val="26"/>
                <w:szCs w:val="26"/>
              </w:rPr>
            </w:pPr>
            <w:r>
              <w:rPr>
                <w:sz w:val="26"/>
                <w:szCs w:val="26"/>
              </w:rPr>
              <w:t>Type:</w:t>
            </w:r>
          </w:p>
        </w:tc>
        <w:tc>
          <w:tcPr>
            <w:tcW w:w="7320" w:type="dxa"/>
            <w:gridSpan w:val="4"/>
            <w:shd w:val="clear" w:color="auto" w:fill="auto"/>
          </w:tcPr>
          <w:p w14:paraId="280A8E08" w14:textId="77777777" w:rsidR="003C592B" w:rsidRDefault="003449FE">
            <w:pPr>
              <w:rPr>
                <w:sz w:val="26"/>
                <w:szCs w:val="26"/>
              </w:rPr>
            </w:pPr>
            <w:r>
              <w:rPr>
                <w:sz w:val="26"/>
                <w:szCs w:val="26"/>
              </w:rPr>
              <w:t>Concrete</w:t>
            </w:r>
          </w:p>
        </w:tc>
      </w:tr>
      <w:tr w:rsidR="003C592B" w14:paraId="280A8E0B" w14:textId="77777777">
        <w:trPr>
          <w:trHeight w:val="640"/>
          <w:jc w:val="center"/>
        </w:trPr>
        <w:tc>
          <w:tcPr>
            <w:tcW w:w="8685" w:type="dxa"/>
            <w:gridSpan w:val="5"/>
          </w:tcPr>
          <w:p w14:paraId="280A8E0A" w14:textId="39EBBEBE" w:rsidR="003C592B" w:rsidRDefault="003449FE">
            <w:pPr>
              <w:rPr>
                <w:sz w:val="26"/>
                <w:szCs w:val="26"/>
              </w:rPr>
            </w:pPr>
            <w:proofErr w:type="spellStart"/>
            <w:r>
              <w:rPr>
                <w:sz w:val="26"/>
                <w:szCs w:val="26"/>
              </w:rPr>
              <w:t>Relationships:</w:t>
            </w:r>
            <w:ins w:id="2005" w:author="Công Nguyễn Văn" w:date="2019-09-03T15:02:00Z">
              <w:r w:rsidR="00F25E9D">
                <w:rPr>
                  <w:sz w:val="26"/>
                  <w:szCs w:val="26"/>
                </w:rPr>
                <w:t>Login</w:t>
              </w:r>
            </w:ins>
            <w:proofErr w:type="spellEnd"/>
          </w:p>
        </w:tc>
      </w:tr>
      <w:tr w:rsidR="003C592B" w14:paraId="280A8E0E" w14:textId="77777777">
        <w:trPr>
          <w:trHeight w:val="880"/>
          <w:jc w:val="center"/>
        </w:trPr>
        <w:tc>
          <w:tcPr>
            <w:tcW w:w="8685" w:type="dxa"/>
            <w:gridSpan w:val="5"/>
          </w:tcPr>
          <w:p w14:paraId="280A8E0C" w14:textId="041C2FF9" w:rsidR="003C592B" w:rsidRDefault="003449FE">
            <w:pPr>
              <w:rPr>
                <w:sz w:val="26"/>
                <w:szCs w:val="26"/>
              </w:rPr>
            </w:pPr>
            <w:r>
              <w:rPr>
                <w:sz w:val="26"/>
                <w:szCs w:val="26"/>
              </w:rPr>
              <w:t xml:space="preserve">Association: </w:t>
            </w:r>
            <w:r w:rsidR="00A37082">
              <w:rPr>
                <w:sz w:val="26"/>
                <w:szCs w:val="26"/>
              </w:rPr>
              <w:t>Admin</w:t>
            </w:r>
          </w:p>
          <w:p w14:paraId="280A8E0D" w14:textId="77777777" w:rsidR="003C592B" w:rsidRDefault="003C592B">
            <w:pPr>
              <w:rPr>
                <w:sz w:val="26"/>
                <w:szCs w:val="26"/>
              </w:rPr>
            </w:pPr>
          </w:p>
        </w:tc>
      </w:tr>
      <w:tr w:rsidR="003C592B" w14:paraId="280A8E14" w14:textId="77777777">
        <w:trPr>
          <w:trHeight w:val="1640"/>
          <w:jc w:val="center"/>
        </w:trPr>
        <w:tc>
          <w:tcPr>
            <w:tcW w:w="8685" w:type="dxa"/>
            <w:gridSpan w:val="5"/>
          </w:tcPr>
          <w:p w14:paraId="280A8E0F" w14:textId="77777777" w:rsidR="003C592B" w:rsidRDefault="003449FE">
            <w:pPr>
              <w:rPr>
                <w:sz w:val="26"/>
                <w:szCs w:val="26"/>
              </w:rPr>
            </w:pPr>
            <w:r>
              <w:rPr>
                <w:sz w:val="26"/>
                <w:szCs w:val="26"/>
              </w:rPr>
              <w:t>Normal Flow of Events:</w:t>
            </w:r>
          </w:p>
          <w:p w14:paraId="3929B214" w14:textId="77777777" w:rsidR="003C592B" w:rsidRDefault="00A37082" w:rsidP="00A37082">
            <w:pPr>
              <w:pStyle w:val="ListParagraph"/>
              <w:numPr>
                <w:ilvl w:val="0"/>
                <w:numId w:val="27"/>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login</w:t>
            </w:r>
          </w:p>
          <w:p w14:paraId="03BBC102" w14:textId="02279E68" w:rsidR="00A37082" w:rsidDel="00672CAC" w:rsidRDefault="00A37082">
            <w:pPr>
              <w:pStyle w:val="ListParagraph"/>
              <w:numPr>
                <w:ilvl w:val="0"/>
                <w:numId w:val="27"/>
              </w:numPr>
              <w:rPr>
                <w:del w:id="2006" w:author="Công Nguyễn Văn" w:date="2019-09-04T10:28:00Z"/>
                <w:sz w:val="26"/>
                <w:szCs w:val="26"/>
              </w:rPr>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trang</w:t>
            </w:r>
            <w:proofErr w:type="spellEnd"/>
            <w:r>
              <w:rPr>
                <w:sz w:val="26"/>
                <w:szCs w:val="26"/>
              </w:rPr>
              <w:t xml:space="preserve"> CMS</w:t>
            </w:r>
          </w:p>
          <w:p w14:paraId="345452D7" w14:textId="6C876ABA" w:rsidR="00A37082" w:rsidRDefault="00A37082">
            <w:pPr>
              <w:pStyle w:val="ListParagraph"/>
              <w:numPr>
                <w:ilvl w:val="0"/>
                <w:numId w:val="27"/>
              </w:numPr>
              <w:rPr>
                <w:ins w:id="2007" w:author="Công Nguyễn Văn" w:date="2019-09-03T13:58:00Z"/>
                <w:sz w:val="26"/>
                <w:szCs w:val="26"/>
              </w:rPr>
            </w:pPr>
            <w:del w:id="2008" w:author="Công Nguyễn Văn" w:date="2019-09-04T10:28:00Z">
              <w:r w:rsidDel="00672CAC">
                <w:rPr>
                  <w:sz w:val="26"/>
                  <w:szCs w:val="26"/>
                </w:rPr>
                <w:delText>Truy cập vào menu exam</w:delText>
              </w:r>
            </w:del>
          </w:p>
          <w:p w14:paraId="25263E5C" w14:textId="27F30A24" w:rsidR="001D5464" w:rsidRDefault="001D5464" w:rsidP="00A37082">
            <w:pPr>
              <w:pStyle w:val="ListParagraph"/>
              <w:numPr>
                <w:ilvl w:val="0"/>
                <w:numId w:val="27"/>
              </w:numPr>
              <w:rPr>
                <w:ins w:id="2009" w:author="Công Nguyễn Văn" w:date="2019-09-04T10:24:00Z"/>
                <w:sz w:val="26"/>
                <w:szCs w:val="26"/>
              </w:rPr>
            </w:pPr>
            <w:proofErr w:type="spellStart"/>
            <w:ins w:id="2010" w:author="Công Nguyễn Văn" w:date="2019-09-03T13:58:00Z">
              <w:r>
                <w:rPr>
                  <w:rFonts w:hint="eastAsia"/>
                  <w:sz w:val="26"/>
                  <w:szCs w:val="26"/>
                </w:rPr>
                <w:t>T</w:t>
              </w:r>
              <w:r>
                <w:rPr>
                  <w:sz w:val="26"/>
                  <w:szCs w:val="26"/>
                </w:rPr>
                <w: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thêm,sửa,</w:t>
              </w:r>
            </w:ins>
            <w:ins w:id="2011" w:author="Công Nguyễn Văn" w:date="2019-09-04T10:24:00Z">
              <w:r w:rsidR="00D544C4">
                <w:rPr>
                  <w:sz w:val="26"/>
                  <w:szCs w:val="26"/>
                </w:rPr>
                <w:t>thay</w:t>
              </w:r>
              <w:proofErr w:type="spellEnd"/>
              <w:r w:rsidR="00D544C4">
                <w:rPr>
                  <w:sz w:val="26"/>
                  <w:szCs w:val="26"/>
                </w:rPr>
                <w:t xml:space="preserve"> </w:t>
              </w:r>
              <w:proofErr w:type="spellStart"/>
              <w:r w:rsidR="00D544C4">
                <w:rPr>
                  <w:sz w:val="26"/>
                  <w:szCs w:val="26"/>
                </w:rPr>
                <w:t>đổi</w:t>
              </w:r>
              <w:proofErr w:type="spellEnd"/>
              <w:r w:rsidR="00D544C4">
                <w:rPr>
                  <w:sz w:val="26"/>
                  <w:szCs w:val="26"/>
                </w:rPr>
                <w:t xml:space="preserve"> </w:t>
              </w:r>
              <w:proofErr w:type="spellStart"/>
              <w:r w:rsidR="00D544C4">
                <w:rPr>
                  <w:sz w:val="26"/>
                  <w:szCs w:val="26"/>
                </w:rPr>
                <w:t>trạng</w:t>
              </w:r>
              <w:proofErr w:type="spellEnd"/>
              <w:r w:rsidR="00D544C4">
                <w:rPr>
                  <w:sz w:val="26"/>
                  <w:szCs w:val="26"/>
                </w:rPr>
                <w:t xml:space="preserve"> </w:t>
              </w:r>
              <w:proofErr w:type="spellStart"/>
              <w:r w:rsidR="00D544C4">
                <w:rPr>
                  <w:sz w:val="26"/>
                  <w:szCs w:val="26"/>
                </w:rPr>
                <w:t>thái</w:t>
              </w:r>
            </w:ins>
            <w:proofErr w:type="spellEnd"/>
            <w:ins w:id="2012" w:author="Công Nguyễn Văn" w:date="2019-09-03T13:58:00Z">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ins>
          </w:p>
          <w:p w14:paraId="34DAC9F6" w14:textId="09F1F182" w:rsidR="00D544C4" w:rsidRDefault="00D544C4" w:rsidP="00D544C4">
            <w:pPr>
              <w:pStyle w:val="ListParagraph"/>
              <w:rPr>
                <w:ins w:id="2013" w:author="Công Nguyễn Văn" w:date="2019-09-04T10:24:00Z"/>
                <w:sz w:val="26"/>
                <w:szCs w:val="26"/>
              </w:rPr>
            </w:pPr>
            <w:ins w:id="2014" w:author="Công Nguyễn Văn" w:date="2019-09-04T10:24:00Z">
              <w:r>
                <w:rPr>
                  <w:rFonts w:hint="eastAsia"/>
                  <w:sz w:val="26"/>
                  <w:szCs w:val="26"/>
                </w:rPr>
                <w:t>S</w:t>
              </w:r>
              <w:r>
                <w:rPr>
                  <w:sz w:val="26"/>
                  <w:szCs w:val="26"/>
                </w:rPr>
                <w:t xml:space="preserve">-1: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ins>
          </w:p>
          <w:p w14:paraId="4882AB6C" w14:textId="68698D49" w:rsidR="00D544C4" w:rsidRDefault="00D544C4" w:rsidP="00D544C4">
            <w:pPr>
              <w:pStyle w:val="ListParagraph"/>
              <w:rPr>
                <w:ins w:id="2015" w:author="Công Nguyễn Văn" w:date="2019-09-04T10:24:00Z"/>
                <w:sz w:val="26"/>
                <w:szCs w:val="26"/>
              </w:rPr>
            </w:pPr>
            <w:ins w:id="2016" w:author="Công Nguyễn Văn" w:date="2019-09-04T10:24:00Z">
              <w:r>
                <w:rPr>
                  <w:rFonts w:hint="eastAsia"/>
                  <w:sz w:val="26"/>
                  <w:szCs w:val="26"/>
                </w:rPr>
                <w:t>S</w:t>
              </w:r>
              <w:r>
                <w:rPr>
                  <w:sz w:val="26"/>
                  <w:szCs w:val="26"/>
                </w:rPr>
                <w:t xml:space="preserve">-2: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ins>
            <w:proofErr w:type="spellStart"/>
            <w:ins w:id="2017" w:author="Công Nguyễn Văn" w:date="2019-09-04T10:25:00Z">
              <w:r>
                <w:rPr>
                  <w:sz w:val="26"/>
                  <w:szCs w:val="26"/>
                </w:rPr>
                <w:t>bài</w:t>
              </w:r>
              <w:proofErr w:type="spellEnd"/>
              <w:r>
                <w:rPr>
                  <w:sz w:val="26"/>
                  <w:szCs w:val="26"/>
                </w:rPr>
                <w:t xml:space="preserve"> </w:t>
              </w:r>
              <w:proofErr w:type="spellStart"/>
              <w:r>
                <w:rPr>
                  <w:sz w:val="26"/>
                  <w:szCs w:val="26"/>
                </w:rPr>
                <w:t>thi</w:t>
              </w:r>
            </w:ins>
            <w:proofErr w:type="spellEnd"/>
          </w:p>
          <w:p w14:paraId="280A8E13" w14:textId="4B5EB605" w:rsidR="00D544C4" w:rsidRPr="00A37082" w:rsidRDefault="00D544C4">
            <w:pPr>
              <w:pStyle w:val="ListParagraph"/>
              <w:rPr>
                <w:sz w:val="26"/>
                <w:szCs w:val="26"/>
              </w:rPr>
              <w:pPrChange w:id="2018" w:author="Công Nguyễn Văn" w:date="2019-09-04T10:24:00Z">
                <w:pPr>
                  <w:pStyle w:val="ListParagraph"/>
                  <w:numPr>
                    <w:numId w:val="27"/>
                  </w:numPr>
                  <w:ind w:hanging="360"/>
                </w:pPr>
              </w:pPrChange>
            </w:pPr>
            <w:ins w:id="2019" w:author="Công Nguyễn Văn" w:date="2019-09-04T10:24:00Z">
              <w:r>
                <w:rPr>
                  <w:rFonts w:hint="eastAsia"/>
                  <w:sz w:val="26"/>
                  <w:szCs w:val="26"/>
                </w:rPr>
                <w:t>S</w:t>
              </w:r>
              <w:r>
                <w:rPr>
                  <w:sz w:val="26"/>
                  <w:szCs w:val="26"/>
                </w:rPr>
                <w:t xml:space="preserve">-3: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ins>
            <w:proofErr w:type="spellStart"/>
            <w:ins w:id="2020" w:author="Công Nguyễn Văn" w:date="2019-09-04T10:25:00Z">
              <w:r>
                <w:rPr>
                  <w:sz w:val="26"/>
                  <w:szCs w:val="26"/>
                </w:rPr>
                <w:t>bài</w:t>
              </w:r>
              <w:proofErr w:type="spellEnd"/>
              <w:r>
                <w:rPr>
                  <w:sz w:val="26"/>
                  <w:szCs w:val="26"/>
                </w:rPr>
                <w:t xml:space="preserve"> </w:t>
              </w:r>
              <w:proofErr w:type="spellStart"/>
              <w:r>
                <w:rPr>
                  <w:sz w:val="26"/>
                  <w:szCs w:val="26"/>
                </w:rPr>
                <w:t>thi</w:t>
              </w:r>
            </w:ins>
            <w:proofErr w:type="spellEnd"/>
          </w:p>
        </w:tc>
      </w:tr>
      <w:tr w:rsidR="003C592B" w14:paraId="280A8E17" w14:textId="77777777">
        <w:trPr>
          <w:trHeight w:val="1660"/>
          <w:jc w:val="center"/>
        </w:trPr>
        <w:tc>
          <w:tcPr>
            <w:tcW w:w="8685" w:type="dxa"/>
            <w:gridSpan w:val="5"/>
          </w:tcPr>
          <w:p w14:paraId="4C8D05F2" w14:textId="77777777" w:rsidR="003C592B" w:rsidRDefault="003449FE" w:rsidP="00A37082">
            <w:pPr>
              <w:rPr>
                <w:ins w:id="2021" w:author="Công Nguyễn Văn" w:date="2019-09-04T10:25:00Z"/>
                <w:sz w:val="26"/>
                <w:szCs w:val="26"/>
              </w:rPr>
            </w:pPr>
            <w:proofErr w:type="spellStart"/>
            <w:r>
              <w:rPr>
                <w:sz w:val="26"/>
                <w:szCs w:val="26"/>
              </w:rPr>
              <w:t>SubFlows</w:t>
            </w:r>
            <w:proofErr w:type="spellEnd"/>
            <w:r>
              <w:rPr>
                <w:sz w:val="26"/>
                <w:szCs w:val="26"/>
              </w:rPr>
              <w:t xml:space="preserve">: </w:t>
            </w:r>
          </w:p>
          <w:p w14:paraId="5929EAEF" w14:textId="5752D235" w:rsidR="00D544C4" w:rsidRDefault="00D544C4" w:rsidP="00D544C4">
            <w:pPr>
              <w:rPr>
                <w:ins w:id="2022" w:author="Công Nguyễn Văn" w:date="2019-09-04T10:25:00Z"/>
                <w:sz w:val="26"/>
                <w:szCs w:val="26"/>
              </w:rPr>
            </w:pPr>
            <w:ins w:id="2023" w:author="Công Nguyễn Văn" w:date="2019-09-04T10:25:00Z">
              <w:r>
                <w:rPr>
                  <w:sz w:val="26"/>
                  <w:szCs w:val="26"/>
                </w:rPr>
                <w:t xml:space="preserve">     S-1: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ins>
          </w:p>
          <w:p w14:paraId="3826B162" w14:textId="19821967" w:rsidR="00D544C4" w:rsidRPr="00E30AD0" w:rsidRDefault="00D544C4" w:rsidP="00D544C4">
            <w:pPr>
              <w:pStyle w:val="ListParagraph"/>
              <w:numPr>
                <w:ilvl w:val="0"/>
                <w:numId w:val="32"/>
              </w:numPr>
              <w:rPr>
                <w:ins w:id="2024" w:author="Công Nguyễn Văn" w:date="2019-09-04T10:25:00Z"/>
                <w:sz w:val="26"/>
                <w:szCs w:val="26"/>
              </w:rPr>
            </w:pPr>
            <w:proofErr w:type="spellStart"/>
            <w:ins w:id="2025" w:author="Công Nguyễn Văn" w:date="2019-09-04T10:25:00Z">
              <w:r w:rsidRPr="00E30AD0">
                <w:rPr>
                  <w:sz w:val="26"/>
                  <w:szCs w:val="26"/>
                </w:rPr>
                <w:t>Tạo</w:t>
              </w:r>
              <w:proofErr w:type="spellEnd"/>
              <w:r w:rsidRPr="00E30AD0">
                <w:rPr>
                  <w:sz w:val="26"/>
                  <w:szCs w:val="26"/>
                </w:rPr>
                <w:t xml:space="preserve"> </w:t>
              </w:r>
              <w:proofErr w:type="spellStart"/>
              <w:r w:rsidRPr="00E30AD0">
                <w:rPr>
                  <w:sz w:val="26"/>
                  <w:szCs w:val="26"/>
                </w:rPr>
                <w:t>thông</w:t>
              </w:r>
              <w:proofErr w:type="spellEnd"/>
              <w:r w:rsidRPr="00E30AD0">
                <w:rPr>
                  <w:sz w:val="26"/>
                  <w:szCs w:val="26"/>
                </w:rPr>
                <w:t xml:space="preserve"> tin </w:t>
              </w:r>
              <w:proofErr w:type="spellStart"/>
              <w:r w:rsidRPr="00E30AD0">
                <w:rPr>
                  <w:sz w:val="26"/>
                  <w:szCs w:val="26"/>
                </w:rPr>
                <w:t>cho</w:t>
              </w:r>
              <w:proofErr w:type="spellEnd"/>
              <w:r w:rsidRPr="00E30AD0">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sidRPr="00E30AD0">
                <w:rPr>
                  <w:sz w:val="26"/>
                  <w:szCs w:val="26"/>
                </w:rPr>
                <w:t xml:space="preserve"> </w:t>
              </w:r>
              <w:proofErr w:type="spellStart"/>
              <w:r w:rsidRPr="00E30AD0">
                <w:rPr>
                  <w:sz w:val="26"/>
                  <w:szCs w:val="26"/>
                </w:rPr>
                <w:t>mới</w:t>
              </w:r>
              <w:proofErr w:type="spellEnd"/>
            </w:ins>
          </w:p>
          <w:p w14:paraId="3F6FDF48" w14:textId="65D19AF1" w:rsidR="00D544C4" w:rsidRDefault="00D544C4" w:rsidP="00D544C4">
            <w:pPr>
              <w:pStyle w:val="ListParagraph"/>
              <w:numPr>
                <w:ilvl w:val="0"/>
                <w:numId w:val="32"/>
              </w:numPr>
              <w:rPr>
                <w:ins w:id="2026" w:author="Công Nguyễn Văn" w:date="2019-09-04T10:25:00Z"/>
                <w:sz w:val="26"/>
                <w:szCs w:val="26"/>
              </w:rPr>
            </w:pPr>
            <w:proofErr w:type="spellStart"/>
            <w:ins w:id="2027" w:author="Công Nguyễn Văn" w:date="2019-09-04T10:25:00Z">
              <w:r>
                <w:rPr>
                  <w:sz w:val="26"/>
                  <w:szCs w:val="26"/>
                </w:rPr>
                <w:t>Nhập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ins>
          </w:p>
          <w:p w14:paraId="41D5AF76" w14:textId="458693D8" w:rsidR="00D544C4" w:rsidRPr="00E30AD0" w:rsidRDefault="00D544C4" w:rsidP="00D544C4">
            <w:pPr>
              <w:pStyle w:val="ListParagraph"/>
              <w:numPr>
                <w:ilvl w:val="0"/>
                <w:numId w:val="32"/>
              </w:numPr>
              <w:rPr>
                <w:ins w:id="2028" w:author="Công Nguyễn Văn" w:date="2019-09-04T10:25:00Z"/>
                <w:sz w:val="26"/>
                <w:szCs w:val="26"/>
              </w:rPr>
            </w:pPr>
            <w:proofErr w:type="spellStart"/>
            <w:ins w:id="2029" w:author="Công Nguyễn Văn" w:date="2019-09-04T10:25:00Z">
              <w:r>
                <w:rPr>
                  <w:rFonts w:hint="eastAsia"/>
                  <w:sz w:val="26"/>
                  <w:szCs w:val="26"/>
                </w:rPr>
                <w:t>L</w:t>
              </w:r>
              <w:r>
                <w:rPr>
                  <w:sz w:val="26"/>
                  <w:szCs w:val="26"/>
                </w:rPr>
                <w:t>ưu</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vào</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ins>
            <w:proofErr w:type="spellStart"/>
            <w:ins w:id="2030"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p>
          <w:p w14:paraId="3DB927B2" w14:textId="42E0DBD8" w:rsidR="00D544C4" w:rsidRDefault="00D544C4" w:rsidP="00D544C4">
            <w:pPr>
              <w:rPr>
                <w:ins w:id="2031" w:author="Công Nguyễn Văn" w:date="2019-09-04T10:25:00Z"/>
                <w:sz w:val="26"/>
                <w:szCs w:val="26"/>
              </w:rPr>
            </w:pPr>
            <w:ins w:id="2032" w:author="Công Nguyễn Văn" w:date="2019-09-04T10:25:00Z">
              <w:r>
                <w:rPr>
                  <w:rFonts w:hint="eastAsia"/>
                  <w:sz w:val="26"/>
                  <w:szCs w:val="26"/>
                </w:rPr>
                <w:t xml:space="preserve"> </w:t>
              </w:r>
              <w:r>
                <w:rPr>
                  <w:sz w:val="26"/>
                  <w:szCs w:val="26"/>
                </w:rPr>
                <w:t xml:space="preserve">       S-2: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ins>
            <w:proofErr w:type="spellStart"/>
            <w:ins w:id="2033"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p>
          <w:p w14:paraId="0334ABBD" w14:textId="3C70891E" w:rsidR="00D544C4" w:rsidRPr="00E30AD0" w:rsidRDefault="00D544C4" w:rsidP="00D544C4">
            <w:pPr>
              <w:pStyle w:val="ListParagraph"/>
              <w:numPr>
                <w:ilvl w:val="0"/>
                <w:numId w:val="34"/>
              </w:numPr>
              <w:rPr>
                <w:ins w:id="2034" w:author="Công Nguyễn Văn" w:date="2019-09-04T10:25:00Z"/>
                <w:sz w:val="26"/>
                <w:szCs w:val="26"/>
              </w:rPr>
            </w:pPr>
            <w:proofErr w:type="spellStart"/>
            <w:ins w:id="2035" w:author="Công Nguyễn Văn" w:date="2019-09-04T10:25:00Z">
              <w:r w:rsidRPr="00E30AD0">
                <w:rPr>
                  <w:sz w:val="26"/>
                  <w:szCs w:val="26"/>
                </w:rPr>
                <w:t>T</w:t>
              </w:r>
              <w:r>
                <w:rPr>
                  <w:sz w:val="26"/>
                  <w:szCs w:val="26"/>
                </w:rPr>
                <w:t>ìm</w:t>
              </w:r>
              <w:proofErr w:type="spellEnd"/>
              <w:r>
                <w:rPr>
                  <w:sz w:val="26"/>
                  <w:szCs w:val="26"/>
                </w:rPr>
                <w:t xml:space="preserve"> </w:t>
              </w:r>
            </w:ins>
            <w:proofErr w:type="spellStart"/>
            <w:ins w:id="2036"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ins w:id="2037" w:author="Công Nguyễn Văn" w:date="2019-09-04T10:25:00Z">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ins>
            <w:proofErr w:type="spellStart"/>
            <w:ins w:id="2038"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ins w:id="2039" w:author="Công Nguyễn Văn" w:date="2019-09-04T10:25:00Z">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w:t>
              </w:r>
            </w:ins>
            <w:ins w:id="2040" w:author="Công Nguyễn Văn" w:date="2019-09-04T10:26:00Z">
              <w:r>
                <w:rPr>
                  <w:sz w:val="26"/>
                  <w:szCs w:val="26"/>
                </w:rPr>
                <w:t>ố</w:t>
              </w:r>
            </w:ins>
            <w:ins w:id="2041" w:author="Công Nguyễn Văn" w:date="2019-09-04T10:25:00Z">
              <w:r>
                <w:rPr>
                  <w:sz w:val="26"/>
                  <w:szCs w:val="26"/>
                </w:rPr>
                <w:t>ng</w:t>
              </w:r>
              <w:proofErr w:type="spellEnd"/>
            </w:ins>
          </w:p>
          <w:p w14:paraId="16AD1D7F" w14:textId="6759D666" w:rsidR="00D544C4" w:rsidRDefault="00D544C4" w:rsidP="00D544C4">
            <w:pPr>
              <w:pStyle w:val="ListParagraph"/>
              <w:numPr>
                <w:ilvl w:val="0"/>
                <w:numId w:val="34"/>
              </w:numPr>
              <w:rPr>
                <w:ins w:id="2042" w:author="Công Nguyễn Văn" w:date="2019-09-04T10:25:00Z"/>
                <w:sz w:val="26"/>
                <w:szCs w:val="26"/>
              </w:rPr>
            </w:pPr>
            <w:proofErr w:type="spellStart"/>
            <w:ins w:id="2043" w:author="Công Nguyễn Văn" w:date="2019-09-04T10:25:00Z">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ins>
            <w:proofErr w:type="spellStart"/>
            <w:ins w:id="2044"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p>
          <w:p w14:paraId="0A514E95" w14:textId="77777777" w:rsidR="00D544C4" w:rsidRPr="00E30AD0" w:rsidRDefault="00D544C4" w:rsidP="00D544C4">
            <w:pPr>
              <w:pStyle w:val="ListParagraph"/>
              <w:numPr>
                <w:ilvl w:val="0"/>
                <w:numId w:val="34"/>
              </w:numPr>
              <w:rPr>
                <w:ins w:id="2045" w:author="Công Nguyễn Văn" w:date="2019-09-04T10:25:00Z"/>
                <w:sz w:val="26"/>
                <w:szCs w:val="26"/>
              </w:rPr>
            </w:pPr>
            <w:proofErr w:type="spellStart"/>
            <w:ins w:id="2046" w:author="Công Nguyễn Văn" w:date="2019-09-04T10:25:00Z">
              <w:r>
                <w:rPr>
                  <w:rFonts w:hint="eastAsia"/>
                  <w:sz w:val="26"/>
                  <w:szCs w:val="26"/>
                </w:rPr>
                <w:t>L</w:t>
              </w:r>
              <w:r>
                <w:rPr>
                  <w:sz w:val="26"/>
                  <w:szCs w:val="26"/>
                </w:rPr>
                <w:t>ưu</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đã</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ins>
          </w:p>
          <w:p w14:paraId="6C407282" w14:textId="52EB3901" w:rsidR="00D544C4" w:rsidRDefault="00D544C4" w:rsidP="00D544C4">
            <w:pPr>
              <w:rPr>
                <w:ins w:id="2047" w:author="Công Nguyễn Văn" w:date="2019-09-04T10:25:00Z"/>
                <w:sz w:val="26"/>
                <w:szCs w:val="26"/>
              </w:rPr>
            </w:pPr>
            <w:ins w:id="2048" w:author="Công Nguyễn Văn" w:date="2019-09-04T10:25:00Z">
              <w:r>
                <w:rPr>
                  <w:rFonts w:hint="eastAsia"/>
                  <w:sz w:val="26"/>
                  <w:szCs w:val="26"/>
                </w:rPr>
                <w:t xml:space="preserve"> </w:t>
              </w:r>
              <w:r>
                <w:rPr>
                  <w:sz w:val="26"/>
                  <w:szCs w:val="26"/>
                </w:rPr>
                <w:t xml:space="preserve">       S-3: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ins>
            <w:proofErr w:type="spellStart"/>
            <w:ins w:id="2049"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p>
          <w:p w14:paraId="7F75D0E5" w14:textId="4B4B30F4" w:rsidR="00D544C4" w:rsidRPr="00E30AD0" w:rsidRDefault="00D544C4" w:rsidP="00D544C4">
            <w:pPr>
              <w:pStyle w:val="ListParagraph"/>
              <w:numPr>
                <w:ilvl w:val="0"/>
                <w:numId w:val="35"/>
              </w:numPr>
              <w:rPr>
                <w:ins w:id="2050" w:author="Công Nguyễn Văn" w:date="2019-09-04T10:25:00Z"/>
                <w:sz w:val="26"/>
                <w:szCs w:val="26"/>
              </w:rPr>
            </w:pPr>
            <w:proofErr w:type="spellStart"/>
            <w:ins w:id="2051" w:author="Công Nguyễn Văn" w:date="2019-09-04T10:25:00Z">
              <w:r w:rsidRPr="00E30AD0">
                <w:rPr>
                  <w:sz w:val="26"/>
                  <w:szCs w:val="26"/>
                </w:rPr>
                <w:t>T</w:t>
              </w:r>
              <w:r>
                <w:rPr>
                  <w:sz w:val="26"/>
                  <w:szCs w:val="26"/>
                </w:rPr>
                <w:t>ìm</w:t>
              </w:r>
              <w:proofErr w:type="spellEnd"/>
              <w:r>
                <w:rPr>
                  <w:sz w:val="26"/>
                  <w:szCs w:val="26"/>
                </w:rPr>
                <w:t xml:space="preserve"> </w:t>
              </w:r>
            </w:ins>
            <w:proofErr w:type="spellStart"/>
            <w:ins w:id="2052"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ins w:id="2053" w:author="Công Nguyễn Văn" w:date="2019-09-04T10:25:00Z">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ins>
          </w:p>
          <w:p w14:paraId="280A8E16" w14:textId="2E2D50C4" w:rsidR="00D544C4" w:rsidRDefault="00D544C4">
            <w:pPr>
              <w:pStyle w:val="ListParagraph"/>
              <w:numPr>
                <w:ilvl w:val="0"/>
                <w:numId w:val="35"/>
              </w:numPr>
              <w:rPr>
                <w:sz w:val="26"/>
                <w:szCs w:val="26"/>
              </w:rPr>
              <w:pPrChange w:id="2054" w:author="Công Nguyễn Văn" w:date="2019-09-04T10:27:00Z">
                <w:pPr/>
              </w:pPrChange>
            </w:pPr>
            <w:proofErr w:type="spellStart"/>
            <w:ins w:id="2055" w:author="Công Nguyễn Văn" w:date="2019-09-04T10:25:00Z">
              <w:r>
                <w:rPr>
                  <w:sz w:val="26"/>
                  <w:szCs w:val="26"/>
                </w:rPr>
                <w:lastRenderedPageBreak/>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của</w:t>
              </w:r>
              <w:proofErr w:type="spellEnd"/>
              <w:r>
                <w:rPr>
                  <w:sz w:val="26"/>
                  <w:szCs w:val="26"/>
                </w:rPr>
                <w:t xml:space="preserve"> </w:t>
              </w:r>
            </w:ins>
            <w:proofErr w:type="spellStart"/>
            <w:ins w:id="2056"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p>
        </w:tc>
      </w:tr>
      <w:tr w:rsidR="00A37082" w14:paraId="1700B268" w14:textId="77777777">
        <w:trPr>
          <w:trHeight w:val="1660"/>
          <w:jc w:val="center"/>
        </w:trPr>
        <w:tc>
          <w:tcPr>
            <w:tcW w:w="8685" w:type="dxa"/>
            <w:gridSpan w:val="5"/>
          </w:tcPr>
          <w:p w14:paraId="05B65A1B" w14:textId="77777777" w:rsidR="00A37082" w:rsidRDefault="00A37082" w:rsidP="00A37082">
            <w:pPr>
              <w:rPr>
                <w:sz w:val="26"/>
                <w:szCs w:val="26"/>
              </w:rPr>
            </w:pPr>
            <w:r>
              <w:rPr>
                <w:sz w:val="26"/>
                <w:szCs w:val="26"/>
              </w:rPr>
              <w:lastRenderedPageBreak/>
              <w:t>Exception:</w:t>
            </w:r>
          </w:p>
          <w:p w14:paraId="1231AE84" w14:textId="5E9A6068" w:rsidR="00A37082" w:rsidRDefault="00A37082" w:rsidP="00A37082">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p>
        </w:tc>
      </w:tr>
    </w:tbl>
    <w:p w14:paraId="280A8E18" w14:textId="03DBB96A" w:rsidR="003C592B" w:rsidRDefault="00983C1A" w:rsidP="00983C1A">
      <w:pPr>
        <w:pStyle w:val="Caption"/>
      </w:pPr>
      <w:del w:id="2057" w:author="Công Nguyễn Văn" w:date="2019-09-03T14:04:00Z">
        <w:r w:rsidDel="001A7828">
          <w:delText xml:space="preserve">Bảng 15 </w:delText>
        </w:r>
        <w:r w:rsidR="008F3BFF" w:rsidDel="001A7828">
          <w:fldChar w:fldCharType="begin"/>
        </w:r>
        <w:r w:rsidR="008F3BFF" w:rsidDel="001A7828">
          <w:delInstrText xml:space="preserve"> SEQ Bảng_15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exam management</w:delText>
        </w:r>
      </w:del>
    </w:p>
    <w:p w14:paraId="280A8E19" w14:textId="58D0D5EE" w:rsidR="003C592B" w:rsidRDefault="003449FE" w:rsidP="00C10112">
      <w:pPr>
        <w:jc w:val="center"/>
      </w:pPr>
      <w:bookmarkStart w:id="2058" w:name="_111kx3o" w:colFirst="0" w:colLast="0"/>
      <w:bookmarkEnd w:id="2058"/>
      <w:proofErr w:type="spellStart"/>
      <w:r>
        <w:t>Bảng</w:t>
      </w:r>
      <w:proofErr w:type="spellEnd"/>
      <w:r>
        <w:t xml:space="preserve"> 1</w:t>
      </w:r>
      <w:r w:rsidR="00C10112">
        <w:t>5</w:t>
      </w:r>
      <w:r>
        <w:t xml:space="preserve">: </w:t>
      </w:r>
      <w:proofErr w:type="spellStart"/>
      <w:r>
        <w:t>Đặc</w:t>
      </w:r>
      <w:proofErr w:type="spellEnd"/>
      <w:r>
        <w:t xml:space="preserve"> </w:t>
      </w:r>
      <w:proofErr w:type="spellStart"/>
      <w:r>
        <w:t>tả</w:t>
      </w:r>
      <w:proofErr w:type="spellEnd"/>
      <w:r>
        <w:t xml:space="preserve"> use case exam management</w:t>
      </w:r>
    </w:p>
    <w:p w14:paraId="280A8E1A" w14:textId="77777777" w:rsidR="003C592B" w:rsidRDefault="003C592B"/>
    <w:p w14:paraId="280A8E1B" w14:textId="4DA0D279" w:rsidR="003C592B" w:rsidDel="00672CAC" w:rsidRDefault="003449FE">
      <w:pPr>
        <w:pStyle w:val="Heading3"/>
        <w:rPr>
          <w:del w:id="2059" w:author="Công Nguyễn Văn" w:date="2019-09-04T10:28:00Z"/>
        </w:rPr>
      </w:pPr>
      <w:del w:id="2060" w:author="Công Nguyễn Văn" w:date="2019-09-04T10:28:00Z">
        <w:r w:rsidDel="00672CAC">
          <w:delText xml:space="preserve">UC16:Thêm Exam </w:delText>
        </w:r>
      </w:del>
    </w:p>
    <w:tbl>
      <w:tblPr>
        <w:tblStyle w:val="af0"/>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672CAC" w14:paraId="280A8E1F" w14:textId="0D7D90AE">
        <w:trPr>
          <w:trHeight w:val="480"/>
          <w:jc w:val="center"/>
          <w:del w:id="2061" w:author="Công Nguyễn Văn" w:date="2019-09-04T10:28:00Z"/>
        </w:trPr>
        <w:tc>
          <w:tcPr>
            <w:tcW w:w="6315" w:type="dxa"/>
            <w:gridSpan w:val="3"/>
          </w:tcPr>
          <w:p w14:paraId="280A8E1C" w14:textId="6A9E990C" w:rsidR="003C592B" w:rsidDel="00672CAC" w:rsidRDefault="003449FE">
            <w:pPr>
              <w:rPr>
                <w:del w:id="2062" w:author="Công Nguyễn Văn" w:date="2019-09-04T10:28:00Z"/>
                <w:sz w:val="26"/>
                <w:szCs w:val="26"/>
              </w:rPr>
            </w:pPr>
            <w:del w:id="2063" w:author="Công Nguyễn Văn" w:date="2019-09-04T10:28:00Z">
              <w:r w:rsidDel="00672CAC">
                <w:rPr>
                  <w:sz w:val="26"/>
                  <w:szCs w:val="26"/>
                </w:rPr>
                <w:delText>Use Case: Thêm exam</w:delText>
              </w:r>
            </w:del>
          </w:p>
        </w:tc>
        <w:tc>
          <w:tcPr>
            <w:tcW w:w="900" w:type="dxa"/>
            <w:shd w:val="clear" w:color="auto" w:fill="auto"/>
          </w:tcPr>
          <w:p w14:paraId="280A8E1D" w14:textId="14CD9B12" w:rsidR="003C592B" w:rsidDel="00672CAC" w:rsidRDefault="003449FE">
            <w:pPr>
              <w:rPr>
                <w:del w:id="2064" w:author="Công Nguyễn Văn" w:date="2019-09-04T10:28:00Z"/>
                <w:sz w:val="26"/>
                <w:szCs w:val="26"/>
              </w:rPr>
            </w:pPr>
            <w:del w:id="2065" w:author="Công Nguyễn Văn" w:date="2019-09-04T10:28:00Z">
              <w:r w:rsidDel="00672CAC">
                <w:rPr>
                  <w:sz w:val="26"/>
                  <w:szCs w:val="26"/>
                </w:rPr>
                <w:delText>ID:1</w:delText>
              </w:r>
              <w:r w:rsidR="003179D3" w:rsidDel="00672CAC">
                <w:rPr>
                  <w:sz w:val="26"/>
                  <w:szCs w:val="26"/>
                </w:rPr>
                <w:delText>6</w:delText>
              </w:r>
            </w:del>
          </w:p>
        </w:tc>
        <w:tc>
          <w:tcPr>
            <w:tcW w:w="1470" w:type="dxa"/>
            <w:shd w:val="clear" w:color="auto" w:fill="auto"/>
          </w:tcPr>
          <w:p w14:paraId="280A8E1E" w14:textId="00BDD413" w:rsidR="003C592B" w:rsidDel="00672CAC" w:rsidRDefault="003449FE">
            <w:pPr>
              <w:rPr>
                <w:del w:id="2066" w:author="Công Nguyễn Văn" w:date="2019-09-04T10:28:00Z"/>
                <w:sz w:val="26"/>
                <w:szCs w:val="26"/>
              </w:rPr>
            </w:pPr>
            <w:del w:id="2067" w:author="Công Nguyễn Văn" w:date="2019-09-04T10:28:00Z">
              <w:r w:rsidDel="00672CAC">
                <w:rPr>
                  <w:sz w:val="26"/>
                  <w:szCs w:val="26"/>
                </w:rPr>
                <w:delText>Importance Level: High</w:delText>
              </w:r>
            </w:del>
          </w:p>
        </w:tc>
      </w:tr>
      <w:tr w:rsidR="003C592B" w:rsidDel="00672CAC" w14:paraId="280A8E22" w14:textId="2F6C6D7E">
        <w:trPr>
          <w:trHeight w:val="480"/>
          <w:jc w:val="center"/>
          <w:del w:id="2068" w:author="Công Nguyễn Văn" w:date="2019-09-04T10:28:00Z"/>
        </w:trPr>
        <w:tc>
          <w:tcPr>
            <w:tcW w:w="3945" w:type="dxa"/>
            <w:gridSpan w:val="2"/>
          </w:tcPr>
          <w:p w14:paraId="280A8E20" w14:textId="777B3918" w:rsidR="003C592B" w:rsidDel="00672CAC" w:rsidRDefault="003449FE">
            <w:pPr>
              <w:rPr>
                <w:del w:id="2069" w:author="Công Nguyễn Văn" w:date="2019-09-04T10:28:00Z"/>
                <w:sz w:val="26"/>
                <w:szCs w:val="26"/>
              </w:rPr>
            </w:pPr>
            <w:del w:id="2070" w:author="Công Nguyễn Văn" w:date="2019-09-04T10:28:00Z">
              <w:r w:rsidDel="00672CAC">
                <w:rPr>
                  <w:sz w:val="26"/>
                  <w:szCs w:val="26"/>
                </w:rPr>
                <w:delText>Primary Actor: Admin</w:delText>
              </w:r>
            </w:del>
          </w:p>
        </w:tc>
        <w:tc>
          <w:tcPr>
            <w:tcW w:w="4740" w:type="dxa"/>
            <w:gridSpan w:val="3"/>
            <w:shd w:val="clear" w:color="auto" w:fill="auto"/>
          </w:tcPr>
          <w:p w14:paraId="280A8E21" w14:textId="374A109F" w:rsidR="003C592B" w:rsidDel="00672CAC" w:rsidRDefault="003449FE">
            <w:pPr>
              <w:rPr>
                <w:del w:id="2071" w:author="Công Nguyễn Văn" w:date="2019-09-04T10:28:00Z"/>
                <w:sz w:val="26"/>
                <w:szCs w:val="26"/>
              </w:rPr>
            </w:pPr>
            <w:del w:id="2072" w:author="Công Nguyễn Văn" w:date="2019-09-04T10:28:00Z">
              <w:r w:rsidDel="00672CAC">
                <w:rPr>
                  <w:sz w:val="26"/>
                  <w:szCs w:val="26"/>
                </w:rPr>
                <w:delText>User Case Type: Add, Essential</w:delText>
              </w:r>
            </w:del>
          </w:p>
        </w:tc>
      </w:tr>
      <w:tr w:rsidR="003C592B" w:rsidDel="00672CAC" w14:paraId="280A8E25" w14:textId="54760243">
        <w:trPr>
          <w:trHeight w:val="1520"/>
          <w:jc w:val="center"/>
          <w:del w:id="2073" w:author="Công Nguyễn Văn" w:date="2019-09-04T10:28:00Z"/>
        </w:trPr>
        <w:tc>
          <w:tcPr>
            <w:tcW w:w="8685" w:type="dxa"/>
            <w:gridSpan w:val="5"/>
          </w:tcPr>
          <w:p w14:paraId="280A8E23" w14:textId="4580EE4C" w:rsidR="003C592B" w:rsidDel="00672CAC" w:rsidRDefault="003449FE">
            <w:pPr>
              <w:rPr>
                <w:del w:id="2074" w:author="Công Nguyễn Văn" w:date="2019-09-04T10:28:00Z"/>
                <w:sz w:val="26"/>
                <w:szCs w:val="26"/>
              </w:rPr>
            </w:pPr>
            <w:del w:id="2075" w:author="Công Nguyễn Văn" w:date="2019-09-04T10:28:00Z">
              <w:r w:rsidDel="00672CAC">
                <w:rPr>
                  <w:sz w:val="26"/>
                  <w:szCs w:val="26"/>
                </w:rPr>
                <w:delText>Stakeholders and Interests:</w:delText>
              </w:r>
            </w:del>
          </w:p>
          <w:p w14:paraId="280A8E24" w14:textId="79B29E76" w:rsidR="003C592B" w:rsidDel="00672CAC" w:rsidRDefault="003449FE">
            <w:pPr>
              <w:rPr>
                <w:del w:id="2076" w:author="Công Nguyễn Văn" w:date="2019-09-04T10:28:00Z"/>
                <w:sz w:val="26"/>
                <w:szCs w:val="26"/>
              </w:rPr>
            </w:pPr>
            <w:del w:id="2077" w:author="Công Nguyễn Văn" w:date="2019-09-04T10:28:00Z">
              <w:r w:rsidDel="00672CAC">
                <w:rPr>
                  <w:sz w:val="26"/>
                  <w:szCs w:val="26"/>
                </w:rPr>
                <w:delText xml:space="preserve">           </w:delText>
              </w:r>
              <w:r w:rsidR="00465D6D" w:rsidDel="00672CAC">
                <w:rPr>
                  <w:sz w:val="26"/>
                  <w:szCs w:val="26"/>
                </w:rPr>
                <w:delText>Quản trị viên muốn thêm mới bài thi vào hệ thống để thực hiện test</w:delText>
              </w:r>
            </w:del>
          </w:p>
        </w:tc>
      </w:tr>
      <w:tr w:rsidR="003C592B" w:rsidDel="00672CAC" w14:paraId="280A8E27" w14:textId="1A5FE315">
        <w:trPr>
          <w:trHeight w:val="780"/>
          <w:jc w:val="center"/>
          <w:del w:id="2078" w:author="Công Nguyễn Văn" w:date="2019-09-04T10:28:00Z"/>
        </w:trPr>
        <w:tc>
          <w:tcPr>
            <w:tcW w:w="8685" w:type="dxa"/>
            <w:gridSpan w:val="5"/>
          </w:tcPr>
          <w:p w14:paraId="280A8E26" w14:textId="3A884F88" w:rsidR="003C592B" w:rsidDel="00672CAC" w:rsidRDefault="003449FE" w:rsidP="00465D6D">
            <w:pPr>
              <w:rPr>
                <w:del w:id="2079" w:author="Công Nguyễn Văn" w:date="2019-09-04T10:28:00Z"/>
                <w:sz w:val="26"/>
                <w:szCs w:val="26"/>
              </w:rPr>
            </w:pPr>
            <w:del w:id="2080" w:author="Công Nguyễn Văn" w:date="2019-09-04T10:28:00Z">
              <w:r w:rsidDel="00672CAC">
                <w:rPr>
                  <w:sz w:val="26"/>
                  <w:szCs w:val="26"/>
                </w:rPr>
                <w:delText xml:space="preserve">Brief Description: Thêm </w:delText>
              </w:r>
              <w:r w:rsidR="00465D6D" w:rsidDel="00672CAC">
                <w:rPr>
                  <w:sz w:val="26"/>
                  <w:szCs w:val="26"/>
                </w:rPr>
                <w:delText>bài thi</w:delText>
              </w:r>
              <w:r w:rsidDel="00672CAC">
                <w:rPr>
                  <w:sz w:val="26"/>
                  <w:szCs w:val="26"/>
                </w:rPr>
                <w:delText xml:space="preserve"> vào hệ thống</w:delText>
              </w:r>
            </w:del>
          </w:p>
        </w:tc>
      </w:tr>
      <w:tr w:rsidR="003C592B" w:rsidDel="00672CAC" w14:paraId="280A8E2A" w14:textId="51F3972C">
        <w:trPr>
          <w:trHeight w:val="720"/>
          <w:jc w:val="center"/>
          <w:del w:id="2081" w:author="Công Nguyễn Văn" w:date="2019-09-04T10:28:00Z"/>
        </w:trPr>
        <w:tc>
          <w:tcPr>
            <w:tcW w:w="1365" w:type="dxa"/>
          </w:tcPr>
          <w:p w14:paraId="280A8E28" w14:textId="2B107DA2" w:rsidR="003C592B" w:rsidDel="00672CAC" w:rsidRDefault="003449FE">
            <w:pPr>
              <w:rPr>
                <w:del w:id="2082" w:author="Công Nguyễn Văn" w:date="2019-09-04T10:28:00Z"/>
                <w:sz w:val="26"/>
                <w:szCs w:val="26"/>
              </w:rPr>
            </w:pPr>
            <w:del w:id="2083" w:author="Công Nguyễn Văn" w:date="2019-09-04T10:28:00Z">
              <w:r w:rsidDel="00672CAC">
                <w:rPr>
                  <w:sz w:val="26"/>
                  <w:szCs w:val="26"/>
                </w:rPr>
                <w:delText>Trigger:</w:delText>
              </w:r>
            </w:del>
          </w:p>
        </w:tc>
        <w:tc>
          <w:tcPr>
            <w:tcW w:w="7320" w:type="dxa"/>
            <w:gridSpan w:val="4"/>
            <w:shd w:val="clear" w:color="auto" w:fill="auto"/>
          </w:tcPr>
          <w:p w14:paraId="280A8E29" w14:textId="5FB8DC98" w:rsidR="003C592B" w:rsidDel="00672CAC" w:rsidRDefault="003449FE">
            <w:pPr>
              <w:rPr>
                <w:del w:id="2084" w:author="Công Nguyễn Văn" w:date="2019-09-04T10:28:00Z"/>
                <w:sz w:val="26"/>
                <w:szCs w:val="26"/>
              </w:rPr>
            </w:pPr>
            <w:del w:id="2085" w:author="Công Nguyễn Văn" w:date="2019-09-04T10:28:00Z">
              <w:r w:rsidDel="00672CAC">
                <w:rPr>
                  <w:sz w:val="26"/>
                  <w:szCs w:val="26"/>
                </w:rPr>
                <w:delText>Quản trị viên truy cập vào hệ thống để thêm các bài thi</w:delText>
              </w:r>
            </w:del>
          </w:p>
        </w:tc>
      </w:tr>
      <w:tr w:rsidR="003C592B" w:rsidDel="00672CAC" w14:paraId="280A8E2D" w14:textId="748BD842">
        <w:trPr>
          <w:trHeight w:val="780"/>
          <w:jc w:val="center"/>
          <w:del w:id="2086" w:author="Công Nguyễn Văn" w:date="2019-09-04T10:28:00Z"/>
        </w:trPr>
        <w:tc>
          <w:tcPr>
            <w:tcW w:w="1365" w:type="dxa"/>
          </w:tcPr>
          <w:p w14:paraId="280A8E2B" w14:textId="2D8537E4" w:rsidR="003C592B" w:rsidDel="00672CAC" w:rsidRDefault="003449FE">
            <w:pPr>
              <w:rPr>
                <w:del w:id="2087" w:author="Công Nguyễn Văn" w:date="2019-09-04T10:28:00Z"/>
                <w:sz w:val="26"/>
                <w:szCs w:val="26"/>
              </w:rPr>
            </w:pPr>
            <w:del w:id="2088" w:author="Công Nguyễn Văn" w:date="2019-09-04T10:28:00Z">
              <w:r w:rsidDel="00672CAC">
                <w:rPr>
                  <w:sz w:val="26"/>
                  <w:szCs w:val="26"/>
                </w:rPr>
                <w:delText>Type:</w:delText>
              </w:r>
            </w:del>
          </w:p>
        </w:tc>
        <w:tc>
          <w:tcPr>
            <w:tcW w:w="7320" w:type="dxa"/>
            <w:gridSpan w:val="4"/>
            <w:shd w:val="clear" w:color="auto" w:fill="auto"/>
          </w:tcPr>
          <w:p w14:paraId="280A8E2C" w14:textId="161D13C3" w:rsidR="003C592B" w:rsidDel="00672CAC" w:rsidRDefault="003449FE">
            <w:pPr>
              <w:rPr>
                <w:del w:id="2089" w:author="Công Nguyễn Văn" w:date="2019-09-04T10:28:00Z"/>
                <w:sz w:val="26"/>
                <w:szCs w:val="26"/>
              </w:rPr>
            </w:pPr>
            <w:del w:id="2090" w:author="Công Nguyễn Văn" w:date="2019-09-04T10:28:00Z">
              <w:r w:rsidDel="00672CAC">
                <w:rPr>
                  <w:sz w:val="26"/>
                  <w:szCs w:val="26"/>
                </w:rPr>
                <w:delText>Concrete</w:delText>
              </w:r>
            </w:del>
          </w:p>
        </w:tc>
      </w:tr>
      <w:tr w:rsidR="003C592B" w:rsidDel="00672CAC" w14:paraId="280A8E2F" w14:textId="6898F12E">
        <w:trPr>
          <w:trHeight w:val="640"/>
          <w:jc w:val="center"/>
          <w:del w:id="2091" w:author="Công Nguyễn Văn" w:date="2019-09-04T10:28:00Z"/>
        </w:trPr>
        <w:tc>
          <w:tcPr>
            <w:tcW w:w="8685" w:type="dxa"/>
            <w:gridSpan w:val="5"/>
          </w:tcPr>
          <w:p w14:paraId="280A8E2E" w14:textId="2B6F5191" w:rsidR="003C592B" w:rsidDel="00672CAC" w:rsidRDefault="003449FE">
            <w:pPr>
              <w:rPr>
                <w:del w:id="2092" w:author="Công Nguyễn Văn" w:date="2019-09-04T10:28:00Z"/>
                <w:sz w:val="26"/>
                <w:szCs w:val="26"/>
              </w:rPr>
            </w:pPr>
            <w:del w:id="2093" w:author="Công Nguyễn Văn" w:date="2019-09-04T10:28:00Z">
              <w:r w:rsidDel="00672CAC">
                <w:rPr>
                  <w:sz w:val="26"/>
                  <w:szCs w:val="26"/>
                </w:rPr>
                <w:delText>Relationships:</w:delText>
              </w:r>
              <w:r w:rsidR="00465D6D" w:rsidDel="00672CAC">
                <w:rPr>
                  <w:sz w:val="26"/>
                  <w:szCs w:val="26"/>
                </w:rPr>
                <w:delText>Exam management</w:delText>
              </w:r>
            </w:del>
          </w:p>
        </w:tc>
      </w:tr>
      <w:tr w:rsidR="003C592B" w:rsidDel="00672CAC" w14:paraId="280A8E32" w14:textId="74C2529A">
        <w:trPr>
          <w:trHeight w:val="880"/>
          <w:jc w:val="center"/>
          <w:del w:id="2094" w:author="Công Nguyễn Văn" w:date="2019-09-04T10:28:00Z"/>
        </w:trPr>
        <w:tc>
          <w:tcPr>
            <w:tcW w:w="8685" w:type="dxa"/>
            <w:gridSpan w:val="5"/>
          </w:tcPr>
          <w:p w14:paraId="280A8E30" w14:textId="0B2916FB" w:rsidR="003C592B" w:rsidDel="00672CAC" w:rsidRDefault="003449FE">
            <w:pPr>
              <w:rPr>
                <w:del w:id="2095" w:author="Công Nguyễn Văn" w:date="2019-09-04T10:28:00Z"/>
                <w:sz w:val="26"/>
                <w:szCs w:val="26"/>
              </w:rPr>
            </w:pPr>
            <w:del w:id="2096" w:author="Công Nguyễn Văn" w:date="2019-09-04T10:28:00Z">
              <w:r w:rsidDel="00672CAC">
                <w:rPr>
                  <w:sz w:val="26"/>
                  <w:szCs w:val="26"/>
                </w:rPr>
                <w:delText xml:space="preserve">Association: </w:delText>
              </w:r>
              <w:r w:rsidR="00465D6D" w:rsidDel="00672CAC">
                <w:rPr>
                  <w:sz w:val="26"/>
                  <w:szCs w:val="26"/>
                </w:rPr>
                <w:delText>dmin</w:delText>
              </w:r>
            </w:del>
          </w:p>
          <w:p w14:paraId="280A8E31" w14:textId="42634106" w:rsidR="003C592B" w:rsidDel="00672CAC" w:rsidRDefault="003C592B">
            <w:pPr>
              <w:rPr>
                <w:del w:id="2097" w:author="Công Nguyễn Văn" w:date="2019-09-04T10:28:00Z"/>
                <w:sz w:val="26"/>
                <w:szCs w:val="26"/>
              </w:rPr>
            </w:pPr>
          </w:p>
        </w:tc>
      </w:tr>
      <w:tr w:rsidR="003C592B" w:rsidDel="00672CAC" w14:paraId="280A8E3A" w14:textId="26116D71">
        <w:trPr>
          <w:trHeight w:val="1640"/>
          <w:jc w:val="center"/>
          <w:del w:id="2098" w:author="Công Nguyễn Văn" w:date="2019-09-04T10:28:00Z"/>
        </w:trPr>
        <w:tc>
          <w:tcPr>
            <w:tcW w:w="8685" w:type="dxa"/>
            <w:gridSpan w:val="5"/>
          </w:tcPr>
          <w:p w14:paraId="280A8E33" w14:textId="13574863" w:rsidR="003C592B" w:rsidDel="00672CAC" w:rsidRDefault="003449FE">
            <w:pPr>
              <w:rPr>
                <w:del w:id="2099" w:author="Công Nguyễn Văn" w:date="2019-09-04T10:28:00Z"/>
                <w:sz w:val="26"/>
                <w:szCs w:val="26"/>
              </w:rPr>
            </w:pPr>
            <w:del w:id="2100" w:author="Công Nguyễn Văn" w:date="2019-09-04T10:28:00Z">
              <w:r w:rsidDel="00672CAC">
                <w:rPr>
                  <w:sz w:val="26"/>
                  <w:szCs w:val="26"/>
                </w:rPr>
                <w:delText>Normal Flow of Events:</w:delText>
              </w:r>
            </w:del>
          </w:p>
          <w:p w14:paraId="322F6288" w14:textId="5E42AA00" w:rsidR="003C592B" w:rsidDel="00672CAC" w:rsidRDefault="00465D6D" w:rsidP="00465D6D">
            <w:pPr>
              <w:pStyle w:val="ListParagraph"/>
              <w:numPr>
                <w:ilvl w:val="0"/>
                <w:numId w:val="28"/>
              </w:numPr>
              <w:rPr>
                <w:del w:id="2101" w:author="Công Nguyễn Văn" w:date="2019-09-04T10:28:00Z"/>
                <w:sz w:val="26"/>
                <w:szCs w:val="26"/>
              </w:rPr>
            </w:pPr>
            <w:del w:id="2102" w:author="Công Nguyễn Văn" w:date="2019-09-04T10:28:00Z">
              <w:r w:rsidDel="00672CAC">
                <w:rPr>
                  <w:sz w:val="26"/>
                  <w:szCs w:val="26"/>
                </w:rPr>
                <w:delText>Thực hiện use case exam management</w:delText>
              </w:r>
            </w:del>
          </w:p>
          <w:p w14:paraId="55F6069D" w14:textId="09ED461F" w:rsidR="00465D6D" w:rsidDel="00672CAC" w:rsidRDefault="00465D6D" w:rsidP="00465D6D">
            <w:pPr>
              <w:pStyle w:val="ListParagraph"/>
              <w:numPr>
                <w:ilvl w:val="0"/>
                <w:numId w:val="28"/>
              </w:numPr>
              <w:rPr>
                <w:del w:id="2103" w:author="Công Nguyễn Văn" w:date="2019-09-04T10:28:00Z"/>
                <w:sz w:val="26"/>
                <w:szCs w:val="26"/>
              </w:rPr>
            </w:pPr>
            <w:del w:id="2104" w:author="Công Nguyễn Văn" w:date="2019-09-04T10:28:00Z">
              <w:r w:rsidDel="00672CAC">
                <w:rPr>
                  <w:sz w:val="26"/>
                  <w:szCs w:val="26"/>
                </w:rPr>
                <w:delText xml:space="preserve">Chọn button thêm exam </w:delText>
              </w:r>
            </w:del>
          </w:p>
          <w:p w14:paraId="7F117E2D" w14:textId="20F83F89" w:rsidR="00465D6D" w:rsidDel="00672CAC" w:rsidRDefault="00465D6D" w:rsidP="00465D6D">
            <w:pPr>
              <w:pStyle w:val="ListParagraph"/>
              <w:numPr>
                <w:ilvl w:val="0"/>
                <w:numId w:val="28"/>
              </w:numPr>
              <w:rPr>
                <w:del w:id="2105" w:author="Công Nguyễn Văn" w:date="2019-09-04T10:28:00Z"/>
                <w:sz w:val="26"/>
                <w:szCs w:val="26"/>
              </w:rPr>
            </w:pPr>
            <w:del w:id="2106" w:author="Công Nguyễn Văn" w:date="2019-09-04T10:28:00Z">
              <w:r w:rsidDel="00672CAC">
                <w:rPr>
                  <w:sz w:val="26"/>
                  <w:szCs w:val="26"/>
                </w:rPr>
                <w:delText>Nhập thông tin câu hỏi vào trong form</w:delText>
              </w:r>
            </w:del>
          </w:p>
          <w:p w14:paraId="3EEE98FB" w14:textId="3C15B384" w:rsidR="00DB0295" w:rsidDel="00672CAC" w:rsidRDefault="00DB0295" w:rsidP="00465D6D">
            <w:pPr>
              <w:pStyle w:val="ListParagraph"/>
              <w:numPr>
                <w:ilvl w:val="0"/>
                <w:numId w:val="28"/>
              </w:numPr>
              <w:rPr>
                <w:del w:id="2107" w:author="Công Nguyễn Văn" w:date="2019-09-04T10:28:00Z"/>
                <w:sz w:val="26"/>
                <w:szCs w:val="26"/>
              </w:rPr>
            </w:pPr>
            <w:del w:id="2108" w:author="Công Nguyễn Văn" w:date="2019-09-04T10:28:00Z">
              <w:r w:rsidDel="00672CAC">
                <w:rPr>
                  <w:sz w:val="26"/>
                  <w:szCs w:val="26"/>
                </w:rPr>
                <w:delText>Chọn câu hỏi cho bài thi</w:delText>
              </w:r>
            </w:del>
          </w:p>
          <w:p w14:paraId="280A8E39" w14:textId="36B3AD70" w:rsidR="00465D6D" w:rsidRPr="00465D6D" w:rsidDel="00672CAC" w:rsidRDefault="00465D6D" w:rsidP="00465D6D">
            <w:pPr>
              <w:pStyle w:val="ListParagraph"/>
              <w:numPr>
                <w:ilvl w:val="0"/>
                <w:numId w:val="28"/>
              </w:numPr>
              <w:rPr>
                <w:del w:id="2109" w:author="Công Nguyễn Văn" w:date="2019-09-04T10:28:00Z"/>
                <w:sz w:val="26"/>
                <w:szCs w:val="26"/>
              </w:rPr>
            </w:pPr>
            <w:del w:id="2110" w:author="Công Nguyễn Văn" w:date="2019-09-03T13:59:00Z">
              <w:r w:rsidDel="001D5464">
                <w:rPr>
                  <w:sz w:val="26"/>
                  <w:szCs w:val="26"/>
                </w:rPr>
                <w:delText>Nhấn add để thêm mới bài thi</w:delText>
              </w:r>
            </w:del>
          </w:p>
        </w:tc>
      </w:tr>
      <w:tr w:rsidR="003C592B" w:rsidDel="00672CAC" w14:paraId="280A8E3F" w14:textId="6BF13094">
        <w:trPr>
          <w:trHeight w:val="1660"/>
          <w:jc w:val="center"/>
          <w:del w:id="2111" w:author="Công Nguyễn Văn" w:date="2019-09-04T10:28:00Z"/>
        </w:trPr>
        <w:tc>
          <w:tcPr>
            <w:tcW w:w="8685" w:type="dxa"/>
            <w:gridSpan w:val="5"/>
          </w:tcPr>
          <w:p w14:paraId="280A8E3B" w14:textId="72C4716C" w:rsidR="003C592B" w:rsidDel="00672CAC" w:rsidRDefault="003449FE">
            <w:pPr>
              <w:rPr>
                <w:del w:id="2112" w:author="Công Nguyễn Văn" w:date="2019-09-04T10:28:00Z"/>
                <w:sz w:val="26"/>
                <w:szCs w:val="26"/>
              </w:rPr>
            </w:pPr>
            <w:del w:id="2113" w:author="Công Nguyễn Văn" w:date="2019-09-04T10:28:00Z">
              <w:r w:rsidDel="00672CAC">
                <w:rPr>
                  <w:sz w:val="26"/>
                  <w:szCs w:val="26"/>
                </w:rPr>
                <w:delText xml:space="preserve">SubFlows: </w:delText>
              </w:r>
            </w:del>
          </w:p>
          <w:p w14:paraId="13292298" w14:textId="0FC164D5" w:rsidR="003C592B" w:rsidRPr="00DB0295" w:rsidDel="00672CAC" w:rsidRDefault="00DB0295" w:rsidP="00DB0295">
            <w:pPr>
              <w:keepNext/>
              <w:ind w:left="360"/>
              <w:rPr>
                <w:del w:id="2114" w:author="Công Nguyễn Văn" w:date="2019-09-04T10:28:00Z"/>
                <w:sz w:val="26"/>
                <w:szCs w:val="26"/>
              </w:rPr>
            </w:pPr>
            <w:del w:id="2115" w:author="Công Nguyễn Văn" w:date="2019-09-04T10:28:00Z">
              <w:r w:rsidDel="00672CAC">
                <w:rPr>
                  <w:sz w:val="26"/>
                  <w:szCs w:val="26"/>
                </w:rPr>
                <w:delText>3</w:delText>
              </w:r>
              <w:r w:rsidR="00465D6D" w:rsidRPr="00DB0295" w:rsidDel="00672CAC">
                <w:rPr>
                  <w:sz w:val="26"/>
                  <w:szCs w:val="26"/>
                </w:rPr>
                <w:delText xml:space="preserve">Assign user trong group bất kì vào bài thi </w:delText>
              </w:r>
            </w:del>
          </w:p>
          <w:p w14:paraId="280A8E3E" w14:textId="782CDB97" w:rsidR="00DB0295" w:rsidRPr="00DB0295" w:rsidDel="00672CAC" w:rsidRDefault="00DB0295" w:rsidP="00DB0295">
            <w:pPr>
              <w:pStyle w:val="ListParagraph"/>
              <w:keepNext/>
              <w:numPr>
                <w:ilvl w:val="0"/>
                <w:numId w:val="27"/>
              </w:numPr>
              <w:rPr>
                <w:del w:id="2116" w:author="Công Nguyễn Văn" w:date="2019-09-04T10:28:00Z"/>
                <w:sz w:val="26"/>
                <w:szCs w:val="26"/>
              </w:rPr>
            </w:pPr>
            <w:del w:id="2117" w:author="Công Nguyễn Văn" w:date="2019-09-04T10:28:00Z">
              <w:r w:rsidDel="00672CAC">
                <w:rPr>
                  <w:sz w:val="26"/>
                  <w:szCs w:val="26"/>
                </w:rPr>
                <w:delText>Chọn câu hỏi bằng các random hoặc kéo thả</w:delText>
              </w:r>
            </w:del>
          </w:p>
        </w:tc>
      </w:tr>
      <w:tr w:rsidR="00465D6D" w:rsidDel="00672CAC" w14:paraId="32F35301" w14:textId="0A760D5A">
        <w:trPr>
          <w:trHeight w:val="1660"/>
          <w:jc w:val="center"/>
          <w:del w:id="2118" w:author="Công Nguyễn Văn" w:date="2019-09-04T10:28:00Z"/>
        </w:trPr>
        <w:tc>
          <w:tcPr>
            <w:tcW w:w="8685" w:type="dxa"/>
            <w:gridSpan w:val="5"/>
          </w:tcPr>
          <w:p w14:paraId="223186F0" w14:textId="50D200B4" w:rsidR="00465D6D" w:rsidDel="00672CAC" w:rsidRDefault="00465D6D">
            <w:pPr>
              <w:rPr>
                <w:del w:id="2119" w:author="Công Nguyễn Văn" w:date="2019-09-04T10:28:00Z"/>
                <w:sz w:val="26"/>
                <w:szCs w:val="26"/>
              </w:rPr>
            </w:pPr>
            <w:del w:id="2120" w:author="Công Nguyễn Văn" w:date="2019-09-04T10:28:00Z">
              <w:r w:rsidDel="00672CAC">
                <w:rPr>
                  <w:sz w:val="26"/>
                  <w:szCs w:val="26"/>
                </w:rPr>
                <w:delText>Exception:</w:delText>
              </w:r>
            </w:del>
          </w:p>
          <w:p w14:paraId="7AABFC19" w14:textId="4CAC5642" w:rsidR="00465D6D" w:rsidDel="00672CAC" w:rsidRDefault="00465D6D">
            <w:pPr>
              <w:rPr>
                <w:del w:id="2121" w:author="Công Nguyễn Văn" w:date="2019-09-04T10:28:00Z"/>
                <w:sz w:val="26"/>
                <w:szCs w:val="26"/>
              </w:rPr>
            </w:pPr>
            <w:del w:id="2122" w:author="Công Nguyễn Văn" w:date="2019-09-04T10:28:00Z">
              <w:r w:rsidDel="00672CAC">
                <w:rPr>
                  <w:sz w:val="26"/>
                  <w:szCs w:val="26"/>
                </w:rPr>
                <w:delText>-Hệ thống báo lỗi validation khi nhập sai</w:delText>
              </w:r>
            </w:del>
          </w:p>
        </w:tc>
      </w:tr>
    </w:tbl>
    <w:p w14:paraId="280A8E40" w14:textId="6DEAF455" w:rsidR="003C592B" w:rsidDel="00672CAC" w:rsidRDefault="00983C1A" w:rsidP="00983C1A">
      <w:pPr>
        <w:pStyle w:val="Caption"/>
        <w:rPr>
          <w:del w:id="2123" w:author="Công Nguyễn Văn" w:date="2019-09-04T10:28:00Z"/>
        </w:rPr>
      </w:pPr>
      <w:del w:id="2124" w:author="Công Nguyễn Văn" w:date="2019-09-03T14:04:00Z">
        <w:r w:rsidDel="001A7828">
          <w:delText xml:space="preserve">Bảng 16 </w:delText>
        </w:r>
        <w:r w:rsidR="008F3BFF" w:rsidDel="001A7828">
          <w:fldChar w:fldCharType="begin"/>
        </w:r>
        <w:r w:rsidR="008F3BFF" w:rsidDel="001A7828">
          <w:delInstrText xml:space="preserve"> SEQ Bảng_16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insert exam</w:delText>
        </w:r>
      </w:del>
    </w:p>
    <w:p w14:paraId="280A8E41" w14:textId="0D8D3298" w:rsidR="003C592B" w:rsidDel="00672CAC" w:rsidRDefault="003449FE" w:rsidP="00C10112">
      <w:pPr>
        <w:jc w:val="center"/>
        <w:rPr>
          <w:del w:id="2125" w:author="Công Nguyễn Văn" w:date="2019-09-04T10:28:00Z"/>
        </w:rPr>
      </w:pPr>
      <w:bookmarkStart w:id="2126" w:name="_206ipza" w:colFirst="0" w:colLast="0"/>
      <w:bookmarkEnd w:id="2126"/>
      <w:del w:id="2127" w:author="Công Nguyễn Văn" w:date="2019-09-04T10:28:00Z">
        <w:r w:rsidDel="00672CAC">
          <w:delText xml:space="preserve">Bảng </w:delText>
        </w:r>
        <w:r w:rsidR="00C10112" w:rsidDel="00672CAC">
          <w:delText>16</w:delText>
        </w:r>
        <w:r w:rsidDel="00672CAC">
          <w:delText xml:space="preserve">: Đặc tả use case </w:delText>
        </w:r>
        <w:r w:rsidR="00983C1A" w:rsidDel="00672CAC">
          <w:delText>insert</w:delText>
        </w:r>
        <w:r w:rsidDel="00672CAC">
          <w:delText xml:space="preserve"> exam</w:delText>
        </w:r>
      </w:del>
    </w:p>
    <w:p w14:paraId="280A8E42" w14:textId="23577416" w:rsidR="003C592B" w:rsidDel="00672CAC" w:rsidRDefault="003449FE">
      <w:pPr>
        <w:pStyle w:val="Heading3"/>
        <w:rPr>
          <w:del w:id="2128" w:author="Công Nguyễn Văn" w:date="2019-09-04T10:28:00Z"/>
        </w:rPr>
      </w:pPr>
      <w:del w:id="2129" w:author="Công Nguyễn Văn" w:date="2019-09-04T10:28:00Z">
        <w:r w:rsidDel="00672CAC">
          <w:delText xml:space="preserve">UC17:Cập nhật Exam </w:delText>
        </w:r>
      </w:del>
    </w:p>
    <w:tbl>
      <w:tblPr>
        <w:tblStyle w:val="af1"/>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672CAC" w14:paraId="280A8E46" w14:textId="4F35DF70">
        <w:trPr>
          <w:trHeight w:val="480"/>
          <w:jc w:val="center"/>
          <w:del w:id="2130" w:author="Công Nguyễn Văn" w:date="2019-09-04T10:28:00Z"/>
        </w:trPr>
        <w:tc>
          <w:tcPr>
            <w:tcW w:w="6315" w:type="dxa"/>
            <w:gridSpan w:val="3"/>
          </w:tcPr>
          <w:p w14:paraId="280A8E43" w14:textId="2E3320F8" w:rsidR="003C592B" w:rsidDel="00672CAC" w:rsidRDefault="003449FE">
            <w:pPr>
              <w:rPr>
                <w:del w:id="2131" w:author="Công Nguyễn Văn" w:date="2019-09-04T10:28:00Z"/>
                <w:sz w:val="26"/>
                <w:szCs w:val="26"/>
              </w:rPr>
            </w:pPr>
            <w:del w:id="2132" w:author="Công Nguyễn Văn" w:date="2019-09-04T10:28:00Z">
              <w:r w:rsidDel="00672CAC">
                <w:rPr>
                  <w:sz w:val="26"/>
                  <w:szCs w:val="26"/>
                </w:rPr>
                <w:delText>Use Case: Cập nhật exam</w:delText>
              </w:r>
            </w:del>
          </w:p>
        </w:tc>
        <w:tc>
          <w:tcPr>
            <w:tcW w:w="900" w:type="dxa"/>
            <w:shd w:val="clear" w:color="auto" w:fill="auto"/>
          </w:tcPr>
          <w:p w14:paraId="280A8E44" w14:textId="5DB73DAC" w:rsidR="003C592B" w:rsidDel="00672CAC" w:rsidRDefault="003449FE">
            <w:pPr>
              <w:rPr>
                <w:del w:id="2133" w:author="Công Nguyễn Văn" w:date="2019-09-04T10:28:00Z"/>
                <w:sz w:val="26"/>
                <w:szCs w:val="26"/>
              </w:rPr>
            </w:pPr>
            <w:del w:id="2134" w:author="Công Nguyễn Văn" w:date="2019-09-04T10:28:00Z">
              <w:r w:rsidDel="00672CAC">
                <w:rPr>
                  <w:sz w:val="26"/>
                  <w:szCs w:val="26"/>
                </w:rPr>
                <w:delText>ID:1</w:delText>
              </w:r>
              <w:r w:rsidR="003179D3" w:rsidDel="00672CAC">
                <w:rPr>
                  <w:sz w:val="26"/>
                  <w:szCs w:val="26"/>
                </w:rPr>
                <w:delText>7</w:delText>
              </w:r>
            </w:del>
          </w:p>
        </w:tc>
        <w:tc>
          <w:tcPr>
            <w:tcW w:w="1470" w:type="dxa"/>
            <w:shd w:val="clear" w:color="auto" w:fill="auto"/>
          </w:tcPr>
          <w:p w14:paraId="280A8E45" w14:textId="3B0523A9" w:rsidR="003C592B" w:rsidDel="00672CAC" w:rsidRDefault="003449FE">
            <w:pPr>
              <w:rPr>
                <w:del w:id="2135" w:author="Công Nguyễn Văn" w:date="2019-09-04T10:28:00Z"/>
                <w:sz w:val="26"/>
                <w:szCs w:val="26"/>
              </w:rPr>
            </w:pPr>
            <w:del w:id="2136" w:author="Công Nguyễn Văn" w:date="2019-09-04T10:28:00Z">
              <w:r w:rsidDel="00672CAC">
                <w:rPr>
                  <w:sz w:val="26"/>
                  <w:szCs w:val="26"/>
                </w:rPr>
                <w:delText>Importance Level: High</w:delText>
              </w:r>
            </w:del>
          </w:p>
        </w:tc>
      </w:tr>
      <w:tr w:rsidR="003C592B" w:rsidDel="00672CAC" w14:paraId="280A8E49" w14:textId="0913968B">
        <w:trPr>
          <w:trHeight w:val="480"/>
          <w:jc w:val="center"/>
          <w:del w:id="2137" w:author="Công Nguyễn Văn" w:date="2019-09-04T10:28:00Z"/>
        </w:trPr>
        <w:tc>
          <w:tcPr>
            <w:tcW w:w="3945" w:type="dxa"/>
            <w:gridSpan w:val="2"/>
          </w:tcPr>
          <w:p w14:paraId="280A8E47" w14:textId="33CE92FB" w:rsidR="003C592B" w:rsidDel="00672CAC" w:rsidRDefault="003449FE">
            <w:pPr>
              <w:rPr>
                <w:del w:id="2138" w:author="Công Nguyễn Văn" w:date="2019-09-04T10:28:00Z"/>
                <w:sz w:val="26"/>
                <w:szCs w:val="26"/>
              </w:rPr>
            </w:pPr>
            <w:del w:id="2139" w:author="Công Nguyễn Văn" w:date="2019-09-04T10:28:00Z">
              <w:r w:rsidDel="00672CAC">
                <w:rPr>
                  <w:sz w:val="26"/>
                  <w:szCs w:val="26"/>
                </w:rPr>
                <w:delText>Primary Actor: Admin</w:delText>
              </w:r>
            </w:del>
          </w:p>
        </w:tc>
        <w:tc>
          <w:tcPr>
            <w:tcW w:w="4740" w:type="dxa"/>
            <w:gridSpan w:val="3"/>
            <w:shd w:val="clear" w:color="auto" w:fill="auto"/>
          </w:tcPr>
          <w:p w14:paraId="280A8E48" w14:textId="1771F012" w:rsidR="003C592B" w:rsidDel="00672CAC" w:rsidRDefault="003449FE">
            <w:pPr>
              <w:rPr>
                <w:del w:id="2140" w:author="Công Nguyễn Văn" w:date="2019-09-04T10:28:00Z"/>
                <w:sz w:val="26"/>
                <w:szCs w:val="26"/>
              </w:rPr>
            </w:pPr>
            <w:del w:id="2141" w:author="Công Nguyễn Văn" w:date="2019-09-04T10:28:00Z">
              <w:r w:rsidDel="00672CAC">
                <w:rPr>
                  <w:sz w:val="26"/>
                  <w:szCs w:val="26"/>
                </w:rPr>
                <w:delText>User Case Type: Detail, Essential</w:delText>
              </w:r>
            </w:del>
          </w:p>
        </w:tc>
      </w:tr>
      <w:tr w:rsidR="003C592B" w:rsidDel="00672CAC" w14:paraId="280A8E4C" w14:textId="0CD328E8">
        <w:trPr>
          <w:trHeight w:val="1520"/>
          <w:jc w:val="center"/>
          <w:del w:id="2142" w:author="Công Nguyễn Văn" w:date="2019-09-04T10:28:00Z"/>
        </w:trPr>
        <w:tc>
          <w:tcPr>
            <w:tcW w:w="8685" w:type="dxa"/>
            <w:gridSpan w:val="5"/>
          </w:tcPr>
          <w:p w14:paraId="280A8E4A" w14:textId="70DF2F3F" w:rsidR="003C592B" w:rsidDel="00672CAC" w:rsidRDefault="003449FE">
            <w:pPr>
              <w:rPr>
                <w:del w:id="2143" w:author="Công Nguyễn Văn" w:date="2019-09-04T10:28:00Z"/>
                <w:sz w:val="26"/>
                <w:szCs w:val="26"/>
              </w:rPr>
            </w:pPr>
            <w:del w:id="2144" w:author="Công Nguyễn Văn" w:date="2019-09-04T10:28:00Z">
              <w:r w:rsidDel="00672CAC">
                <w:rPr>
                  <w:sz w:val="26"/>
                  <w:szCs w:val="26"/>
                </w:rPr>
                <w:delText>Stakeholders and Interests:</w:delText>
              </w:r>
            </w:del>
          </w:p>
          <w:p w14:paraId="280A8E4B" w14:textId="7D0A3D00" w:rsidR="003C592B" w:rsidDel="00672CAC" w:rsidRDefault="003449FE">
            <w:pPr>
              <w:rPr>
                <w:del w:id="2145" w:author="Công Nguyễn Văn" w:date="2019-09-04T10:28:00Z"/>
                <w:sz w:val="26"/>
                <w:szCs w:val="26"/>
              </w:rPr>
            </w:pPr>
            <w:del w:id="2146" w:author="Công Nguyễn Văn" w:date="2019-09-04T10:28:00Z">
              <w:r w:rsidDel="00672CAC">
                <w:rPr>
                  <w:sz w:val="26"/>
                  <w:szCs w:val="26"/>
                </w:rPr>
                <w:delText xml:space="preserve">           </w:delText>
              </w:r>
              <w:r w:rsidR="00DB0295" w:rsidDel="00672CAC">
                <w:rPr>
                  <w:sz w:val="26"/>
                  <w:szCs w:val="26"/>
                </w:rPr>
                <w:delText>Người quản trị muốn thay đổi thông tin bài thi</w:delText>
              </w:r>
            </w:del>
          </w:p>
        </w:tc>
      </w:tr>
      <w:tr w:rsidR="003C592B" w:rsidDel="00672CAC" w14:paraId="280A8E4E" w14:textId="6560779A">
        <w:trPr>
          <w:trHeight w:val="780"/>
          <w:jc w:val="center"/>
          <w:del w:id="2147" w:author="Công Nguyễn Văn" w:date="2019-09-04T10:28:00Z"/>
        </w:trPr>
        <w:tc>
          <w:tcPr>
            <w:tcW w:w="8685" w:type="dxa"/>
            <w:gridSpan w:val="5"/>
          </w:tcPr>
          <w:p w14:paraId="280A8E4D" w14:textId="3949F59E" w:rsidR="003C592B" w:rsidDel="00672CAC" w:rsidRDefault="003449FE">
            <w:pPr>
              <w:rPr>
                <w:del w:id="2148" w:author="Công Nguyễn Văn" w:date="2019-09-04T10:28:00Z"/>
                <w:sz w:val="26"/>
                <w:szCs w:val="26"/>
              </w:rPr>
            </w:pPr>
            <w:del w:id="2149" w:author="Công Nguyễn Văn" w:date="2019-09-04T10:28:00Z">
              <w:r w:rsidDel="00672CAC">
                <w:rPr>
                  <w:sz w:val="26"/>
                  <w:szCs w:val="26"/>
                </w:rPr>
                <w:delText>Brief Description: Cập nhật exam trong hệ thống</w:delText>
              </w:r>
            </w:del>
          </w:p>
        </w:tc>
      </w:tr>
      <w:tr w:rsidR="003C592B" w:rsidDel="00672CAC" w14:paraId="280A8E51" w14:textId="55657666">
        <w:trPr>
          <w:trHeight w:val="720"/>
          <w:jc w:val="center"/>
          <w:del w:id="2150" w:author="Công Nguyễn Văn" w:date="2019-09-04T10:28:00Z"/>
        </w:trPr>
        <w:tc>
          <w:tcPr>
            <w:tcW w:w="1365" w:type="dxa"/>
          </w:tcPr>
          <w:p w14:paraId="280A8E4F" w14:textId="68A7BA0A" w:rsidR="003C592B" w:rsidDel="00672CAC" w:rsidRDefault="003449FE">
            <w:pPr>
              <w:rPr>
                <w:del w:id="2151" w:author="Công Nguyễn Văn" w:date="2019-09-04T10:28:00Z"/>
                <w:sz w:val="26"/>
                <w:szCs w:val="26"/>
              </w:rPr>
            </w:pPr>
            <w:del w:id="2152" w:author="Công Nguyễn Văn" w:date="2019-09-04T10:28:00Z">
              <w:r w:rsidDel="00672CAC">
                <w:rPr>
                  <w:sz w:val="26"/>
                  <w:szCs w:val="26"/>
                </w:rPr>
                <w:delText>Trigger:</w:delText>
              </w:r>
            </w:del>
          </w:p>
        </w:tc>
        <w:tc>
          <w:tcPr>
            <w:tcW w:w="7320" w:type="dxa"/>
            <w:gridSpan w:val="4"/>
            <w:shd w:val="clear" w:color="auto" w:fill="auto"/>
          </w:tcPr>
          <w:p w14:paraId="280A8E50" w14:textId="06390AF1" w:rsidR="003C592B" w:rsidDel="00672CAC" w:rsidRDefault="003449FE">
            <w:pPr>
              <w:rPr>
                <w:del w:id="2153" w:author="Công Nguyễn Văn" w:date="2019-09-04T10:28:00Z"/>
                <w:sz w:val="26"/>
                <w:szCs w:val="26"/>
              </w:rPr>
            </w:pPr>
            <w:del w:id="2154" w:author="Công Nguyễn Văn" w:date="2019-09-04T10:28:00Z">
              <w:r w:rsidDel="00672CAC">
                <w:rPr>
                  <w:sz w:val="26"/>
                  <w:szCs w:val="26"/>
                </w:rPr>
                <w:delText>Quả</w:delText>
              </w:r>
              <w:r w:rsidR="004A04E0" w:rsidDel="00672CAC">
                <w:rPr>
                  <w:sz w:val="26"/>
                  <w:szCs w:val="26"/>
                </w:rPr>
                <w:delText>n trị</w:delText>
              </w:r>
              <w:r w:rsidDel="00672CAC">
                <w:rPr>
                  <w:sz w:val="26"/>
                  <w:szCs w:val="26"/>
                </w:rPr>
                <w:delText xml:space="preserve"> viên truy cập vào hệ thống để cập nhật các bài thi</w:delText>
              </w:r>
            </w:del>
          </w:p>
        </w:tc>
      </w:tr>
      <w:tr w:rsidR="003C592B" w:rsidDel="00672CAC" w14:paraId="280A8E54" w14:textId="1C7C5947">
        <w:trPr>
          <w:trHeight w:val="780"/>
          <w:jc w:val="center"/>
          <w:del w:id="2155" w:author="Công Nguyễn Văn" w:date="2019-09-04T10:28:00Z"/>
        </w:trPr>
        <w:tc>
          <w:tcPr>
            <w:tcW w:w="1365" w:type="dxa"/>
          </w:tcPr>
          <w:p w14:paraId="280A8E52" w14:textId="2001A574" w:rsidR="003C592B" w:rsidDel="00672CAC" w:rsidRDefault="003449FE">
            <w:pPr>
              <w:rPr>
                <w:del w:id="2156" w:author="Công Nguyễn Văn" w:date="2019-09-04T10:28:00Z"/>
                <w:sz w:val="26"/>
                <w:szCs w:val="26"/>
              </w:rPr>
            </w:pPr>
            <w:del w:id="2157" w:author="Công Nguyễn Văn" w:date="2019-09-04T10:28:00Z">
              <w:r w:rsidDel="00672CAC">
                <w:rPr>
                  <w:sz w:val="26"/>
                  <w:szCs w:val="26"/>
                </w:rPr>
                <w:delText>Type:</w:delText>
              </w:r>
            </w:del>
          </w:p>
        </w:tc>
        <w:tc>
          <w:tcPr>
            <w:tcW w:w="7320" w:type="dxa"/>
            <w:gridSpan w:val="4"/>
            <w:shd w:val="clear" w:color="auto" w:fill="auto"/>
          </w:tcPr>
          <w:p w14:paraId="280A8E53" w14:textId="6014E404" w:rsidR="003C592B" w:rsidDel="00672CAC" w:rsidRDefault="003449FE">
            <w:pPr>
              <w:rPr>
                <w:del w:id="2158" w:author="Công Nguyễn Văn" w:date="2019-09-04T10:28:00Z"/>
                <w:sz w:val="26"/>
                <w:szCs w:val="26"/>
              </w:rPr>
            </w:pPr>
            <w:del w:id="2159" w:author="Công Nguyễn Văn" w:date="2019-09-04T10:28:00Z">
              <w:r w:rsidDel="00672CAC">
                <w:rPr>
                  <w:sz w:val="26"/>
                  <w:szCs w:val="26"/>
                </w:rPr>
                <w:delText>Concrete</w:delText>
              </w:r>
            </w:del>
          </w:p>
        </w:tc>
      </w:tr>
      <w:tr w:rsidR="003C592B" w:rsidDel="00672CAC" w14:paraId="280A8E56" w14:textId="3023987D">
        <w:trPr>
          <w:trHeight w:val="640"/>
          <w:jc w:val="center"/>
          <w:del w:id="2160" w:author="Công Nguyễn Văn" w:date="2019-09-04T10:28:00Z"/>
        </w:trPr>
        <w:tc>
          <w:tcPr>
            <w:tcW w:w="8685" w:type="dxa"/>
            <w:gridSpan w:val="5"/>
          </w:tcPr>
          <w:p w14:paraId="280A8E55" w14:textId="5AA968BA" w:rsidR="003C592B" w:rsidDel="00672CAC" w:rsidRDefault="003449FE">
            <w:pPr>
              <w:rPr>
                <w:del w:id="2161" w:author="Công Nguyễn Văn" w:date="2019-09-04T10:28:00Z"/>
                <w:sz w:val="26"/>
                <w:szCs w:val="26"/>
              </w:rPr>
            </w:pPr>
            <w:del w:id="2162" w:author="Công Nguyễn Văn" w:date="2019-09-04T10:28:00Z">
              <w:r w:rsidDel="00672CAC">
                <w:rPr>
                  <w:sz w:val="26"/>
                  <w:szCs w:val="26"/>
                </w:rPr>
                <w:delText>Relationships:</w:delText>
              </w:r>
              <w:r w:rsidR="004A04E0" w:rsidDel="00672CAC">
                <w:rPr>
                  <w:sz w:val="26"/>
                  <w:szCs w:val="26"/>
                </w:rPr>
                <w:delText>Exam management</w:delText>
              </w:r>
            </w:del>
          </w:p>
        </w:tc>
      </w:tr>
      <w:tr w:rsidR="003C592B" w:rsidDel="00672CAC" w14:paraId="280A8E59" w14:textId="69855212">
        <w:trPr>
          <w:trHeight w:val="880"/>
          <w:jc w:val="center"/>
          <w:del w:id="2163" w:author="Công Nguyễn Văn" w:date="2019-09-04T10:28:00Z"/>
        </w:trPr>
        <w:tc>
          <w:tcPr>
            <w:tcW w:w="8685" w:type="dxa"/>
            <w:gridSpan w:val="5"/>
          </w:tcPr>
          <w:p w14:paraId="280A8E57" w14:textId="1F4E13A4" w:rsidR="003C592B" w:rsidDel="00672CAC" w:rsidRDefault="00016C39">
            <w:pPr>
              <w:rPr>
                <w:del w:id="2164" w:author="Công Nguyễn Văn" w:date="2019-09-04T10:28:00Z"/>
                <w:sz w:val="26"/>
                <w:szCs w:val="26"/>
              </w:rPr>
            </w:pPr>
            <w:del w:id="2165" w:author="Công Nguyễn Văn" w:date="2019-09-04T10:28:00Z">
              <w:r w:rsidDel="00672CAC">
                <w:rPr>
                  <w:sz w:val="26"/>
                  <w:szCs w:val="26"/>
                </w:rPr>
                <w:delText>Association: Admin</w:delText>
              </w:r>
            </w:del>
          </w:p>
          <w:p w14:paraId="280A8E58" w14:textId="1154491B" w:rsidR="003C592B" w:rsidDel="00672CAC" w:rsidRDefault="003C592B">
            <w:pPr>
              <w:rPr>
                <w:del w:id="2166" w:author="Công Nguyễn Văn" w:date="2019-09-04T10:28:00Z"/>
                <w:sz w:val="26"/>
                <w:szCs w:val="26"/>
              </w:rPr>
            </w:pPr>
          </w:p>
        </w:tc>
      </w:tr>
      <w:tr w:rsidR="003C592B" w:rsidDel="00672CAC" w14:paraId="280A8E61" w14:textId="585C7B19">
        <w:trPr>
          <w:trHeight w:val="1640"/>
          <w:jc w:val="center"/>
          <w:del w:id="2167" w:author="Công Nguyễn Văn" w:date="2019-09-04T10:28:00Z"/>
        </w:trPr>
        <w:tc>
          <w:tcPr>
            <w:tcW w:w="8685" w:type="dxa"/>
            <w:gridSpan w:val="5"/>
          </w:tcPr>
          <w:p w14:paraId="280A8E5A" w14:textId="34F42B13" w:rsidR="003C592B" w:rsidDel="00672CAC" w:rsidRDefault="003449FE">
            <w:pPr>
              <w:rPr>
                <w:del w:id="2168" w:author="Công Nguyễn Văn" w:date="2019-09-04T10:28:00Z"/>
                <w:sz w:val="26"/>
                <w:szCs w:val="26"/>
              </w:rPr>
            </w:pPr>
            <w:del w:id="2169" w:author="Công Nguyễn Văn" w:date="2019-09-04T10:28:00Z">
              <w:r w:rsidDel="00672CAC">
                <w:rPr>
                  <w:sz w:val="26"/>
                  <w:szCs w:val="26"/>
                </w:rPr>
                <w:delText>Normal Flow of Events:</w:delText>
              </w:r>
            </w:del>
          </w:p>
          <w:p w14:paraId="6494EBF1" w14:textId="539E7922" w:rsidR="003C592B" w:rsidDel="00672CAC" w:rsidRDefault="00402493" w:rsidP="00402493">
            <w:pPr>
              <w:pStyle w:val="ListParagraph"/>
              <w:numPr>
                <w:ilvl w:val="0"/>
                <w:numId w:val="29"/>
              </w:numPr>
              <w:rPr>
                <w:del w:id="2170" w:author="Công Nguyễn Văn" w:date="2019-09-04T10:28:00Z"/>
                <w:sz w:val="26"/>
                <w:szCs w:val="26"/>
              </w:rPr>
            </w:pPr>
            <w:del w:id="2171" w:author="Công Nguyễn Văn" w:date="2019-09-04T10:28:00Z">
              <w:r w:rsidDel="00672CAC">
                <w:rPr>
                  <w:sz w:val="26"/>
                  <w:szCs w:val="26"/>
                </w:rPr>
                <w:delText>Thực hiện use case exam management</w:delText>
              </w:r>
            </w:del>
          </w:p>
          <w:p w14:paraId="2CE13501" w14:textId="57FF56E4" w:rsidR="00402493" w:rsidDel="00672CAC" w:rsidRDefault="00402493" w:rsidP="00402493">
            <w:pPr>
              <w:pStyle w:val="ListParagraph"/>
              <w:numPr>
                <w:ilvl w:val="0"/>
                <w:numId w:val="29"/>
              </w:numPr>
              <w:rPr>
                <w:del w:id="2172" w:author="Công Nguyễn Văn" w:date="2019-09-04T10:28:00Z"/>
                <w:sz w:val="26"/>
                <w:szCs w:val="26"/>
              </w:rPr>
            </w:pPr>
            <w:del w:id="2173" w:author="Công Nguyễn Văn" w:date="2019-09-04T10:28:00Z">
              <w:r w:rsidDel="00672CAC">
                <w:rPr>
                  <w:sz w:val="26"/>
                  <w:szCs w:val="26"/>
                </w:rPr>
                <w:delText>Chọn edit để edit bài thi</w:delText>
              </w:r>
            </w:del>
          </w:p>
          <w:p w14:paraId="56FA4866" w14:textId="09432CD0" w:rsidR="00402493" w:rsidDel="00672CAC" w:rsidRDefault="00402493" w:rsidP="00402493">
            <w:pPr>
              <w:pStyle w:val="ListParagraph"/>
              <w:numPr>
                <w:ilvl w:val="0"/>
                <w:numId w:val="29"/>
              </w:numPr>
              <w:rPr>
                <w:del w:id="2174" w:author="Công Nguyễn Văn" w:date="2019-09-04T10:28:00Z"/>
                <w:sz w:val="26"/>
                <w:szCs w:val="26"/>
              </w:rPr>
            </w:pPr>
            <w:del w:id="2175" w:author="Công Nguyễn Văn" w:date="2019-09-04T10:28:00Z">
              <w:r w:rsidDel="00672CAC">
                <w:rPr>
                  <w:sz w:val="26"/>
                  <w:szCs w:val="26"/>
                </w:rPr>
                <w:delText>Nhập các muốn thay đổi vào trong form</w:delText>
              </w:r>
            </w:del>
          </w:p>
          <w:p w14:paraId="7F397ADF" w14:textId="242BB400" w:rsidR="00402493" w:rsidDel="00672CAC" w:rsidRDefault="00402493" w:rsidP="00402493">
            <w:pPr>
              <w:pStyle w:val="ListParagraph"/>
              <w:numPr>
                <w:ilvl w:val="0"/>
                <w:numId w:val="29"/>
              </w:numPr>
              <w:rPr>
                <w:del w:id="2176" w:author="Công Nguyễn Văn" w:date="2019-09-04T10:28:00Z"/>
                <w:sz w:val="26"/>
                <w:szCs w:val="26"/>
              </w:rPr>
            </w:pPr>
            <w:del w:id="2177" w:author="Công Nguyễn Văn" w:date="2019-09-03T13:59:00Z">
              <w:r w:rsidDel="001D5464">
                <w:rPr>
                  <w:sz w:val="26"/>
                  <w:szCs w:val="26"/>
                </w:rPr>
                <w:delText>Chọn lưu để lưu thông tin đã thay đổi</w:delText>
              </w:r>
            </w:del>
          </w:p>
          <w:p w14:paraId="280A8E60" w14:textId="4E817B1A" w:rsidR="00402493" w:rsidRPr="00402493" w:rsidDel="00672CAC" w:rsidRDefault="00402493" w:rsidP="00402493">
            <w:pPr>
              <w:pStyle w:val="ListParagraph"/>
              <w:numPr>
                <w:ilvl w:val="0"/>
                <w:numId w:val="29"/>
              </w:numPr>
              <w:rPr>
                <w:del w:id="2178" w:author="Công Nguyễn Văn" w:date="2019-09-04T10:28:00Z"/>
                <w:sz w:val="26"/>
                <w:szCs w:val="26"/>
              </w:rPr>
            </w:pPr>
            <w:del w:id="2179" w:author="Công Nguyễn Văn" w:date="2019-09-03T13:59:00Z">
              <w:r w:rsidDel="001D5464">
                <w:rPr>
                  <w:sz w:val="26"/>
                  <w:szCs w:val="26"/>
                </w:rPr>
                <w:delText>Chọn edit detail để thay đổi câu hỏi của bài thi</w:delText>
              </w:r>
            </w:del>
          </w:p>
        </w:tc>
      </w:tr>
      <w:tr w:rsidR="003C592B" w:rsidDel="00672CAC" w14:paraId="280A8E66" w14:textId="27399365">
        <w:trPr>
          <w:trHeight w:val="1660"/>
          <w:jc w:val="center"/>
          <w:del w:id="2180" w:author="Công Nguyễn Văn" w:date="2019-09-04T10:28:00Z"/>
        </w:trPr>
        <w:tc>
          <w:tcPr>
            <w:tcW w:w="8685" w:type="dxa"/>
            <w:gridSpan w:val="5"/>
          </w:tcPr>
          <w:p w14:paraId="280A8E63" w14:textId="5252C47E" w:rsidR="00402493" w:rsidDel="00672CAC" w:rsidRDefault="003449FE" w:rsidP="00402493">
            <w:pPr>
              <w:rPr>
                <w:del w:id="2181" w:author="Công Nguyễn Văn" w:date="2019-09-04T10:28:00Z"/>
                <w:sz w:val="26"/>
                <w:szCs w:val="26"/>
              </w:rPr>
            </w:pPr>
            <w:del w:id="2182" w:author="Công Nguyễn Văn" w:date="2019-09-04T10:28:00Z">
              <w:r w:rsidDel="00672CAC">
                <w:rPr>
                  <w:sz w:val="26"/>
                  <w:szCs w:val="26"/>
                </w:rPr>
                <w:delText xml:space="preserve">SubFlows: </w:delText>
              </w:r>
            </w:del>
          </w:p>
          <w:p w14:paraId="280A8E65" w14:textId="4C48FDB3" w:rsidR="003C592B" w:rsidDel="00672CAC" w:rsidRDefault="003C592B" w:rsidP="00983C1A">
            <w:pPr>
              <w:keepNext/>
              <w:rPr>
                <w:del w:id="2183" w:author="Công Nguyễn Văn" w:date="2019-09-04T10:28:00Z"/>
                <w:sz w:val="26"/>
                <w:szCs w:val="26"/>
              </w:rPr>
            </w:pPr>
          </w:p>
        </w:tc>
      </w:tr>
      <w:tr w:rsidR="00402493" w:rsidDel="00672CAC" w14:paraId="165BCD5D" w14:textId="15B37295">
        <w:trPr>
          <w:trHeight w:val="1660"/>
          <w:jc w:val="center"/>
          <w:del w:id="2184" w:author="Công Nguyễn Văn" w:date="2019-09-04T10:28:00Z"/>
        </w:trPr>
        <w:tc>
          <w:tcPr>
            <w:tcW w:w="8685" w:type="dxa"/>
            <w:gridSpan w:val="5"/>
          </w:tcPr>
          <w:p w14:paraId="67CF9099" w14:textId="153E77CA" w:rsidR="00402493" w:rsidDel="00672CAC" w:rsidRDefault="00402493" w:rsidP="00402493">
            <w:pPr>
              <w:rPr>
                <w:del w:id="2185" w:author="Công Nguyễn Văn" w:date="2019-09-04T10:28:00Z"/>
                <w:sz w:val="26"/>
                <w:szCs w:val="26"/>
              </w:rPr>
            </w:pPr>
            <w:del w:id="2186" w:author="Công Nguyễn Văn" w:date="2019-09-04T10:28:00Z">
              <w:r w:rsidDel="00672CAC">
                <w:rPr>
                  <w:sz w:val="26"/>
                  <w:szCs w:val="26"/>
                </w:rPr>
                <w:delText>Exception:</w:delText>
              </w:r>
            </w:del>
          </w:p>
          <w:p w14:paraId="66A656C6" w14:textId="2E5F3650" w:rsidR="00402493" w:rsidDel="00672CAC" w:rsidRDefault="00402493" w:rsidP="00402493">
            <w:pPr>
              <w:rPr>
                <w:del w:id="2187" w:author="Công Nguyễn Văn" w:date="2019-09-04T10:28:00Z"/>
                <w:sz w:val="26"/>
                <w:szCs w:val="26"/>
              </w:rPr>
            </w:pPr>
            <w:del w:id="2188" w:author="Công Nguyễn Văn" w:date="2019-09-04T10:28:00Z">
              <w:r w:rsidDel="00672CAC">
                <w:rPr>
                  <w:sz w:val="26"/>
                  <w:szCs w:val="26"/>
                </w:rPr>
                <w:delText>-Hệ thống thông báo lỗi validation khi nhập sai</w:delText>
              </w:r>
            </w:del>
          </w:p>
        </w:tc>
      </w:tr>
    </w:tbl>
    <w:p w14:paraId="280A8E67" w14:textId="203F779A" w:rsidR="003C592B" w:rsidDel="00672CAC" w:rsidRDefault="00983C1A" w:rsidP="00983C1A">
      <w:pPr>
        <w:pStyle w:val="Caption"/>
        <w:rPr>
          <w:del w:id="2189" w:author="Công Nguyễn Văn" w:date="2019-09-04T10:28:00Z"/>
        </w:rPr>
      </w:pPr>
      <w:del w:id="2190" w:author="Công Nguyễn Văn" w:date="2019-09-03T14:04:00Z">
        <w:r w:rsidDel="001A7828">
          <w:delText xml:space="preserve">Bảng 17 </w:delText>
        </w:r>
        <w:r w:rsidR="008F3BFF" w:rsidDel="001A7828">
          <w:fldChar w:fldCharType="begin"/>
        </w:r>
        <w:r w:rsidR="008F3BFF" w:rsidDel="001A7828">
          <w:delInstrText xml:space="preserve"> SEQ Bảng_17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update exam</w:delText>
        </w:r>
      </w:del>
    </w:p>
    <w:p w14:paraId="280A8E68" w14:textId="1B97679E" w:rsidR="003C592B" w:rsidDel="00672CAC" w:rsidRDefault="003449FE" w:rsidP="00C10112">
      <w:pPr>
        <w:jc w:val="center"/>
        <w:rPr>
          <w:del w:id="2191" w:author="Công Nguyễn Văn" w:date="2019-09-04T10:28:00Z"/>
        </w:rPr>
      </w:pPr>
      <w:bookmarkStart w:id="2192" w:name="_2zbgiuw" w:colFirst="0" w:colLast="0"/>
      <w:bookmarkEnd w:id="2192"/>
      <w:del w:id="2193" w:author="Công Nguyễn Văn" w:date="2019-09-04T10:28:00Z">
        <w:r w:rsidDel="00672CAC">
          <w:delText xml:space="preserve">Bảng </w:delText>
        </w:r>
        <w:r w:rsidR="00C10112" w:rsidDel="00672CAC">
          <w:delText>17</w:delText>
        </w:r>
        <w:r w:rsidDel="00672CAC">
          <w:delText>: Đặc tả</w:delText>
        </w:r>
        <w:r w:rsidR="00983C1A" w:rsidDel="00672CAC">
          <w:delText xml:space="preserve"> use case update</w:delText>
        </w:r>
        <w:r w:rsidDel="00672CAC">
          <w:delText xml:space="preserve"> exam</w:delText>
        </w:r>
      </w:del>
    </w:p>
    <w:p w14:paraId="280A8E69" w14:textId="5006C5CA" w:rsidR="003C592B" w:rsidDel="00672CAC" w:rsidRDefault="003449FE">
      <w:pPr>
        <w:pStyle w:val="Heading3"/>
        <w:rPr>
          <w:del w:id="2194" w:author="Công Nguyễn Văn" w:date="2019-09-04T10:28:00Z"/>
        </w:rPr>
      </w:pPr>
      <w:del w:id="2195" w:author="Công Nguyễn Văn" w:date="2019-09-04T10:28:00Z">
        <w:r w:rsidDel="00672CAC">
          <w:delText xml:space="preserve">UC18:Thay đổi trạng thái Exam </w:delText>
        </w:r>
      </w:del>
    </w:p>
    <w:tbl>
      <w:tblPr>
        <w:tblStyle w:val="af2"/>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672CAC" w14:paraId="280A8E6D" w14:textId="0C042F44">
        <w:trPr>
          <w:trHeight w:val="480"/>
          <w:jc w:val="center"/>
          <w:del w:id="2196" w:author="Công Nguyễn Văn" w:date="2019-09-04T10:28:00Z"/>
        </w:trPr>
        <w:tc>
          <w:tcPr>
            <w:tcW w:w="6315" w:type="dxa"/>
            <w:gridSpan w:val="3"/>
          </w:tcPr>
          <w:p w14:paraId="280A8E6A" w14:textId="6C2FD26E" w:rsidR="003C592B" w:rsidDel="00672CAC" w:rsidRDefault="003449FE">
            <w:pPr>
              <w:rPr>
                <w:del w:id="2197" w:author="Công Nguyễn Văn" w:date="2019-09-04T10:28:00Z"/>
                <w:sz w:val="26"/>
                <w:szCs w:val="26"/>
              </w:rPr>
            </w:pPr>
            <w:del w:id="2198" w:author="Công Nguyễn Văn" w:date="2019-09-04T10:28:00Z">
              <w:r w:rsidDel="00672CAC">
                <w:rPr>
                  <w:sz w:val="26"/>
                  <w:szCs w:val="26"/>
                </w:rPr>
                <w:delText>Use Case: Thay đổi trạng thái exam</w:delText>
              </w:r>
            </w:del>
          </w:p>
        </w:tc>
        <w:tc>
          <w:tcPr>
            <w:tcW w:w="900" w:type="dxa"/>
            <w:shd w:val="clear" w:color="auto" w:fill="auto"/>
          </w:tcPr>
          <w:p w14:paraId="280A8E6B" w14:textId="131EC6FE" w:rsidR="003C592B" w:rsidDel="00672CAC" w:rsidRDefault="003449FE">
            <w:pPr>
              <w:rPr>
                <w:del w:id="2199" w:author="Công Nguyễn Văn" w:date="2019-09-04T10:28:00Z"/>
                <w:sz w:val="26"/>
                <w:szCs w:val="26"/>
              </w:rPr>
            </w:pPr>
            <w:del w:id="2200" w:author="Công Nguyễn Văn" w:date="2019-09-04T10:28:00Z">
              <w:r w:rsidDel="00672CAC">
                <w:rPr>
                  <w:sz w:val="26"/>
                  <w:szCs w:val="26"/>
                </w:rPr>
                <w:delText>ID:1</w:delText>
              </w:r>
              <w:r w:rsidR="003179D3" w:rsidDel="00672CAC">
                <w:rPr>
                  <w:sz w:val="26"/>
                  <w:szCs w:val="26"/>
                </w:rPr>
                <w:delText>8</w:delText>
              </w:r>
            </w:del>
          </w:p>
        </w:tc>
        <w:tc>
          <w:tcPr>
            <w:tcW w:w="1470" w:type="dxa"/>
            <w:shd w:val="clear" w:color="auto" w:fill="auto"/>
          </w:tcPr>
          <w:p w14:paraId="280A8E6C" w14:textId="7A00CEA3" w:rsidR="003C592B" w:rsidDel="00672CAC" w:rsidRDefault="003449FE">
            <w:pPr>
              <w:rPr>
                <w:del w:id="2201" w:author="Công Nguyễn Văn" w:date="2019-09-04T10:28:00Z"/>
                <w:sz w:val="26"/>
                <w:szCs w:val="26"/>
              </w:rPr>
            </w:pPr>
            <w:del w:id="2202" w:author="Công Nguyễn Văn" w:date="2019-09-04T10:28:00Z">
              <w:r w:rsidDel="00672CAC">
                <w:rPr>
                  <w:sz w:val="26"/>
                  <w:szCs w:val="26"/>
                </w:rPr>
                <w:delText>Importance Level: High</w:delText>
              </w:r>
            </w:del>
          </w:p>
        </w:tc>
      </w:tr>
      <w:tr w:rsidR="003C592B" w:rsidDel="00672CAC" w14:paraId="280A8E70" w14:textId="165B33D8">
        <w:trPr>
          <w:trHeight w:val="480"/>
          <w:jc w:val="center"/>
          <w:del w:id="2203" w:author="Công Nguyễn Văn" w:date="2019-09-04T10:28:00Z"/>
        </w:trPr>
        <w:tc>
          <w:tcPr>
            <w:tcW w:w="3945" w:type="dxa"/>
            <w:gridSpan w:val="2"/>
          </w:tcPr>
          <w:p w14:paraId="280A8E6E" w14:textId="6ED0F609" w:rsidR="003C592B" w:rsidDel="00672CAC" w:rsidRDefault="003449FE">
            <w:pPr>
              <w:rPr>
                <w:del w:id="2204" w:author="Công Nguyễn Văn" w:date="2019-09-04T10:28:00Z"/>
                <w:sz w:val="26"/>
                <w:szCs w:val="26"/>
              </w:rPr>
            </w:pPr>
            <w:del w:id="2205" w:author="Công Nguyễn Văn" w:date="2019-09-04T10:28:00Z">
              <w:r w:rsidDel="00672CAC">
                <w:rPr>
                  <w:sz w:val="26"/>
                  <w:szCs w:val="26"/>
                </w:rPr>
                <w:delText>Primary Actor: Admin</w:delText>
              </w:r>
            </w:del>
          </w:p>
        </w:tc>
        <w:tc>
          <w:tcPr>
            <w:tcW w:w="4740" w:type="dxa"/>
            <w:gridSpan w:val="3"/>
            <w:shd w:val="clear" w:color="auto" w:fill="auto"/>
          </w:tcPr>
          <w:p w14:paraId="280A8E6F" w14:textId="6165B846" w:rsidR="003C592B" w:rsidDel="00672CAC" w:rsidRDefault="003449FE">
            <w:pPr>
              <w:rPr>
                <w:del w:id="2206" w:author="Công Nguyễn Văn" w:date="2019-09-04T10:28:00Z"/>
                <w:sz w:val="26"/>
                <w:szCs w:val="26"/>
              </w:rPr>
            </w:pPr>
            <w:del w:id="2207" w:author="Công Nguyễn Văn" w:date="2019-09-04T10:28:00Z">
              <w:r w:rsidDel="00672CAC">
                <w:rPr>
                  <w:sz w:val="26"/>
                  <w:szCs w:val="26"/>
                </w:rPr>
                <w:delText>User Case Type: Detail, Essential</w:delText>
              </w:r>
            </w:del>
          </w:p>
        </w:tc>
      </w:tr>
      <w:tr w:rsidR="003C592B" w:rsidDel="00672CAC" w14:paraId="280A8E73" w14:textId="347256FD">
        <w:trPr>
          <w:trHeight w:val="1520"/>
          <w:jc w:val="center"/>
          <w:del w:id="2208" w:author="Công Nguyễn Văn" w:date="2019-09-04T10:28:00Z"/>
        </w:trPr>
        <w:tc>
          <w:tcPr>
            <w:tcW w:w="8685" w:type="dxa"/>
            <w:gridSpan w:val="5"/>
          </w:tcPr>
          <w:p w14:paraId="280A8E71" w14:textId="1994D662" w:rsidR="003C592B" w:rsidDel="00672CAC" w:rsidRDefault="003449FE">
            <w:pPr>
              <w:rPr>
                <w:del w:id="2209" w:author="Công Nguyễn Văn" w:date="2019-09-04T10:28:00Z"/>
                <w:sz w:val="26"/>
                <w:szCs w:val="26"/>
              </w:rPr>
            </w:pPr>
            <w:del w:id="2210" w:author="Công Nguyễn Văn" w:date="2019-09-04T10:28:00Z">
              <w:r w:rsidDel="00672CAC">
                <w:rPr>
                  <w:sz w:val="26"/>
                  <w:szCs w:val="26"/>
                </w:rPr>
                <w:delText>Stakeholders and Interests:</w:delText>
              </w:r>
            </w:del>
          </w:p>
          <w:p w14:paraId="280A8E72" w14:textId="6A35FE86" w:rsidR="003C592B" w:rsidDel="00672CAC" w:rsidRDefault="003449FE">
            <w:pPr>
              <w:rPr>
                <w:del w:id="2211" w:author="Công Nguyễn Văn" w:date="2019-09-04T10:28:00Z"/>
                <w:sz w:val="26"/>
                <w:szCs w:val="26"/>
              </w:rPr>
            </w:pPr>
            <w:del w:id="2212" w:author="Công Nguyễn Văn" w:date="2019-09-04T10:28:00Z">
              <w:r w:rsidDel="00672CAC">
                <w:rPr>
                  <w:sz w:val="26"/>
                  <w:szCs w:val="26"/>
                </w:rPr>
                <w:delText xml:space="preserve">           </w:delText>
              </w:r>
              <w:r w:rsidR="000E5ED1" w:rsidDel="00672CAC">
                <w:rPr>
                  <w:sz w:val="26"/>
                  <w:szCs w:val="26"/>
                </w:rPr>
                <w:delText>Quản trị viên muốn thay đổi trạng thái các bài thi theo yêu cầu</w:delText>
              </w:r>
            </w:del>
          </w:p>
        </w:tc>
      </w:tr>
      <w:tr w:rsidR="003C592B" w:rsidDel="00672CAC" w14:paraId="280A8E75" w14:textId="4B351784">
        <w:trPr>
          <w:trHeight w:val="780"/>
          <w:jc w:val="center"/>
          <w:del w:id="2213" w:author="Công Nguyễn Văn" w:date="2019-09-04T10:28:00Z"/>
        </w:trPr>
        <w:tc>
          <w:tcPr>
            <w:tcW w:w="8685" w:type="dxa"/>
            <w:gridSpan w:val="5"/>
          </w:tcPr>
          <w:p w14:paraId="280A8E74" w14:textId="79910336" w:rsidR="003C592B" w:rsidDel="00672CAC" w:rsidRDefault="003449FE">
            <w:pPr>
              <w:rPr>
                <w:del w:id="2214" w:author="Công Nguyễn Văn" w:date="2019-09-04T10:28:00Z"/>
                <w:sz w:val="26"/>
                <w:szCs w:val="26"/>
              </w:rPr>
            </w:pPr>
            <w:del w:id="2215" w:author="Công Nguyễn Văn" w:date="2019-09-04T10:28:00Z">
              <w:r w:rsidDel="00672CAC">
                <w:rPr>
                  <w:sz w:val="26"/>
                  <w:szCs w:val="26"/>
                </w:rPr>
                <w:delText>Brief Description: Thay đổi trạng thái exam trong hệ thống</w:delText>
              </w:r>
            </w:del>
          </w:p>
        </w:tc>
      </w:tr>
      <w:tr w:rsidR="003C592B" w:rsidDel="00672CAC" w14:paraId="280A8E78" w14:textId="28971E2B">
        <w:trPr>
          <w:trHeight w:val="720"/>
          <w:jc w:val="center"/>
          <w:del w:id="2216" w:author="Công Nguyễn Văn" w:date="2019-09-04T10:28:00Z"/>
        </w:trPr>
        <w:tc>
          <w:tcPr>
            <w:tcW w:w="1365" w:type="dxa"/>
          </w:tcPr>
          <w:p w14:paraId="280A8E76" w14:textId="374AB5C3" w:rsidR="003C592B" w:rsidDel="00672CAC" w:rsidRDefault="003449FE">
            <w:pPr>
              <w:rPr>
                <w:del w:id="2217" w:author="Công Nguyễn Văn" w:date="2019-09-04T10:28:00Z"/>
                <w:sz w:val="26"/>
                <w:szCs w:val="26"/>
              </w:rPr>
            </w:pPr>
            <w:del w:id="2218" w:author="Công Nguyễn Văn" w:date="2019-09-04T10:28:00Z">
              <w:r w:rsidDel="00672CAC">
                <w:rPr>
                  <w:sz w:val="26"/>
                  <w:szCs w:val="26"/>
                </w:rPr>
                <w:delText>Trigger:</w:delText>
              </w:r>
            </w:del>
          </w:p>
        </w:tc>
        <w:tc>
          <w:tcPr>
            <w:tcW w:w="7320" w:type="dxa"/>
            <w:gridSpan w:val="4"/>
            <w:shd w:val="clear" w:color="auto" w:fill="auto"/>
          </w:tcPr>
          <w:p w14:paraId="280A8E77" w14:textId="2092536C" w:rsidR="003C592B" w:rsidDel="00672CAC" w:rsidRDefault="003449FE">
            <w:pPr>
              <w:rPr>
                <w:del w:id="2219" w:author="Công Nguyễn Văn" w:date="2019-09-04T10:28:00Z"/>
                <w:sz w:val="26"/>
                <w:szCs w:val="26"/>
              </w:rPr>
            </w:pPr>
            <w:del w:id="2220" w:author="Công Nguyễn Văn" w:date="2019-09-04T10:28:00Z">
              <w:r w:rsidDel="00672CAC">
                <w:rPr>
                  <w:sz w:val="26"/>
                  <w:szCs w:val="26"/>
                </w:rPr>
                <w:delText>Quản trị viên truy cập vào hệ thống để thay đổi trạng thái của các bài thi</w:delText>
              </w:r>
            </w:del>
          </w:p>
        </w:tc>
      </w:tr>
      <w:tr w:rsidR="003C592B" w:rsidDel="00672CAC" w14:paraId="280A8E7B" w14:textId="6112F3F4">
        <w:trPr>
          <w:trHeight w:val="780"/>
          <w:jc w:val="center"/>
          <w:del w:id="2221" w:author="Công Nguyễn Văn" w:date="2019-09-04T10:28:00Z"/>
        </w:trPr>
        <w:tc>
          <w:tcPr>
            <w:tcW w:w="1365" w:type="dxa"/>
          </w:tcPr>
          <w:p w14:paraId="280A8E79" w14:textId="1C7776ED" w:rsidR="003C592B" w:rsidDel="00672CAC" w:rsidRDefault="003449FE">
            <w:pPr>
              <w:rPr>
                <w:del w:id="2222" w:author="Công Nguyễn Văn" w:date="2019-09-04T10:28:00Z"/>
                <w:sz w:val="26"/>
                <w:szCs w:val="26"/>
              </w:rPr>
            </w:pPr>
            <w:del w:id="2223" w:author="Công Nguyễn Văn" w:date="2019-09-04T10:28:00Z">
              <w:r w:rsidDel="00672CAC">
                <w:rPr>
                  <w:sz w:val="26"/>
                  <w:szCs w:val="26"/>
                </w:rPr>
                <w:delText>Type:</w:delText>
              </w:r>
            </w:del>
          </w:p>
        </w:tc>
        <w:tc>
          <w:tcPr>
            <w:tcW w:w="7320" w:type="dxa"/>
            <w:gridSpan w:val="4"/>
            <w:shd w:val="clear" w:color="auto" w:fill="auto"/>
          </w:tcPr>
          <w:p w14:paraId="280A8E7A" w14:textId="3BD12205" w:rsidR="003C592B" w:rsidDel="00672CAC" w:rsidRDefault="003449FE">
            <w:pPr>
              <w:rPr>
                <w:del w:id="2224" w:author="Công Nguyễn Văn" w:date="2019-09-04T10:28:00Z"/>
                <w:sz w:val="26"/>
                <w:szCs w:val="26"/>
              </w:rPr>
            </w:pPr>
            <w:del w:id="2225" w:author="Công Nguyễn Văn" w:date="2019-09-04T10:28:00Z">
              <w:r w:rsidDel="00672CAC">
                <w:rPr>
                  <w:sz w:val="26"/>
                  <w:szCs w:val="26"/>
                </w:rPr>
                <w:delText>Concrete</w:delText>
              </w:r>
            </w:del>
          </w:p>
        </w:tc>
      </w:tr>
      <w:tr w:rsidR="003C592B" w:rsidDel="00672CAC" w14:paraId="280A8E7D" w14:textId="24593055">
        <w:trPr>
          <w:trHeight w:val="640"/>
          <w:jc w:val="center"/>
          <w:del w:id="2226" w:author="Công Nguyễn Văn" w:date="2019-09-04T10:28:00Z"/>
        </w:trPr>
        <w:tc>
          <w:tcPr>
            <w:tcW w:w="8685" w:type="dxa"/>
            <w:gridSpan w:val="5"/>
          </w:tcPr>
          <w:p w14:paraId="280A8E7C" w14:textId="4A907EB1" w:rsidR="003C592B" w:rsidDel="00672CAC" w:rsidRDefault="003449FE">
            <w:pPr>
              <w:rPr>
                <w:del w:id="2227" w:author="Công Nguyễn Văn" w:date="2019-09-04T10:28:00Z"/>
                <w:sz w:val="26"/>
                <w:szCs w:val="26"/>
              </w:rPr>
            </w:pPr>
            <w:del w:id="2228" w:author="Công Nguyễn Văn" w:date="2019-09-04T10:28:00Z">
              <w:r w:rsidDel="00672CAC">
                <w:rPr>
                  <w:sz w:val="26"/>
                  <w:szCs w:val="26"/>
                </w:rPr>
                <w:delText>Relationships:</w:delText>
              </w:r>
              <w:r w:rsidR="000E5ED1" w:rsidDel="00672CAC">
                <w:rPr>
                  <w:sz w:val="26"/>
                  <w:szCs w:val="26"/>
                </w:rPr>
                <w:delText>Exam management</w:delText>
              </w:r>
            </w:del>
          </w:p>
        </w:tc>
      </w:tr>
      <w:tr w:rsidR="003C592B" w:rsidDel="00672CAC" w14:paraId="280A8E80" w14:textId="0B3F16C5">
        <w:trPr>
          <w:trHeight w:val="880"/>
          <w:jc w:val="center"/>
          <w:del w:id="2229" w:author="Công Nguyễn Văn" w:date="2019-09-04T10:28:00Z"/>
        </w:trPr>
        <w:tc>
          <w:tcPr>
            <w:tcW w:w="8685" w:type="dxa"/>
            <w:gridSpan w:val="5"/>
          </w:tcPr>
          <w:p w14:paraId="280A8E7E" w14:textId="67675845" w:rsidR="003C592B" w:rsidDel="00672CAC" w:rsidRDefault="003449FE">
            <w:pPr>
              <w:rPr>
                <w:del w:id="2230" w:author="Công Nguyễn Văn" w:date="2019-09-04T10:28:00Z"/>
                <w:sz w:val="26"/>
                <w:szCs w:val="26"/>
              </w:rPr>
            </w:pPr>
            <w:del w:id="2231" w:author="Công Nguyễn Văn" w:date="2019-09-04T10:28:00Z">
              <w:r w:rsidDel="00672CAC">
                <w:rPr>
                  <w:sz w:val="26"/>
                  <w:szCs w:val="26"/>
                </w:rPr>
                <w:delText xml:space="preserve">Association: </w:delText>
              </w:r>
              <w:r w:rsidR="000E5ED1" w:rsidDel="00672CAC">
                <w:rPr>
                  <w:sz w:val="26"/>
                  <w:szCs w:val="26"/>
                </w:rPr>
                <w:delText>Admin</w:delText>
              </w:r>
            </w:del>
          </w:p>
          <w:p w14:paraId="280A8E7F" w14:textId="02B23F9D" w:rsidR="003C592B" w:rsidDel="00672CAC" w:rsidRDefault="003C592B">
            <w:pPr>
              <w:rPr>
                <w:del w:id="2232" w:author="Công Nguyễn Văn" w:date="2019-09-04T10:28:00Z"/>
                <w:sz w:val="26"/>
                <w:szCs w:val="26"/>
              </w:rPr>
            </w:pPr>
          </w:p>
        </w:tc>
      </w:tr>
      <w:tr w:rsidR="003C592B" w:rsidDel="00672CAC" w14:paraId="280A8E86" w14:textId="40E9FC73">
        <w:trPr>
          <w:trHeight w:val="1640"/>
          <w:jc w:val="center"/>
          <w:del w:id="2233" w:author="Công Nguyễn Văn" w:date="2019-09-04T10:28:00Z"/>
        </w:trPr>
        <w:tc>
          <w:tcPr>
            <w:tcW w:w="8685" w:type="dxa"/>
            <w:gridSpan w:val="5"/>
          </w:tcPr>
          <w:p w14:paraId="280A8E81" w14:textId="12284C91" w:rsidR="003C592B" w:rsidDel="00672CAC" w:rsidRDefault="003449FE">
            <w:pPr>
              <w:rPr>
                <w:del w:id="2234" w:author="Công Nguyễn Văn" w:date="2019-09-04T10:28:00Z"/>
                <w:sz w:val="26"/>
                <w:szCs w:val="26"/>
              </w:rPr>
            </w:pPr>
            <w:del w:id="2235" w:author="Công Nguyễn Văn" w:date="2019-09-04T10:28:00Z">
              <w:r w:rsidDel="00672CAC">
                <w:rPr>
                  <w:sz w:val="26"/>
                  <w:szCs w:val="26"/>
                </w:rPr>
                <w:delText>Normal Flow of Events:</w:delText>
              </w:r>
            </w:del>
          </w:p>
          <w:p w14:paraId="32AA88B7" w14:textId="0CEE7CD4" w:rsidR="003C592B" w:rsidDel="00672CAC" w:rsidRDefault="000E5ED1" w:rsidP="000E5ED1">
            <w:pPr>
              <w:pStyle w:val="ListParagraph"/>
              <w:numPr>
                <w:ilvl w:val="0"/>
                <w:numId w:val="30"/>
              </w:numPr>
              <w:rPr>
                <w:del w:id="2236" w:author="Công Nguyễn Văn" w:date="2019-09-04T10:28:00Z"/>
                <w:sz w:val="26"/>
                <w:szCs w:val="26"/>
              </w:rPr>
            </w:pPr>
            <w:del w:id="2237" w:author="Công Nguyễn Văn" w:date="2019-09-04T10:28:00Z">
              <w:r w:rsidDel="00672CAC">
                <w:rPr>
                  <w:sz w:val="26"/>
                  <w:szCs w:val="26"/>
                </w:rPr>
                <w:delText>Thực hiện use case exam management</w:delText>
              </w:r>
            </w:del>
          </w:p>
          <w:p w14:paraId="49640978" w14:textId="79060C91" w:rsidR="000E5ED1" w:rsidDel="00672CAC" w:rsidRDefault="000E5ED1" w:rsidP="000E5ED1">
            <w:pPr>
              <w:pStyle w:val="ListParagraph"/>
              <w:numPr>
                <w:ilvl w:val="0"/>
                <w:numId w:val="30"/>
              </w:numPr>
              <w:rPr>
                <w:del w:id="2238" w:author="Công Nguyễn Văn" w:date="2019-09-04T10:28:00Z"/>
                <w:sz w:val="26"/>
                <w:szCs w:val="26"/>
              </w:rPr>
            </w:pPr>
            <w:del w:id="2239" w:author="Công Nguyễn Văn" w:date="2019-09-04T10:28:00Z">
              <w:r w:rsidDel="00672CAC">
                <w:rPr>
                  <w:sz w:val="26"/>
                  <w:szCs w:val="26"/>
                </w:rPr>
                <w:delText>Chọn change status</w:delText>
              </w:r>
            </w:del>
          </w:p>
          <w:p w14:paraId="280A8E85" w14:textId="0385D932" w:rsidR="000E5ED1" w:rsidRPr="000E5ED1" w:rsidDel="00672CAC" w:rsidRDefault="000E5ED1" w:rsidP="000E5ED1">
            <w:pPr>
              <w:pStyle w:val="ListParagraph"/>
              <w:numPr>
                <w:ilvl w:val="0"/>
                <w:numId w:val="30"/>
              </w:numPr>
              <w:rPr>
                <w:del w:id="2240" w:author="Công Nguyễn Văn" w:date="2019-09-04T10:28:00Z"/>
                <w:sz w:val="26"/>
                <w:szCs w:val="26"/>
              </w:rPr>
            </w:pPr>
            <w:del w:id="2241" w:author="Công Nguyễn Văn" w:date="2019-09-04T10:28:00Z">
              <w:r w:rsidDel="00672CAC">
                <w:rPr>
                  <w:sz w:val="26"/>
                  <w:szCs w:val="26"/>
                </w:rPr>
                <w:delText>Chọn trạng thái cho bài thi</w:delText>
              </w:r>
            </w:del>
          </w:p>
        </w:tc>
      </w:tr>
      <w:tr w:rsidR="003C592B" w:rsidDel="00672CAC" w14:paraId="280A8E89" w14:textId="5890E14D">
        <w:trPr>
          <w:trHeight w:val="1660"/>
          <w:jc w:val="center"/>
          <w:del w:id="2242" w:author="Công Nguyễn Văn" w:date="2019-09-04T10:28:00Z"/>
        </w:trPr>
        <w:tc>
          <w:tcPr>
            <w:tcW w:w="8685" w:type="dxa"/>
            <w:gridSpan w:val="5"/>
          </w:tcPr>
          <w:p w14:paraId="280A8E88" w14:textId="276E9683" w:rsidR="003C592B" w:rsidDel="00672CAC" w:rsidRDefault="003449FE" w:rsidP="000E5ED1">
            <w:pPr>
              <w:rPr>
                <w:del w:id="2243" w:author="Công Nguyễn Văn" w:date="2019-09-04T10:28:00Z"/>
                <w:sz w:val="26"/>
                <w:szCs w:val="26"/>
              </w:rPr>
            </w:pPr>
            <w:del w:id="2244" w:author="Công Nguyễn Văn" w:date="2019-09-04T10:28:00Z">
              <w:r w:rsidDel="00672CAC">
                <w:rPr>
                  <w:sz w:val="26"/>
                  <w:szCs w:val="26"/>
                </w:rPr>
                <w:delText xml:space="preserve">SubFlows: </w:delText>
              </w:r>
            </w:del>
          </w:p>
        </w:tc>
      </w:tr>
    </w:tbl>
    <w:p w14:paraId="280A8E8A" w14:textId="49202C47" w:rsidR="003C592B" w:rsidDel="00672CAC" w:rsidRDefault="00983C1A" w:rsidP="00983C1A">
      <w:pPr>
        <w:pStyle w:val="Caption"/>
        <w:rPr>
          <w:del w:id="2245" w:author="Công Nguyễn Văn" w:date="2019-09-04T10:28:00Z"/>
        </w:rPr>
      </w:pPr>
      <w:del w:id="2246" w:author="Công Nguyễn Văn" w:date="2019-09-03T14:05:00Z">
        <w:r w:rsidDel="001A7828">
          <w:delText xml:space="preserve">Bảng 18 </w:delText>
        </w:r>
        <w:r w:rsidR="008F3BFF" w:rsidDel="001A7828">
          <w:fldChar w:fldCharType="begin"/>
        </w:r>
        <w:r w:rsidR="008F3BFF" w:rsidDel="001A7828">
          <w:delInstrText xml:space="preserve"> SEQ Bảng_18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thay đổi trạng thái exam</w:delText>
        </w:r>
      </w:del>
    </w:p>
    <w:p w14:paraId="280A8E8B" w14:textId="67839801" w:rsidR="003C592B" w:rsidDel="00672CAC" w:rsidRDefault="003449FE" w:rsidP="00C10112">
      <w:pPr>
        <w:jc w:val="center"/>
        <w:rPr>
          <w:del w:id="2247" w:author="Công Nguyễn Văn" w:date="2019-09-04T10:28:00Z"/>
        </w:rPr>
      </w:pPr>
      <w:bookmarkStart w:id="2248" w:name="_3ygebqi" w:colFirst="0" w:colLast="0"/>
      <w:bookmarkEnd w:id="2248"/>
      <w:del w:id="2249" w:author="Công Nguyễn Văn" w:date="2019-09-04T10:28:00Z">
        <w:r w:rsidDel="00672CAC">
          <w:delText xml:space="preserve">Bảng </w:delText>
        </w:r>
        <w:r w:rsidR="00C10112" w:rsidDel="00672CAC">
          <w:delText>18</w:delText>
        </w:r>
        <w:r w:rsidDel="00672CAC">
          <w:delText>: Đặc tả use case thay đổi trạng thái exam</w:delText>
        </w:r>
      </w:del>
    </w:p>
    <w:p w14:paraId="280A8E8C" w14:textId="3E6B44A4" w:rsidR="003C592B" w:rsidDel="00672CAC" w:rsidRDefault="003C592B">
      <w:pPr>
        <w:rPr>
          <w:del w:id="2250" w:author="Công Nguyễn Văn" w:date="2019-09-04T10:28:00Z"/>
        </w:rPr>
      </w:pPr>
    </w:p>
    <w:p w14:paraId="280A8E8D" w14:textId="76326F01" w:rsidR="003C592B" w:rsidRDefault="00212D8E">
      <w:pPr>
        <w:pStyle w:val="Heading2"/>
        <w:rPr>
          <w:ins w:id="2251" w:author="Công Nguyễn Văn" w:date="2019-09-04T08:22:00Z"/>
        </w:rPr>
      </w:pPr>
      <w:bookmarkStart w:id="2252" w:name="_Toc18584491"/>
      <w:r>
        <w:t>3</w:t>
      </w:r>
      <w:r w:rsidR="003449FE">
        <w:t>.2: CRC card</w:t>
      </w:r>
      <w:bookmarkEnd w:id="2252"/>
      <w:r w:rsidR="003449FE">
        <w:t xml:space="preserve"> </w:t>
      </w:r>
    </w:p>
    <w:p w14:paraId="5B445E30" w14:textId="77777777" w:rsidR="00E67B83" w:rsidRDefault="00E67B83" w:rsidP="00E67B83">
      <w:pPr>
        <w:rPr>
          <w:ins w:id="2253" w:author="Công Nguyễn Văn" w:date="2019-09-04T08:24:00Z"/>
        </w:rPr>
      </w:pPr>
      <w:ins w:id="2254" w:author="Công Nguyễn Văn" w:date="2019-09-04T08:24:00Z">
        <w:r>
          <w:t xml:space="preserve">Ta </w:t>
        </w:r>
        <w:proofErr w:type="spellStart"/>
        <w:r>
          <w:t>sử</w:t>
        </w:r>
        <w:proofErr w:type="spellEnd"/>
        <w:r>
          <w:t xml:space="preserve"> </w:t>
        </w:r>
        <w:proofErr w:type="spellStart"/>
        <w:r>
          <w:t>dụng</w:t>
        </w:r>
        <w:proofErr w:type="spellEnd"/>
        <w:r>
          <w:t xml:space="preserve"> </w:t>
        </w:r>
        <w:proofErr w:type="spellStart"/>
        <w:r>
          <w:t>thẻ</w:t>
        </w:r>
        <w:proofErr w:type="spellEnd"/>
        <w:r>
          <w:t xml:space="preserve"> CRC(Class-Responsibility-Collaboration) </w:t>
        </w:r>
        <w:proofErr w:type="spellStart"/>
        <w:r>
          <w:t>để</w:t>
        </w:r>
        <w:proofErr w:type="spellEnd"/>
        <w:r>
          <w:t xml:space="preserve"> </w:t>
        </w:r>
        <w:proofErr w:type="spellStart"/>
        <w:r>
          <w:t>mô</w:t>
        </w:r>
        <w:proofErr w:type="spellEnd"/>
        <w:r>
          <w:t xml:space="preserve"> </w:t>
        </w:r>
        <w:proofErr w:type="spellStart"/>
        <w:r>
          <w:t>tả</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lớp</w:t>
        </w:r>
        <w:proofErr w:type="spellEnd"/>
        <w:r>
          <w:t xml:space="preserve"> </w:t>
        </w:r>
        <w:proofErr w:type="spellStart"/>
        <w:r>
          <w:t>và</w:t>
        </w:r>
        <w:proofErr w:type="spellEnd"/>
        <w:r>
          <w:t xml:space="preserve"> </w:t>
        </w:r>
        <w:proofErr w:type="spellStart"/>
        <w:r>
          <w:t>sự</w:t>
        </w:r>
        <w:proofErr w:type="spellEnd"/>
        <w:r>
          <w:t xml:space="preserve"> </w:t>
        </w:r>
        <w:proofErr w:type="spellStart"/>
        <w:r>
          <w:t>cộng</w:t>
        </w:r>
        <w:proofErr w:type="spellEnd"/>
        <w:r>
          <w:t xml:space="preserve"> </w:t>
        </w:r>
        <w:proofErr w:type="spellStart"/>
        <w:r>
          <w:t>tác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hệ</w:t>
        </w:r>
        <w:proofErr w:type="spellEnd"/>
        <w:r>
          <w:t xml:space="preserve"> </w:t>
        </w:r>
        <w:proofErr w:type="spellStart"/>
        <w:r>
          <w:t>thống.Với</w:t>
        </w:r>
        <w:proofErr w:type="spellEnd"/>
        <w:r>
          <w:t xml:space="preserve"> </w:t>
        </w:r>
        <w:proofErr w:type="spellStart"/>
        <w:r>
          <w:t>những</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tích</w:t>
        </w:r>
        <w:proofErr w:type="spellEnd"/>
        <w:r>
          <w:t xml:space="preserve"> ở </w:t>
        </w:r>
        <w:proofErr w:type="spellStart"/>
        <w:r>
          <w:t>trên</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lớp</w:t>
        </w:r>
        <w:proofErr w:type="spellEnd"/>
        <w:r>
          <w:t xml:space="preserve"> </w:t>
        </w:r>
        <w:proofErr w:type="spellStart"/>
        <w:r>
          <w:t>gắn</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và</w:t>
        </w:r>
        <w:proofErr w:type="spellEnd"/>
        <w:r>
          <w:t xml:space="preserve"> </w:t>
        </w:r>
        <w:proofErr w:type="spellStart"/>
        <w:r>
          <w:t>sự</w:t>
        </w:r>
        <w:proofErr w:type="spellEnd"/>
        <w:r>
          <w:t xml:space="preserve"> </w:t>
        </w:r>
        <w:proofErr w:type="spellStart"/>
        <w:r>
          <w:t>hợp</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dưới</w:t>
        </w:r>
        <w:proofErr w:type="spellEnd"/>
        <w:r>
          <w:t xml:space="preserve"> </w:t>
        </w:r>
        <w:proofErr w:type="spellStart"/>
        <w:r>
          <w:t>đây</w:t>
        </w:r>
        <w:proofErr w:type="spellEnd"/>
        <w:r>
          <w:t>.</w:t>
        </w:r>
      </w:ins>
    </w:p>
    <w:p w14:paraId="07D96663" w14:textId="3A39A288" w:rsidR="00E67B83" w:rsidRPr="00E67B83" w:rsidRDefault="00E67B83" w:rsidP="00E67B83">
      <w:pPr>
        <w:rPr>
          <w:ins w:id="2255" w:author="Công Nguyễn Văn" w:date="2019-09-04T08:22:00Z"/>
        </w:rPr>
      </w:pPr>
    </w:p>
    <w:tbl>
      <w:tblPr>
        <w:tblStyle w:val="TableGrid"/>
        <w:tblW w:w="4377" w:type="pct"/>
        <w:jc w:val="center"/>
        <w:tblLook w:val="04A0" w:firstRow="1" w:lastRow="0" w:firstColumn="1" w:lastColumn="0" w:noHBand="0" w:noVBand="1"/>
      </w:tblPr>
      <w:tblGrid>
        <w:gridCol w:w="1806"/>
        <w:gridCol w:w="883"/>
        <w:gridCol w:w="670"/>
        <w:gridCol w:w="936"/>
        <w:gridCol w:w="976"/>
        <w:gridCol w:w="990"/>
        <w:gridCol w:w="1083"/>
        <w:gridCol w:w="776"/>
      </w:tblGrid>
      <w:tr w:rsidR="00AB1FE7" w14:paraId="563AD7B5" w14:textId="77777777" w:rsidTr="00AB1FE7">
        <w:trPr>
          <w:trHeight w:val="655"/>
          <w:jc w:val="center"/>
          <w:ins w:id="2256" w:author="Công Nguyễn Văn" w:date="2019-09-04T08:22:00Z"/>
        </w:trPr>
        <w:tc>
          <w:tcPr>
            <w:tcW w:w="1138" w:type="pct"/>
            <w:tcBorders>
              <w:top w:val="single" w:sz="4" w:space="0" w:color="auto"/>
              <w:left w:val="single" w:sz="4" w:space="0" w:color="auto"/>
              <w:bottom w:val="single" w:sz="4" w:space="0" w:color="auto"/>
              <w:right w:val="single" w:sz="4" w:space="0" w:color="auto"/>
              <w:tl2br w:val="single" w:sz="4" w:space="0" w:color="auto"/>
            </w:tcBorders>
          </w:tcPr>
          <w:p w14:paraId="2B85A7EA" w14:textId="77777777" w:rsidR="00AB1FE7" w:rsidRDefault="00AB1FE7">
            <w:pPr>
              <w:pStyle w:val="Table"/>
              <w:jc w:val="right"/>
              <w:rPr>
                <w:ins w:id="2257" w:author="Công Nguyễn Văn" w:date="2019-09-04T08:22:00Z"/>
              </w:rPr>
              <w:pPrChange w:id="2258" w:author="Công Nguyễn Văn" w:date="2019-09-04T08:32:00Z">
                <w:pPr>
                  <w:pStyle w:val="Table"/>
                  <w:tabs>
                    <w:tab w:val="left" w:pos="1662"/>
                    <w:tab w:val="right" w:pos="1764"/>
                  </w:tabs>
                  <w:spacing w:before="120" w:after="20"/>
                  <w:ind w:firstLine="357"/>
                  <w:jc w:val="right"/>
                </w:pPr>
              </w:pPrChange>
            </w:pPr>
            <w:proofErr w:type="spellStart"/>
            <w:ins w:id="2259" w:author="Công Nguyễn Văn" w:date="2019-09-04T08:22:00Z">
              <w:r>
                <w:t>Thẻ</w:t>
              </w:r>
              <w:proofErr w:type="spellEnd"/>
              <w:r>
                <w:t xml:space="preserve"> CRC</w:t>
              </w:r>
            </w:ins>
          </w:p>
          <w:p w14:paraId="485A2E1C" w14:textId="77777777" w:rsidR="00AB1FE7" w:rsidRDefault="00AB1FE7">
            <w:pPr>
              <w:pStyle w:val="Table"/>
              <w:rPr>
                <w:ins w:id="2260" w:author="Công Nguyễn Văn" w:date="2019-09-04T08:22:00Z"/>
              </w:rPr>
              <w:pPrChange w:id="2261" w:author="Công Nguyễn Văn" w:date="2019-09-04T08:31:00Z">
                <w:pPr>
                  <w:pStyle w:val="Table"/>
                  <w:tabs>
                    <w:tab w:val="left" w:pos="1662"/>
                    <w:tab w:val="right" w:pos="1764"/>
                  </w:tabs>
                  <w:spacing w:before="20" w:after="20"/>
                  <w:ind w:firstLine="357"/>
                  <w:jc w:val="left"/>
                </w:pPr>
              </w:pPrChange>
            </w:pPr>
          </w:p>
          <w:p w14:paraId="09169CCF" w14:textId="1A22E93B" w:rsidR="00AB1FE7" w:rsidRDefault="00AB1FE7">
            <w:pPr>
              <w:pStyle w:val="Table"/>
              <w:rPr>
                <w:ins w:id="2262" w:author="Công Nguyễn Văn" w:date="2019-09-04T08:22:00Z"/>
              </w:rPr>
              <w:pPrChange w:id="2263" w:author="Công Nguyễn Văn" w:date="2019-09-04T08:31:00Z">
                <w:pPr>
                  <w:pStyle w:val="Table"/>
                  <w:tabs>
                    <w:tab w:val="left" w:pos="1662"/>
                    <w:tab w:val="right" w:pos="1764"/>
                  </w:tabs>
                  <w:spacing w:before="20" w:after="20"/>
                  <w:ind w:firstLine="357"/>
                  <w:jc w:val="left"/>
                </w:pPr>
              </w:pPrChange>
            </w:pPr>
            <w:proofErr w:type="spellStart"/>
            <w:ins w:id="2264" w:author="Công Nguyễn Văn" w:date="2019-09-04T08:22:00Z">
              <w:r>
                <w:t>Chức</w:t>
              </w:r>
              <w:proofErr w:type="spellEnd"/>
              <w:r>
                <w:t xml:space="preserve"> </w:t>
              </w:r>
              <w:proofErr w:type="spellStart"/>
              <w:r>
                <w:t>năng</w:t>
              </w:r>
              <w:proofErr w:type="spellEnd"/>
            </w:ins>
          </w:p>
        </w:tc>
        <w:tc>
          <w:tcPr>
            <w:tcW w:w="557" w:type="pct"/>
            <w:tcBorders>
              <w:top w:val="single" w:sz="4" w:space="0" w:color="auto"/>
              <w:left w:val="single" w:sz="4" w:space="0" w:color="auto"/>
              <w:bottom w:val="single" w:sz="4" w:space="0" w:color="auto"/>
              <w:right w:val="single" w:sz="4" w:space="0" w:color="auto"/>
            </w:tcBorders>
            <w:hideMark/>
          </w:tcPr>
          <w:p w14:paraId="438A73BC" w14:textId="21DE7AAC" w:rsidR="00AB1FE7" w:rsidRDefault="00AB1FE7">
            <w:pPr>
              <w:pStyle w:val="Table"/>
              <w:rPr>
                <w:ins w:id="2265" w:author="Công Nguyễn Văn" w:date="2019-09-04T08:22:00Z"/>
              </w:rPr>
              <w:pPrChange w:id="2266" w:author="Công Nguyễn Văn" w:date="2019-09-04T08:31:00Z">
                <w:pPr>
                  <w:pStyle w:val="Table"/>
                  <w:spacing w:before="20" w:after="20"/>
                  <w:ind w:firstLine="357"/>
                  <w:jc w:val="center"/>
                </w:pPr>
              </w:pPrChange>
            </w:pPr>
            <w:ins w:id="2267" w:author="Công Nguyễn Văn" w:date="2019-09-04T08:22:00Z">
              <w:r>
                <w:t>Ad</w:t>
              </w:r>
            </w:ins>
            <w:ins w:id="2268" w:author="Công Nguyễn Văn" w:date="2019-09-04T08:23:00Z">
              <w:r>
                <w:t>min</w:t>
              </w:r>
            </w:ins>
          </w:p>
        </w:tc>
        <w:tc>
          <w:tcPr>
            <w:tcW w:w="455" w:type="pct"/>
            <w:tcBorders>
              <w:top w:val="single" w:sz="4" w:space="0" w:color="auto"/>
              <w:left w:val="single" w:sz="4" w:space="0" w:color="auto"/>
              <w:bottom w:val="single" w:sz="4" w:space="0" w:color="auto"/>
              <w:right w:val="single" w:sz="4" w:space="0" w:color="auto"/>
            </w:tcBorders>
            <w:hideMark/>
          </w:tcPr>
          <w:p w14:paraId="3186D887" w14:textId="441D3261" w:rsidR="00AB1FE7" w:rsidRDefault="00AB1FE7">
            <w:pPr>
              <w:pStyle w:val="Table"/>
              <w:rPr>
                <w:ins w:id="2269" w:author="Công Nguyễn Văn" w:date="2019-09-04T08:22:00Z"/>
              </w:rPr>
              <w:pPrChange w:id="2270" w:author="Công Nguyễn Văn" w:date="2019-09-04T08:31:00Z">
                <w:pPr>
                  <w:pStyle w:val="Table"/>
                  <w:spacing w:before="20" w:after="20"/>
                  <w:ind w:firstLine="357"/>
                  <w:jc w:val="center"/>
                </w:pPr>
              </w:pPrChange>
            </w:pPr>
            <w:ins w:id="2271" w:author="Công Nguyễn Văn" w:date="2019-09-04T08:24:00Z">
              <w:r>
                <w:rPr>
                  <w:rFonts w:hint="eastAsia"/>
                </w:rPr>
                <w:t>U</w:t>
              </w:r>
              <w:r>
                <w:t>ser</w:t>
              </w:r>
            </w:ins>
          </w:p>
        </w:tc>
        <w:tc>
          <w:tcPr>
            <w:tcW w:w="590" w:type="pct"/>
            <w:tcBorders>
              <w:top w:val="single" w:sz="4" w:space="0" w:color="auto"/>
              <w:left w:val="single" w:sz="4" w:space="0" w:color="auto"/>
              <w:bottom w:val="single" w:sz="4" w:space="0" w:color="auto"/>
              <w:right w:val="single" w:sz="4" w:space="0" w:color="auto"/>
            </w:tcBorders>
            <w:hideMark/>
          </w:tcPr>
          <w:p w14:paraId="1D2D75BB" w14:textId="39D73E31" w:rsidR="00AB1FE7" w:rsidRDefault="00AB1FE7">
            <w:pPr>
              <w:pStyle w:val="Table"/>
              <w:rPr>
                <w:ins w:id="2272" w:author="Công Nguyễn Văn" w:date="2019-09-04T08:22:00Z"/>
              </w:rPr>
              <w:pPrChange w:id="2273" w:author="Công Nguyễn Văn" w:date="2019-09-04T08:31:00Z">
                <w:pPr>
                  <w:pStyle w:val="Table"/>
                  <w:spacing w:before="20" w:after="20"/>
                  <w:ind w:firstLine="357"/>
                  <w:jc w:val="center"/>
                </w:pPr>
              </w:pPrChange>
            </w:pPr>
            <w:ins w:id="2274" w:author="Công Nguyễn Văn" w:date="2019-09-04T08:29:00Z">
              <w:r>
                <w:t>Subject</w:t>
              </w:r>
            </w:ins>
          </w:p>
        </w:tc>
        <w:tc>
          <w:tcPr>
            <w:tcW w:w="615" w:type="pct"/>
            <w:tcBorders>
              <w:top w:val="single" w:sz="4" w:space="0" w:color="auto"/>
              <w:left w:val="single" w:sz="4" w:space="0" w:color="auto"/>
              <w:bottom w:val="single" w:sz="4" w:space="0" w:color="auto"/>
              <w:right w:val="single" w:sz="4" w:space="0" w:color="auto"/>
            </w:tcBorders>
            <w:hideMark/>
          </w:tcPr>
          <w:p w14:paraId="740A53BB" w14:textId="3962F32D" w:rsidR="00AB1FE7" w:rsidRDefault="00AB1FE7">
            <w:pPr>
              <w:pStyle w:val="Table"/>
              <w:rPr>
                <w:ins w:id="2275" w:author="Công Nguyễn Văn" w:date="2019-09-04T08:22:00Z"/>
              </w:rPr>
              <w:pPrChange w:id="2276" w:author="Công Nguyễn Văn" w:date="2019-09-04T08:31:00Z">
                <w:pPr>
                  <w:pStyle w:val="Table"/>
                  <w:spacing w:before="20" w:after="20"/>
                  <w:ind w:firstLine="357"/>
                  <w:jc w:val="center"/>
                </w:pPr>
              </w:pPrChange>
            </w:pPr>
            <w:ins w:id="2277" w:author="Công Nguyễn Văn" w:date="2019-09-04T08:29:00Z">
              <w:r>
                <w:t>Chap</w:t>
              </w:r>
            </w:ins>
            <w:ins w:id="2278" w:author="Công Nguyễn Văn" w:date="2019-09-04T08:30:00Z">
              <w:r>
                <w:t>ter</w:t>
              </w:r>
            </w:ins>
          </w:p>
        </w:tc>
        <w:tc>
          <w:tcPr>
            <w:tcW w:w="624" w:type="pct"/>
            <w:tcBorders>
              <w:top w:val="single" w:sz="4" w:space="0" w:color="auto"/>
              <w:left w:val="single" w:sz="4" w:space="0" w:color="auto"/>
              <w:bottom w:val="single" w:sz="4" w:space="0" w:color="auto"/>
              <w:right w:val="single" w:sz="4" w:space="0" w:color="auto"/>
            </w:tcBorders>
            <w:hideMark/>
          </w:tcPr>
          <w:p w14:paraId="4B3B341B" w14:textId="4711E574" w:rsidR="00AB1FE7" w:rsidRDefault="00AB1FE7">
            <w:pPr>
              <w:pStyle w:val="Table"/>
              <w:rPr>
                <w:ins w:id="2279" w:author="Công Nguyễn Văn" w:date="2019-09-04T08:22:00Z"/>
              </w:rPr>
              <w:pPrChange w:id="2280" w:author="Công Nguyễn Văn" w:date="2019-09-04T08:31:00Z">
                <w:pPr>
                  <w:pStyle w:val="Table"/>
                  <w:spacing w:before="20" w:after="20"/>
                  <w:ind w:firstLine="357"/>
                  <w:jc w:val="center"/>
                </w:pPr>
              </w:pPrChange>
            </w:pPr>
            <w:proofErr w:type="spellStart"/>
            <w:ins w:id="2281" w:author="Công Nguyễn Văn" w:date="2019-09-04T08:30:00Z">
              <w:r>
                <w:t>Doamin</w:t>
              </w:r>
            </w:ins>
            <w:proofErr w:type="spellEnd"/>
          </w:p>
        </w:tc>
        <w:tc>
          <w:tcPr>
            <w:tcW w:w="453" w:type="pct"/>
            <w:tcBorders>
              <w:top w:val="single" w:sz="4" w:space="0" w:color="auto"/>
              <w:left w:val="single" w:sz="4" w:space="0" w:color="auto"/>
              <w:bottom w:val="single" w:sz="4" w:space="0" w:color="auto"/>
              <w:right w:val="single" w:sz="4" w:space="0" w:color="auto"/>
            </w:tcBorders>
            <w:hideMark/>
          </w:tcPr>
          <w:p w14:paraId="394ABD5C" w14:textId="3723458A" w:rsidR="00AB1FE7" w:rsidRDefault="00AB1FE7">
            <w:pPr>
              <w:pStyle w:val="Table"/>
              <w:rPr>
                <w:ins w:id="2282" w:author="Công Nguyễn Văn" w:date="2019-09-04T08:22:00Z"/>
              </w:rPr>
              <w:pPrChange w:id="2283" w:author="Công Nguyễn Văn" w:date="2019-09-04T08:31:00Z">
                <w:pPr>
                  <w:pStyle w:val="Table"/>
                  <w:spacing w:before="20" w:after="20"/>
                  <w:ind w:firstLine="357"/>
                  <w:jc w:val="center"/>
                </w:pPr>
              </w:pPrChange>
            </w:pPr>
            <w:ins w:id="2284" w:author="Công Nguyễn Văn" w:date="2019-09-04T08:31:00Z">
              <w:r>
                <w:rPr>
                  <w:rFonts w:hint="eastAsia"/>
                </w:rPr>
                <w:t>Q</w:t>
              </w:r>
              <w:r>
                <w:t>uestion</w:t>
              </w:r>
            </w:ins>
          </w:p>
        </w:tc>
        <w:tc>
          <w:tcPr>
            <w:tcW w:w="569" w:type="pct"/>
            <w:tcBorders>
              <w:top w:val="single" w:sz="4" w:space="0" w:color="auto"/>
              <w:left w:val="single" w:sz="4" w:space="0" w:color="auto"/>
              <w:bottom w:val="single" w:sz="4" w:space="0" w:color="auto"/>
              <w:right w:val="single" w:sz="4" w:space="0" w:color="auto"/>
            </w:tcBorders>
            <w:hideMark/>
          </w:tcPr>
          <w:p w14:paraId="034F4C31" w14:textId="30CFD4DF" w:rsidR="00AB1FE7" w:rsidRDefault="00AB1FE7">
            <w:pPr>
              <w:pStyle w:val="Table"/>
              <w:rPr>
                <w:ins w:id="2285" w:author="Công Nguyễn Văn" w:date="2019-09-04T08:22:00Z"/>
              </w:rPr>
              <w:pPrChange w:id="2286" w:author="Công Nguyễn Văn" w:date="2019-09-04T08:31:00Z">
                <w:pPr>
                  <w:pStyle w:val="Table"/>
                  <w:spacing w:before="20" w:after="20"/>
                  <w:ind w:firstLine="357"/>
                  <w:jc w:val="center"/>
                </w:pPr>
              </w:pPrChange>
            </w:pPr>
            <w:ins w:id="2287" w:author="Công Nguyễn Văn" w:date="2019-09-04T08:32:00Z">
              <w:r>
                <w:rPr>
                  <w:rFonts w:hint="eastAsia"/>
                </w:rPr>
                <w:t>E</w:t>
              </w:r>
              <w:r>
                <w:t>xam</w:t>
              </w:r>
            </w:ins>
          </w:p>
        </w:tc>
      </w:tr>
      <w:tr w:rsidR="00AB1FE7" w14:paraId="046EA924" w14:textId="77777777" w:rsidTr="00AB1FE7">
        <w:trPr>
          <w:jc w:val="center"/>
          <w:ins w:id="2288"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2A722754" w14:textId="28850DFF" w:rsidR="00AB1FE7" w:rsidRDefault="00844193">
            <w:pPr>
              <w:pStyle w:val="Table"/>
              <w:jc w:val="left"/>
              <w:rPr>
                <w:ins w:id="2289" w:author="Công Nguyễn Văn" w:date="2019-09-04T08:22:00Z"/>
              </w:rPr>
              <w:pPrChange w:id="2290" w:author="Công Nguyễn Văn" w:date="2019-09-04T08:33:00Z">
                <w:pPr>
                  <w:pStyle w:val="Table"/>
                  <w:spacing w:before="20" w:after="20"/>
                  <w:ind w:firstLine="357"/>
                  <w:jc w:val="center"/>
                </w:pPr>
              </w:pPrChange>
            </w:pPr>
            <w:proofErr w:type="spellStart"/>
            <w:ins w:id="2291" w:author="Công Nguyễn Văn" w:date="2019-09-04T08:33:00Z">
              <w:r>
                <w:t>T</w:t>
              </w:r>
            </w:ins>
            <w:ins w:id="2292" w:author="Công Nguyễn Văn" w:date="2019-09-04T08:22:00Z">
              <w:r w:rsidR="00AB1FE7">
                <w:t>ài</w:t>
              </w:r>
              <w:proofErr w:type="spellEnd"/>
              <w:r w:rsidR="00AB1FE7">
                <w:t xml:space="preserve"> </w:t>
              </w:r>
              <w:proofErr w:type="spellStart"/>
              <w:r w:rsidR="00AB1FE7">
                <w:t>khoản</w:t>
              </w:r>
              <w:proofErr w:type="spellEnd"/>
            </w:ins>
          </w:p>
        </w:tc>
        <w:tc>
          <w:tcPr>
            <w:tcW w:w="557" w:type="pct"/>
            <w:tcBorders>
              <w:top w:val="single" w:sz="4" w:space="0" w:color="auto"/>
              <w:left w:val="single" w:sz="4" w:space="0" w:color="auto"/>
              <w:bottom w:val="single" w:sz="4" w:space="0" w:color="auto"/>
              <w:right w:val="single" w:sz="4" w:space="0" w:color="auto"/>
            </w:tcBorders>
            <w:hideMark/>
          </w:tcPr>
          <w:p w14:paraId="785B7C8E" w14:textId="77777777" w:rsidR="00AB1FE7" w:rsidRDefault="00AB1FE7">
            <w:pPr>
              <w:pStyle w:val="Table"/>
              <w:rPr>
                <w:ins w:id="2293" w:author="Công Nguyễn Văn" w:date="2019-09-04T08:22:00Z"/>
                <w:b/>
                <w:lang w:val="vi-VN"/>
              </w:rPr>
              <w:pPrChange w:id="2294" w:author="Công Nguyễn Văn" w:date="2019-09-04T08:31:00Z">
                <w:pPr>
                  <w:pStyle w:val="Table"/>
                  <w:spacing w:before="20" w:after="20"/>
                  <w:ind w:firstLine="357"/>
                  <w:jc w:val="center"/>
                </w:pPr>
              </w:pPrChange>
            </w:pPr>
            <w:ins w:id="2295" w:author="Công Nguyễn Văn" w:date="2019-09-04T08:22:00Z">
              <w:r>
                <w:rPr>
                  <w:b/>
                </w:rPr>
                <w:t>x</w:t>
              </w:r>
            </w:ins>
          </w:p>
        </w:tc>
        <w:tc>
          <w:tcPr>
            <w:tcW w:w="455" w:type="pct"/>
            <w:tcBorders>
              <w:top w:val="single" w:sz="4" w:space="0" w:color="auto"/>
              <w:left w:val="single" w:sz="4" w:space="0" w:color="auto"/>
              <w:bottom w:val="single" w:sz="4" w:space="0" w:color="auto"/>
              <w:right w:val="single" w:sz="4" w:space="0" w:color="auto"/>
            </w:tcBorders>
          </w:tcPr>
          <w:p w14:paraId="68C658E2" w14:textId="1376C728" w:rsidR="00AB1FE7" w:rsidRDefault="00844193">
            <w:pPr>
              <w:pStyle w:val="Table"/>
              <w:rPr>
                <w:ins w:id="2296" w:author="Công Nguyễn Văn" w:date="2019-09-04T08:22:00Z"/>
                <w:b/>
                <w:bCs/>
              </w:rPr>
              <w:pPrChange w:id="2297" w:author="Công Nguyễn Văn" w:date="2019-09-04T08:31:00Z">
                <w:pPr>
                  <w:pStyle w:val="Table"/>
                  <w:spacing w:before="20" w:after="20"/>
                  <w:ind w:firstLine="357"/>
                  <w:jc w:val="center"/>
                </w:pPr>
              </w:pPrChange>
            </w:pPr>
            <w:ins w:id="2298" w:author="Công Nguyễn Văn" w:date="2019-09-04T08:33:00Z">
              <w:r>
                <w:rPr>
                  <w:rFonts w:hint="eastAsia"/>
                  <w:b/>
                  <w:bCs/>
                </w:rPr>
                <w:t>x</w:t>
              </w:r>
            </w:ins>
          </w:p>
        </w:tc>
        <w:tc>
          <w:tcPr>
            <w:tcW w:w="590" w:type="pct"/>
            <w:tcBorders>
              <w:top w:val="single" w:sz="4" w:space="0" w:color="auto"/>
              <w:left w:val="single" w:sz="4" w:space="0" w:color="auto"/>
              <w:bottom w:val="single" w:sz="4" w:space="0" w:color="auto"/>
              <w:right w:val="single" w:sz="4" w:space="0" w:color="auto"/>
            </w:tcBorders>
          </w:tcPr>
          <w:p w14:paraId="1C4CB557" w14:textId="77777777" w:rsidR="00AB1FE7" w:rsidRDefault="00AB1FE7">
            <w:pPr>
              <w:pStyle w:val="Table"/>
              <w:rPr>
                <w:ins w:id="2299" w:author="Công Nguyễn Văn" w:date="2019-09-04T08:22:00Z"/>
                <w:b/>
                <w:bCs/>
              </w:rPr>
              <w:pPrChange w:id="2300" w:author="Công Nguyễn Văn" w:date="2019-09-04T08:31:00Z">
                <w:pPr>
                  <w:pStyle w:val="Table"/>
                  <w:spacing w:before="20" w:after="20"/>
                  <w:ind w:firstLine="357"/>
                  <w:jc w:val="center"/>
                </w:pPr>
              </w:pPrChange>
            </w:pPr>
          </w:p>
        </w:tc>
        <w:tc>
          <w:tcPr>
            <w:tcW w:w="615" w:type="pct"/>
            <w:tcBorders>
              <w:top w:val="single" w:sz="4" w:space="0" w:color="auto"/>
              <w:left w:val="single" w:sz="4" w:space="0" w:color="auto"/>
              <w:bottom w:val="single" w:sz="4" w:space="0" w:color="auto"/>
              <w:right w:val="single" w:sz="4" w:space="0" w:color="auto"/>
            </w:tcBorders>
          </w:tcPr>
          <w:p w14:paraId="45D578E9" w14:textId="77777777" w:rsidR="00AB1FE7" w:rsidRDefault="00AB1FE7">
            <w:pPr>
              <w:pStyle w:val="Table"/>
              <w:rPr>
                <w:ins w:id="2301" w:author="Công Nguyễn Văn" w:date="2019-09-04T08:22:00Z"/>
                <w:lang w:val="vi-VN"/>
              </w:rPr>
              <w:pPrChange w:id="2302" w:author="Công Nguyễn Văn" w:date="2019-09-04T08:31:00Z">
                <w:pPr>
                  <w:pStyle w:val="Table"/>
                  <w:spacing w:before="20" w:after="20"/>
                  <w:ind w:firstLine="357"/>
                  <w:jc w:val="center"/>
                </w:pPr>
              </w:pPrChange>
            </w:pPr>
          </w:p>
        </w:tc>
        <w:tc>
          <w:tcPr>
            <w:tcW w:w="624" w:type="pct"/>
            <w:tcBorders>
              <w:top w:val="single" w:sz="4" w:space="0" w:color="auto"/>
              <w:left w:val="single" w:sz="4" w:space="0" w:color="auto"/>
              <w:bottom w:val="single" w:sz="4" w:space="0" w:color="auto"/>
              <w:right w:val="single" w:sz="4" w:space="0" w:color="auto"/>
            </w:tcBorders>
          </w:tcPr>
          <w:p w14:paraId="298C663A" w14:textId="77777777" w:rsidR="00AB1FE7" w:rsidRDefault="00AB1FE7">
            <w:pPr>
              <w:pStyle w:val="Table"/>
              <w:rPr>
                <w:ins w:id="2303" w:author="Công Nguyễn Văn" w:date="2019-09-04T08:22:00Z"/>
              </w:rPr>
              <w:pPrChange w:id="2304" w:author="Công Nguyễn Văn" w:date="2019-09-04T08:31:00Z">
                <w:pPr>
                  <w:pStyle w:val="Table"/>
                  <w:spacing w:before="20" w:after="20"/>
                  <w:ind w:firstLine="357"/>
                  <w:jc w:val="center"/>
                </w:pPr>
              </w:pPrChange>
            </w:pPr>
          </w:p>
        </w:tc>
        <w:tc>
          <w:tcPr>
            <w:tcW w:w="453" w:type="pct"/>
            <w:tcBorders>
              <w:top w:val="single" w:sz="4" w:space="0" w:color="auto"/>
              <w:left w:val="single" w:sz="4" w:space="0" w:color="auto"/>
              <w:bottom w:val="single" w:sz="4" w:space="0" w:color="auto"/>
              <w:right w:val="single" w:sz="4" w:space="0" w:color="auto"/>
            </w:tcBorders>
          </w:tcPr>
          <w:p w14:paraId="0A3A81E9" w14:textId="77777777" w:rsidR="00AB1FE7" w:rsidRDefault="00AB1FE7">
            <w:pPr>
              <w:pStyle w:val="Table"/>
              <w:rPr>
                <w:ins w:id="2305" w:author="Công Nguyễn Văn" w:date="2019-09-04T08:22:00Z"/>
              </w:rPr>
              <w:pPrChange w:id="2306" w:author="Công Nguyễn Văn" w:date="2019-09-04T08:31:00Z">
                <w:pPr>
                  <w:pStyle w:val="Table"/>
                  <w:spacing w:before="20" w:after="20"/>
                  <w:ind w:firstLine="357"/>
                  <w:jc w:val="center"/>
                </w:pPr>
              </w:pPrChange>
            </w:pPr>
          </w:p>
        </w:tc>
        <w:tc>
          <w:tcPr>
            <w:tcW w:w="569" w:type="pct"/>
            <w:tcBorders>
              <w:top w:val="single" w:sz="4" w:space="0" w:color="auto"/>
              <w:left w:val="single" w:sz="4" w:space="0" w:color="auto"/>
              <w:bottom w:val="single" w:sz="4" w:space="0" w:color="auto"/>
              <w:right w:val="single" w:sz="4" w:space="0" w:color="auto"/>
            </w:tcBorders>
          </w:tcPr>
          <w:p w14:paraId="01967C06" w14:textId="77777777" w:rsidR="00AB1FE7" w:rsidRDefault="00AB1FE7">
            <w:pPr>
              <w:pStyle w:val="Table"/>
              <w:rPr>
                <w:ins w:id="2307" w:author="Công Nguyễn Văn" w:date="2019-09-04T08:22:00Z"/>
              </w:rPr>
              <w:pPrChange w:id="2308" w:author="Công Nguyễn Văn" w:date="2019-09-04T08:31:00Z">
                <w:pPr>
                  <w:pStyle w:val="Table"/>
                  <w:spacing w:before="20" w:after="20"/>
                  <w:ind w:firstLine="357"/>
                  <w:jc w:val="center"/>
                </w:pPr>
              </w:pPrChange>
            </w:pPr>
          </w:p>
        </w:tc>
      </w:tr>
      <w:tr w:rsidR="00AB1FE7" w14:paraId="478851A4" w14:textId="77777777" w:rsidTr="00AB1FE7">
        <w:trPr>
          <w:jc w:val="center"/>
          <w:ins w:id="2309"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245B729E" w14:textId="084AF0AE" w:rsidR="00AB1FE7" w:rsidRDefault="00AB1FE7">
            <w:pPr>
              <w:pStyle w:val="Table"/>
              <w:jc w:val="left"/>
              <w:rPr>
                <w:ins w:id="2310" w:author="Công Nguyễn Văn" w:date="2019-09-04T08:22:00Z"/>
              </w:rPr>
              <w:pPrChange w:id="2311" w:author="Công Nguyễn Văn" w:date="2019-09-04T08:33:00Z">
                <w:pPr>
                  <w:pStyle w:val="Table"/>
                  <w:spacing w:before="20" w:after="20"/>
                  <w:ind w:firstLine="357"/>
                  <w:jc w:val="center"/>
                </w:pPr>
              </w:pPrChange>
            </w:pPr>
            <w:proofErr w:type="spellStart"/>
            <w:ins w:id="2312" w:author="Công Nguyễn Văn" w:date="2019-09-04T08:22:00Z">
              <w:r>
                <w:t>Quản</w:t>
              </w:r>
              <w:proofErr w:type="spellEnd"/>
              <w:r>
                <w:t xml:space="preserve"> </w:t>
              </w:r>
              <w:proofErr w:type="spellStart"/>
              <w:r>
                <w:t>lý</w:t>
              </w:r>
              <w:proofErr w:type="spellEnd"/>
              <w:r>
                <w:t xml:space="preserve"> </w:t>
              </w:r>
            </w:ins>
            <w:proofErr w:type="spellStart"/>
            <w:ins w:id="2313" w:author="Công Nguyễn Văn" w:date="2019-09-04T08:25:00Z">
              <w:r>
                <w:t>m</w:t>
              </w:r>
            </w:ins>
            <w:ins w:id="2314" w:author="Công Nguyễn Văn" w:date="2019-09-04T08:26:00Z">
              <w:r>
                <w:t>ôn</w:t>
              </w:r>
              <w:proofErr w:type="spellEnd"/>
              <w:r>
                <w:t xml:space="preserve"> </w:t>
              </w:r>
              <w:proofErr w:type="spellStart"/>
              <w:r>
                <w:t>học</w:t>
              </w:r>
              <w:proofErr w:type="spellEnd"/>
              <w:r>
                <w:t>(subject)</w:t>
              </w:r>
            </w:ins>
          </w:p>
        </w:tc>
        <w:tc>
          <w:tcPr>
            <w:tcW w:w="557" w:type="pct"/>
            <w:tcBorders>
              <w:top w:val="single" w:sz="4" w:space="0" w:color="auto"/>
              <w:left w:val="single" w:sz="4" w:space="0" w:color="auto"/>
              <w:bottom w:val="single" w:sz="4" w:space="0" w:color="auto"/>
              <w:right w:val="single" w:sz="4" w:space="0" w:color="auto"/>
            </w:tcBorders>
            <w:hideMark/>
          </w:tcPr>
          <w:p w14:paraId="6348D523" w14:textId="77777777" w:rsidR="00AB1FE7" w:rsidRDefault="00AB1FE7">
            <w:pPr>
              <w:pStyle w:val="Table"/>
              <w:rPr>
                <w:ins w:id="2315" w:author="Công Nguyễn Văn" w:date="2019-09-04T08:22:00Z"/>
                <w:b/>
                <w:bCs/>
              </w:rPr>
              <w:pPrChange w:id="2316" w:author="Công Nguyễn Văn" w:date="2019-09-04T08:31:00Z">
                <w:pPr>
                  <w:pStyle w:val="Table"/>
                  <w:spacing w:before="20" w:after="20"/>
                  <w:ind w:firstLine="357"/>
                  <w:jc w:val="center"/>
                </w:pPr>
              </w:pPrChange>
            </w:pPr>
            <w:ins w:id="2317" w:author="Công Nguyễn Văn" w:date="2019-09-04T08:22:00Z">
              <w:r>
                <w:rPr>
                  <w:b/>
                  <w:bCs/>
                </w:rPr>
                <w:t>x</w:t>
              </w:r>
            </w:ins>
          </w:p>
        </w:tc>
        <w:tc>
          <w:tcPr>
            <w:tcW w:w="455" w:type="pct"/>
            <w:tcBorders>
              <w:top w:val="single" w:sz="4" w:space="0" w:color="auto"/>
              <w:left w:val="single" w:sz="4" w:space="0" w:color="auto"/>
              <w:bottom w:val="single" w:sz="4" w:space="0" w:color="auto"/>
              <w:right w:val="single" w:sz="4" w:space="0" w:color="auto"/>
            </w:tcBorders>
            <w:hideMark/>
          </w:tcPr>
          <w:p w14:paraId="7C259353" w14:textId="63743C11" w:rsidR="00AB1FE7" w:rsidRDefault="00AB1FE7">
            <w:pPr>
              <w:pStyle w:val="Table"/>
              <w:rPr>
                <w:ins w:id="2318" w:author="Công Nguyễn Văn" w:date="2019-09-04T08:22:00Z"/>
                <w:b/>
              </w:rPr>
              <w:pPrChange w:id="2319" w:author="Công Nguyễn Văn" w:date="2019-09-04T08:31:00Z">
                <w:pPr>
                  <w:pStyle w:val="Table"/>
                  <w:spacing w:before="20" w:after="20"/>
                  <w:ind w:firstLine="357"/>
                  <w:jc w:val="center"/>
                </w:pPr>
              </w:pPrChange>
            </w:pPr>
          </w:p>
        </w:tc>
        <w:tc>
          <w:tcPr>
            <w:tcW w:w="590" w:type="pct"/>
            <w:tcBorders>
              <w:top w:val="single" w:sz="4" w:space="0" w:color="auto"/>
              <w:left w:val="single" w:sz="4" w:space="0" w:color="auto"/>
              <w:bottom w:val="single" w:sz="4" w:space="0" w:color="auto"/>
              <w:right w:val="single" w:sz="4" w:space="0" w:color="auto"/>
            </w:tcBorders>
            <w:hideMark/>
          </w:tcPr>
          <w:p w14:paraId="4891E1C5" w14:textId="4042248E" w:rsidR="00AB1FE7" w:rsidRDefault="00844193">
            <w:pPr>
              <w:pStyle w:val="Table"/>
              <w:rPr>
                <w:ins w:id="2320" w:author="Công Nguyễn Văn" w:date="2019-09-04T08:22:00Z"/>
                <w:b/>
              </w:rPr>
              <w:pPrChange w:id="2321" w:author="Công Nguyễn Văn" w:date="2019-09-04T08:31:00Z">
                <w:pPr>
                  <w:pStyle w:val="Table"/>
                  <w:spacing w:before="20" w:after="20"/>
                  <w:ind w:firstLine="357"/>
                  <w:jc w:val="center"/>
                </w:pPr>
              </w:pPrChange>
            </w:pPr>
            <w:ins w:id="2322" w:author="Công Nguyễn Văn" w:date="2019-09-04T08:32:00Z">
              <w:r>
                <w:rPr>
                  <w:rFonts w:hint="eastAsia"/>
                  <w:b/>
                </w:rPr>
                <w:t>x</w:t>
              </w:r>
            </w:ins>
          </w:p>
        </w:tc>
        <w:tc>
          <w:tcPr>
            <w:tcW w:w="615" w:type="pct"/>
            <w:tcBorders>
              <w:top w:val="single" w:sz="4" w:space="0" w:color="auto"/>
              <w:left w:val="single" w:sz="4" w:space="0" w:color="auto"/>
              <w:bottom w:val="single" w:sz="4" w:space="0" w:color="auto"/>
              <w:right w:val="single" w:sz="4" w:space="0" w:color="auto"/>
            </w:tcBorders>
          </w:tcPr>
          <w:p w14:paraId="1F8F1DE8" w14:textId="77777777" w:rsidR="00AB1FE7" w:rsidRDefault="00AB1FE7">
            <w:pPr>
              <w:pStyle w:val="Table"/>
              <w:rPr>
                <w:ins w:id="2323" w:author="Công Nguyễn Văn" w:date="2019-09-04T08:22:00Z"/>
                <w:lang w:val="vi-VN"/>
              </w:rPr>
              <w:pPrChange w:id="2324" w:author="Công Nguyễn Văn" w:date="2019-09-04T08:31:00Z">
                <w:pPr>
                  <w:pStyle w:val="Table"/>
                  <w:spacing w:before="20" w:after="20"/>
                  <w:ind w:firstLine="357"/>
                  <w:jc w:val="center"/>
                </w:pPr>
              </w:pPrChange>
            </w:pPr>
          </w:p>
        </w:tc>
        <w:tc>
          <w:tcPr>
            <w:tcW w:w="624" w:type="pct"/>
            <w:tcBorders>
              <w:top w:val="single" w:sz="4" w:space="0" w:color="auto"/>
              <w:left w:val="single" w:sz="4" w:space="0" w:color="auto"/>
              <w:bottom w:val="single" w:sz="4" w:space="0" w:color="auto"/>
              <w:right w:val="single" w:sz="4" w:space="0" w:color="auto"/>
            </w:tcBorders>
          </w:tcPr>
          <w:p w14:paraId="507B10DE" w14:textId="77777777" w:rsidR="00AB1FE7" w:rsidRDefault="00AB1FE7">
            <w:pPr>
              <w:pStyle w:val="Table"/>
              <w:rPr>
                <w:ins w:id="2325" w:author="Công Nguyễn Văn" w:date="2019-09-04T08:22:00Z"/>
              </w:rPr>
              <w:pPrChange w:id="2326" w:author="Công Nguyễn Văn" w:date="2019-09-04T08:31:00Z">
                <w:pPr>
                  <w:pStyle w:val="Table"/>
                  <w:spacing w:before="20" w:after="20"/>
                  <w:ind w:firstLine="357"/>
                  <w:jc w:val="center"/>
                </w:pPr>
              </w:pPrChange>
            </w:pPr>
          </w:p>
        </w:tc>
        <w:tc>
          <w:tcPr>
            <w:tcW w:w="453" w:type="pct"/>
            <w:tcBorders>
              <w:top w:val="single" w:sz="4" w:space="0" w:color="auto"/>
              <w:left w:val="single" w:sz="4" w:space="0" w:color="auto"/>
              <w:bottom w:val="single" w:sz="4" w:space="0" w:color="auto"/>
              <w:right w:val="single" w:sz="4" w:space="0" w:color="auto"/>
            </w:tcBorders>
          </w:tcPr>
          <w:p w14:paraId="1C42E859" w14:textId="77777777" w:rsidR="00AB1FE7" w:rsidRDefault="00AB1FE7">
            <w:pPr>
              <w:pStyle w:val="Table"/>
              <w:rPr>
                <w:ins w:id="2327" w:author="Công Nguyễn Văn" w:date="2019-09-04T08:22:00Z"/>
              </w:rPr>
              <w:pPrChange w:id="2328" w:author="Công Nguyễn Văn" w:date="2019-09-04T08:31:00Z">
                <w:pPr>
                  <w:pStyle w:val="Table"/>
                  <w:spacing w:before="20" w:after="20"/>
                  <w:ind w:firstLine="357"/>
                  <w:jc w:val="center"/>
                </w:pPr>
              </w:pPrChange>
            </w:pPr>
          </w:p>
        </w:tc>
        <w:tc>
          <w:tcPr>
            <w:tcW w:w="569" w:type="pct"/>
            <w:tcBorders>
              <w:top w:val="single" w:sz="4" w:space="0" w:color="auto"/>
              <w:left w:val="single" w:sz="4" w:space="0" w:color="auto"/>
              <w:bottom w:val="single" w:sz="4" w:space="0" w:color="auto"/>
              <w:right w:val="single" w:sz="4" w:space="0" w:color="auto"/>
            </w:tcBorders>
          </w:tcPr>
          <w:p w14:paraId="4DD84DB0" w14:textId="77777777" w:rsidR="00AB1FE7" w:rsidRDefault="00AB1FE7">
            <w:pPr>
              <w:pStyle w:val="Table"/>
              <w:rPr>
                <w:ins w:id="2329" w:author="Công Nguyễn Văn" w:date="2019-09-04T08:22:00Z"/>
              </w:rPr>
              <w:pPrChange w:id="2330" w:author="Công Nguyễn Văn" w:date="2019-09-04T08:31:00Z">
                <w:pPr>
                  <w:pStyle w:val="Table"/>
                  <w:spacing w:before="20" w:after="20"/>
                  <w:ind w:firstLine="357"/>
                  <w:jc w:val="center"/>
                </w:pPr>
              </w:pPrChange>
            </w:pPr>
          </w:p>
        </w:tc>
      </w:tr>
      <w:tr w:rsidR="00AB1FE7" w14:paraId="5271F6AD" w14:textId="77777777" w:rsidTr="00AB1FE7">
        <w:trPr>
          <w:jc w:val="center"/>
          <w:ins w:id="2331"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53B0DC24" w14:textId="6FD1CC20" w:rsidR="00AB1FE7" w:rsidRDefault="00AB1FE7">
            <w:pPr>
              <w:pStyle w:val="Table"/>
              <w:jc w:val="left"/>
              <w:rPr>
                <w:ins w:id="2332" w:author="Công Nguyễn Văn" w:date="2019-09-04T08:22:00Z"/>
              </w:rPr>
              <w:pPrChange w:id="2333" w:author="Công Nguyễn Văn" w:date="2019-09-04T08:33:00Z">
                <w:pPr>
                  <w:pStyle w:val="Table"/>
                  <w:spacing w:before="20" w:after="20"/>
                  <w:ind w:firstLine="357"/>
                  <w:jc w:val="center"/>
                </w:pPr>
              </w:pPrChange>
            </w:pPr>
            <w:proofErr w:type="spellStart"/>
            <w:ins w:id="2334" w:author="Công Nguyễn Văn" w:date="2019-09-04T08:22:00Z">
              <w:r>
                <w:t>Quản</w:t>
              </w:r>
              <w:proofErr w:type="spellEnd"/>
              <w:r>
                <w:t xml:space="preserve"> </w:t>
              </w:r>
              <w:proofErr w:type="spellStart"/>
              <w:r>
                <w:t>lý</w:t>
              </w:r>
              <w:proofErr w:type="spellEnd"/>
              <w:r>
                <w:t xml:space="preserve"> </w:t>
              </w:r>
            </w:ins>
            <w:proofErr w:type="spellStart"/>
            <w:ins w:id="2335" w:author="Công Nguyễn Văn" w:date="2019-09-04T08:26:00Z">
              <w:r>
                <w:t>chương</w:t>
              </w:r>
              <w:proofErr w:type="spellEnd"/>
              <w:r>
                <w:t>(chapter)</w:t>
              </w:r>
            </w:ins>
          </w:p>
        </w:tc>
        <w:tc>
          <w:tcPr>
            <w:tcW w:w="557" w:type="pct"/>
            <w:tcBorders>
              <w:top w:val="single" w:sz="4" w:space="0" w:color="auto"/>
              <w:left w:val="single" w:sz="4" w:space="0" w:color="auto"/>
              <w:bottom w:val="single" w:sz="4" w:space="0" w:color="auto"/>
              <w:right w:val="single" w:sz="4" w:space="0" w:color="auto"/>
            </w:tcBorders>
          </w:tcPr>
          <w:p w14:paraId="42FA2992" w14:textId="2F1AA11E" w:rsidR="00AB1FE7" w:rsidRDefault="00AB1FE7">
            <w:pPr>
              <w:pStyle w:val="Table"/>
              <w:rPr>
                <w:ins w:id="2336" w:author="Công Nguyễn Văn" w:date="2019-09-04T08:22:00Z"/>
                <w:lang w:val="vi-VN"/>
              </w:rPr>
              <w:pPrChange w:id="2337" w:author="Công Nguyễn Văn" w:date="2019-09-04T08:31:00Z">
                <w:pPr>
                  <w:pStyle w:val="Table"/>
                  <w:spacing w:before="20" w:after="20"/>
                  <w:ind w:firstLine="357"/>
                  <w:jc w:val="center"/>
                </w:pPr>
              </w:pPrChange>
            </w:pPr>
            <w:ins w:id="2338" w:author="Công Nguyễn Văn" w:date="2019-09-04T08:27:00Z">
              <w:r>
                <w:rPr>
                  <w:rFonts w:hint="eastAsia"/>
                  <w:lang w:val="vi-VN"/>
                </w:rPr>
                <w:t>x</w:t>
              </w:r>
            </w:ins>
          </w:p>
        </w:tc>
        <w:tc>
          <w:tcPr>
            <w:tcW w:w="455" w:type="pct"/>
            <w:tcBorders>
              <w:top w:val="single" w:sz="4" w:space="0" w:color="auto"/>
              <w:left w:val="single" w:sz="4" w:space="0" w:color="auto"/>
              <w:bottom w:val="single" w:sz="4" w:space="0" w:color="auto"/>
              <w:right w:val="single" w:sz="4" w:space="0" w:color="auto"/>
            </w:tcBorders>
          </w:tcPr>
          <w:p w14:paraId="12198D60" w14:textId="77777777" w:rsidR="00AB1FE7" w:rsidRDefault="00AB1FE7">
            <w:pPr>
              <w:pStyle w:val="Table"/>
              <w:rPr>
                <w:ins w:id="2339" w:author="Công Nguyễn Văn" w:date="2019-09-04T08:22:00Z"/>
                <w:b/>
                <w:bCs/>
              </w:rPr>
              <w:pPrChange w:id="2340" w:author="Công Nguyễn Văn" w:date="2019-09-04T08:31:00Z">
                <w:pPr>
                  <w:pStyle w:val="Table"/>
                  <w:spacing w:before="20" w:after="20"/>
                  <w:ind w:firstLine="357"/>
                  <w:jc w:val="center"/>
                </w:pPr>
              </w:pPrChange>
            </w:pPr>
          </w:p>
        </w:tc>
        <w:tc>
          <w:tcPr>
            <w:tcW w:w="590" w:type="pct"/>
            <w:tcBorders>
              <w:top w:val="single" w:sz="4" w:space="0" w:color="auto"/>
              <w:left w:val="single" w:sz="4" w:space="0" w:color="auto"/>
              <w:bottom w:val="single" w:sz="4" w:space="0" w:color="auto"/>
              <w:right w:val="single" w:sz="4" w:space="0" w:color="auto"/>
            </w:tcBorders>
            <w:hideMark/>
          </w:tcPr>
          <w:p w14:paraId="79514C5A" w14:textId="78E9E6A4" w:rsidR="00AB1FE7" w:rsidRDefault="00AB1FE7">
            <w:pPr>
              <w:pStyle w:val="Table"/>
              <w:rPr>
                <w:ins w:id="2341" w:author="Công Nguyễn Văn" w:date="2019-09-04T08:22:00Z"/>
                <w:b/>
                <w:bCs/>
              </w:rPr>
              <w:pPrChange w:id="2342" w:author="Công Nguyễn Văn" w:date="2019-09-04T08:31:00Z">
                <w:pPr>
                  <w:pStyle w:val="Table"/>
                  <w:spacing w:before="20" w:after="20"/>
                  <w:ind w:firstLine="357"/>
                  <w:jc w:val="center"/>
                </w:pPr>
              </w:pPrChange>
            </w:pPr>
          </w:p>
        </w:tc>
        <w:tc>
          <w:tcPr>
            <w:tcW w:w="615" w:type="pct"/>
            <w:tcBorders>
              <w:top w:val="single" w:sz="4" w:space="0" w:color="auto"/>
              <w:left w:val="single" w:sz="4" w:space="0" w:color="auto"/>
              <w:bottom w:val="single" w:sz="4" w:space="0" w:color="auto"/>
              <w:right w:val="single" w:sz="4" w:space="0" w:color="auto"/>
            </w:tcBorders>
            <w:hideMark/>
          </w:tcPr>
          <w:p w14:paraId="3EEB068A" w14:textId="4481228B" w:rsidR="00AB1FE7" w:rsidRDefault="00844193">
            <w:pPr>
              <w:pStyle w:val="Table"/>
              <w:rPr>
                <w:ins w:id="2343" w:author="Công Nguyễn Văn" w:date="2019-09-04T08:22:00Z"/>
                <w:b/>
                <w:bCs/>
              </w:rPr>
              <w:pPrChange w:id="2344" w:author="Công Nguyễn Văn" w:date="2019-09-04T08:31:00Z">
                <w:pPr/>
              </w:pPrChange>
            </w:pPr>
            <w:ins w:id="2345" w:author="Công Nguyễn Văn" w:date="2019-09-04T08:32:00Z">
              <w:r>
                <w:rPr>
                  <w:rFonts w:hint="eastAsia"/>
                  <w:b/>
                  <w:bCs/>
                </w:rPr>
                <w:t>x</w:t>
              </w:r>
            </w:ins>
          </w:p>
        </w:tc>
        <w:tc>
          <w:tcPr>
            <w:tcW w:w="624" w:type="pct"/>
            <w:tcBorders>
              <w:top w:val="single" w:sz="4" w:space="0" w:color="auto"/>
              <w:left w:val="single" w:sz="4" w:space="0" w:color="auto"/>
              <w:bottom w:val="single" w:sz="4" w:space="0" w:color="auto"/>
              <w:right w:val="single" w:sz="4" w:space="0" w:color="auto"/>
            </w:tcBorders>
          </w:tcPr>
          <w:p w14:paraId="5966C10F" w14:textId="77777777" w:rsidR="00AB1FE7" w:rsidRDefault="00AB1FE7">
            <w:pPr>
              <w:pStyle w:val="Table"/>
              <w:rPr>
                <w:ins w:id="2346" w:author="Công Nguyễn Văn" w:date="2019-09-04T08:22:00Z"/>
                <w:szCs w:val="22"/>
                <w:lang w:val="vi-VN" w:eastAsia="en-US"/>
              </w:rPr>
              <w:pPrChange w:id="2347" w:author="Công Nguyễn Văn" w:date="2019-09-04T08:31:00Z">
                <w:pPr>
                  <w:pStyle w:val="Table"/>
                  <w:spacing w:before="20" w:after="20"/>
                  <w:ind w:firstLine="357"/>
                  <w:jc w:val="center"/>
                </w:pPr>
              </w:pPrChange>
            </w:pPr>
          </w:p>
        </w:tc>
        <w:tc>
          <w:tcPr>
            <w:tcW w:w="453" w:type="pct"/>
            <w:tcBorders>
              <w:top w:val="single" w:sz="4" w:space="0" w:color="auto"/>
              <w:left w:val="single" w:sz="4" w:space="0" w:color="auto"/>
              <w:bottom w:val="single" w:sz="4" w:space="0" w:color="auto"/>
              <w:right w:val="single" w:sz="4" w:space="0" w:color="auto"/>
            </w:tcBorders>
          </w:tcPr>
          <w:p w14:paraId="56094FFD" w14:textId="77777777" w:rsidR="00AB1FE7" w:rsidRDefault="00AB1FE7">
            <w:pPr>
              <w:pStyle w:val="Table"/>
              <w:rPr>
                <w:ins w:id="2348" w:author="Công Nguyễn Văn" w:date="2019-09-04T08:22:00Z"/>
              </w:rPr>
              <w:pPrChange w:id="2349" w:author="Công Nguyễn Văn" w:date="2019-09-04T08:31:00Z">
                <w:pPr>
                  <w:pStyle w:val="Table"/>
                  <w:spacing w:before="20" w:after="20"/>
                  <w:ind w:firstLine="357"/>
                  <w:jc w:val="center"/>
                </w:pPr>
              </w:pPrChange>
            </w:pPr>
          </w:p>
        </w:tc>
        <w:tc>
          <w:tcPr>
            <w:tcW w:w="569" w:type="pct"/>
            <w:tcBorders>
              <w:top w:val="single" w:sz="4" w:space="0" w:color="auto"/>
              <w:left w:val="single" w:sz="4" w:space="0" w:color="auto"/>
              <w:bottom w:val="single" w:sz="4" w:space="0" w:color="auto"/>
              <w:right w:val="single" w:sz="4" w:space="0" w:color="auto"/>
            </w:tcBorders>
          </w:tcPr>
          <w:p w14:paraId="3E4E7A32" w14:textId="77777777" w:rsidR="00AB1FE7" w:rsidRDefault="00AB1FE7">
            <w:pPr>
              <w:pStyle w:val="Table"/>
              <w:rPr>
                <w:ins w:id="2350" w:author="Công Nguyễn Văn" w:date="2019-09-04T08:22:00Z"/>
              </w:rPr>
              <w:pPrChange w:id="2351" w:author="Công Nguyễn Văn" w:date="2019-09-04T08:31:00Z">
                <w:pPr>
                  <w:pStyle w:val="Table"/>
                  <w:spacing w:before="20" w:after="20"/>
                  <w:ind w:firstLine="357"/>
                  <w:jc w:val="center"/>
                </w:pPr>
              </w:pPrChange>
            </w:pPr>
          </w:p>
        </w:tc>
      </w:tr>
      <w:tr w:rsidR="00AB1FE7" w14:paraId="0B1D6A51" w14:textId="77777777" w:rsidTr="00AB1FE7">
        <w:trPr>
          <w:jc w:val="center"/>
          <w:ins w:id="2352"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7911346B" w14:textId="5EA8ED25" w:rsidR="00AB1FE7" w:rsidRDefault="00AB1FE7">
            <w:pPr>
              <w:pStyle w:val="Table"/>
              <w:jc w:val="left"/>
              <w:rPr>
                <w:ins w:id="2353" w:author="Công Nguyễn Văn" w:date="2019-09-04T08:22:00Z"/>
              </w:rPr>
              <w:pPrChange w:id="2354" w:author="Công Nguyễn Văn" w:date="2019-09-04T08:33:00Z">
                <w:pPr>
                  <w:pStyle w:val="Table"/>
                  <w:spacing w:before="20" w:after="20"/>
                  <w:ind w:firstLine="357"/>
                  <w:jc w:val="center"/>
                </w:pPr>
              </w:pPrChange>
            </w:pPr>
            <w:proofErr w:type="spellStart"/>
            <w:ins w:id="2355" w:author="Công Nguyễn Văn" w:date="2019-09-04T08:22:00Z">
              <w:r>
                <w:t>Quản</w:t>
              </w:r>
              <w:proofErr w:type="spellEnd"/>
              <w:r>
                <w:t xml:space="preserve"> </w:t>
              </w:r>
              <w:proofErr w:type="spellStart"/>
              <w:r>
                <w:t>lý</w:t>
              </w:r>
              <w:proofErr w:type="spellEnd"/>
              <w:r>
                <w:t xml:space="preserve"> </w:t>
              </w:r>
            </w:ins>
            <w:proofErr w:type="spellStart"/>
            <w:ins w:id="2356" w:author="Công Nguyễn Văn" w:date="2019-09-04T08:26:00Z">
              <w:r>
                <w:t>kĩ</w:t>
              </w:r>
              <w:proofErr w:type="spellEnd"/>
              <w:r>
                <w:t xml:space="preserve"> </w:t>
              </w:r>
              <w:proofErr w:type="spellStart"/>
              <w:r>
                <w:t>năng</w:t>
              </w:r>
              <w:proofErr w:type="spellEnd"/>
              <w:r>
                <w:t>(domain)</w:t>
              </w:r>
            </w:ins>
          </w:p>
        </w:tc>
        <w:tc>
          <w:tcPr>
            <w:tcW w:w="557" w:type="pct"/>
            <w:tcBorders>
              <w:top w:val="single" w:sz="4" w:space="0" w:color="auto"/>
              <w:left w:val="single" w:sz="4" w:space="0" w:color="auto"/>
              <w:bottom w:val="single" w:sz="4" w:space="0" w:color="auto"/>
              <w:right w:val="single" w:sz="4" w:space="0" w:color="auto"/>
            </w:tcBorders>
          </w:tcPr>
          <w:p w14:paraId="2414EA74" w14:textId="2BA3D417" w:rsidR="00AB1FE7" w:rsidRDefault="00AB1FE7">
            <w:pPr>
              <w:pStyle w:val="Table"/>
              <w:rPr>
                <w:ins w:id="2357" w:author="Công Nguyễn Văn" w:date="2019-09-04T08:22:00Z"/>
                <w:lang w:val="vi-VN"/>
              </w:rPr>
              <w:pPrChange w:id="2358" w:author="Công Nguyễn Văn" w:date="2019-09-04T08:31:00Z">
                <w:pPr>
                  <w:pStyle w:val="Table"/>
                  <w:spacing w:before="20" w:after="20"/>
                  <w:ind w:firstLine="357"/>
                  <w:jc w:val="center"/>
                </w:pPr>
              </w:pPrChange>
            </w:pPr>
            <w:ins w:id="2359" w:author="Công Nguyễn Văn" w:date="2019-09-04T08:27:00Z">
              <w:r>
                <w:rPr>
                  <w:rFonts w:hint="eastAsia"/>
                  <w:lang w:val="vi-VN"/>
                </w:rPr>
                <w:t>x</w:t>
              </w:r>
            </w:ins>
          </w:p>
        </w:tc>
        <w:tc>
          <w:tcPr>
            <w:tcW w:w="455" w:type="pct"/>
            <w:tcBorders>
              <w:top w:val="single" w:sz="4" w:space="0" w:color="auto"/>
              <w:left w:val="single" w:sz="4" w:space="0" w:color="auto"/>
              <w:bottom w:val="single" w:sz="4" w:space="0" w:color="auto"/>
              <w:right w:val="single" w:sz="4" w:space="0" w:color="auto"/>
            </w:tcBorders>
          </w:tcPr>
          <w:p w14:paraId="5173281A" w14:textId="77777777" w:rsidR="00AB1FE7" w:rsidRDefault="00AB1FE7">
            <w:pPr>
              <w:pStyle w:val="Table"/>
              <w:rPr>
                <w:ins w:id="2360" w:author="Công Nguyễn Văn" w:date="2019-09-04T08:22:00Z"/>
                <w:b/>
              </w:rPr>
              <w:pPrChange w:id="2361" w:author="Công Nguyễn Văn" w:date="2019-09-04T08:31:00Z">
                <w:pPr>
                  <w:pStyle w:val="Table"/>
                  <w:spacing w:before="20" w:after="20"/>
                  <w:ind w:firstLine="357"/>
                  <w:jc w:val="center"/>
                </w:pPr>
              </w:pPrChange>
            </w:pPr>
          </w:p>
        </w:tc>
        <w:tc>
          <w:tcPr>
            <w:tcW w:w="590" w:type="pct"/>
            <w:tcBorders>
              <w:top w:val="single" w:sz="4" w:space="0" w:color="auto"/>
              <w:left w:val="single" w:sz="4" w:space="0" w:color="auto"/>
              <w:bottom w:val="single" w:sz="4" w:space="0" w:color="auto"/>
              <w:right w:val="single" w:sz="4" w:space="0" w:color="auto"/>
            </w:tcBorders>
            <w:hideMark/>
          </w:tcPr>
          <w:p w14:paraId="49D63D9E" w14:textId="47A22EDF" w:rsidR="00AB1FE7" w:rsidRDefault="00AB1FE7">
            <w:pPr>
              <w:pStyle w:val="Table"/>
              <w:rPr>
                <w:ins w:id="2362" w:author="Công Nguyễn Văn" w:date="2019-09-04T08:22:00Z"/>
              </w:rPr>
              <w:pPrChange w:id="2363" w:author="Công Nguyễn Văn" w:date="2019-09-04T08:31:00Z">
                <w:pPr>
                  <w:pStyle w:val="Table"/>
                  <w:spacing w:before="20" w:after="20"/>
                  <w:ind w:firstLine="357"/>
                  <w:jc w:val="center"/>
                </w:pPr>
              </w:pPrChange>
            </w:pPr>
          </w:p>
        </w:tc>
        <w:tc>
          <w:tcPr>
            <w:tcW w:w="615" w:type="pct"/>
            <w:tcBorders>
              <w:top w:val="single" w:sz="4" w:space="0" w:color="auto"/>
              <w:left w:val="single" w:sz="4" w:space="0" w:color="auto"/>
              <w:bottom w:val="single" w:sz="4" w:space="0" w:color="auto"/>
              <w:right w:val="single" w:sz="4" w:space="0" w:color="auto"/>
            </w:tcBorders>
            <w:hideMark/>
          </w:tcPr>
          <w:p w14:paraId="3B06BDE0" w14:textId="33ECF921" w:rsidR="00AB1FE7" w:rsidRDefault="00AB1FE7">
            <w:pPr>
              <w:pStyle w:val="Table"/>
              <w:rPr>
                <w:ins w:id="2364" w:author="Công Nguyễn Văn" w:date="2019-09-04T08:22:00Z"/>
                <w:b/>
                <w:bCs/>
              </w:rPr>
              <w:pPrChange w:id="2365" w:author="Công Nguyễn Văn" w:date="2019-09-04T08:31:00Z">
                <w:pPr>
                  <w:pStyle w:val="Table"/>
                  <w:spacing w:before="20" w:after="20"/>
                  <w:ind w:firstLine="357"/>
                  <w:jc w:val="center"/>
                </w:pPr>
              </w:pPrChange>
            </w:pPr>
          </w:p>
        </w:tc>
        <w:tc>
          <w:tcPr>
            <w:tcW w:w="624" w:type="pct"/>
            <w:tcBorders>
              <w:top w:val="single" w:sz="4" w:space="0" w:color="auto"/>
              <w:left w:val="single" w:sz="4" w:space="0" w:color="auto"/>
              <w:bottom w:val="single" w:sz="4" w:space="0" w:color="auto"/>
              <w:right w:val="single" w:sz="4" w:space="0" w:color="auto"/>
            </w:tcBorders>
            <w:hideMark/>
          </w:tcPr>
          <w:p w14:paraId="0CAF0E4C" w14:textId="291708DD" w:rsidR="00AB1FE7" w:rsidRDefault="00844193">
            <w:pPr>
              <w:pStyle w:val="Table"/>
              <w:rPr>
                <w:ins w:id="2366" w:author="Công Nguyễn Văn" w:date="2019-09-04T08:22:00Z"/>
                <w:b/>
                <w:bCs/>
              </w:rPr>
              <w:pPrChange w:id="2367" w:author="Công Nguyễn Văn" w:date="2019-09-04T08:31:00Z">
                <w:pPr>
                  <w:pStyle w:val="Table"/>
                  <w:spacing w:before="20" w:after="20"/>
                  <w:ind w:firstLine="357"/>
                  <w:jc w:val="center"/>
                </w:pPr>
              </w:pPrChange>
            </w:pPr>
            <w:ins w:id="2368" w:author="Công Nguyễn Văn" w:date="2019-09-04T08:32:00Z">
              <w:r>
                <w:rPr>
                  <w:rFonts w:hint="eastAsia"/>
                  <w:b/>
                  <w:bCs/>
                </w:rPr>
                <w:t>x</w:t>
              </w:r>
            </w:ins>
          </w:p>
        </w:tc>
        <w:tc>
          <w:tcPr>
            <w:tcW w:w="453" w:type="pct"/>
            <w:tcBorders>
              <w:top w:val="single" w:sz="4" w:space="0" w:color="auto"/>
              <w:left w:val="single" w:sz="4" w:space="0" w:color="auto"/>
              <w:bottom w:val="single" w:sz="4" w:space="0" w:color="auto"/>
              <w:right w:val="single" w:sz="4" w:space="0" w:color="auto"/>
            </w:tcBorders>
            <w:hideMark/>
          </w:tcPr>
          <w:p w14:paraId="32C43DDF" w14:textId="126AF08E" w:rsidR="00AB1FE7" w:rsidRDefault="00AB1FE7">
            <w:pPr>
              <w:pStyle w:val="Table"/>
              <w:rPr>
                <w:ins w:id="2369" w:author="Công Nguyễn Văn" w:date="2019-09-04T08:22:00Z"/>
                <w:b/>
                <w:bCs/>
              </w:rPr>
              <w:pPrChange w:id="2370" w:author="Công Nguyễn Văn" w:date="2019-09-04T08:31:00Z">
                <w:pPr>
                  <w:pStyle w:val="Table"/>
                  <w:spacing w:before="20" w:after="20"/>
                  <w:ind w:firstLine="357"/>
                  <w:jc w:val="center"/>
                </w:pPr>
              </w:pPrChange>
            </w:pPr>
          </w:p>
        </w:tc>
        <w:tc>
          <w:tcPr>
            <w:tcW w:w="569" w:type="pct"/>
            <w:tcBorders>
              <w:top w:val="single" w:sz="4" w:space="0" w:color="auto"/>
              <w:left w:val="single" w:sz="4" w:space="0" w:color="auto"/>
              <w:bottom w:val="single" w:sz="4" w:space="0" w:color="auto"/>
              <w:right w:val="single" w:sz="4" w:space="0" w:color="auto"/>
            </w:tcBorders>
            <w:hideMark/>
          </w:tcPr>
          <w:p w14:paraId="2D8659B2" w14:textId="2B9B3D32" w:rsidR="00AB1FE7" w:rsidRDefault="00AB1FE7">
            <w:pPr>
              <w:pStyle w:val="Table"/>
              <w:rPr>
                <w:ins w:id="2371" w:author="Công Nguyễn Văn" w:date="2019-09-04T08:22:00Z"/>
                <w:b/>
                <w:bCs/>
              </w:rPr>
              <w:pPrChange w:id="2372" w:author="Công Nguyễn Văn" w:date="2019-09-04T08:31:00Z">
                <w:pPr>
                  <w:pStyle w:val="Table"/>
                  <w:spacing w:before="20" w:after="20"/>
                  <w:ind w:firstLine="357"/>
                  <w:jc w:val="center"/>
                </w:pPr>
              </w:pPrChange>
            </w:pPr>
          </w:p>
        </w:tc>
      </w:tr>
      <w:tr w:rsidR="00AB1FE7" w14:paraId="77553017" w14:textId="77777777" w:rsidTr="00AB1FE7">
        <w:trPr>
          <w:jc w:val="center"/>
          <w:ins w:id="2373"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0284656B" w14:textId="0C207DEA" w:rsidR="00AB1FE7" w:rsidRDefault="00AB1FE7">
            <w:pPr>
              <w:pStyle w:val="Table"/>
              <w:jc w:val="left"/>
              <w:rPr>
                <w:ins w:id="2374" w:author="Công Nguyễn Văn" w:date="2019-09-04T08:22:00Z"/>
              </w:rPr>
              <w:pPrChange w:id="2375" w:author="Công Nguyễn Văn" w:date="2019-09-04T08:33:00Z">
                <w:pPr>
                  <w:pStyle w:val="Table"/>
                  <w:spacing w:before="20" w:after="20"/>
                  <w:ind w:firstLine="357"/>
                  <w:jc w:val="center"/>
                </w:pPr>
              </w:pPrChange>
            </w:pPr>
            <w:proofErr w:type="spellStart"/>
            <w:ins w:id="2376" w:author="Công Nguyễn Văn" w:date="2019-09-04T08:26:00Z">
              <w:r>
                <w:t>Quản</w:t>
              </w:r>
              <w:proofErr w:type="spellEnd"/>
              <w:r>
                <w:t xml:space="preserve"> </w:t>
              </w:r>
              <w:proofErr w:type="spellStart"/>
              <w:r>
                <w:t>lý</w:t>
              </w:r>
              <w:proofErr w:type="spellEnd"/>
              <w:r>
                <w:t xml:space="preserve"> </w:t>
              </w:r>
            </w:ins>
            <w:proofErr w:type="spellStart"/>
            <w:ins w:id="2377" w:author="Công Nguyễn Văn" w:date="2019-09-04T08:27:00Z">
              <w:r>
                <w:t>câu</w:t>
              </w:r>
              <w:proofErr w:type="spellEnd"/>
              <w:r>
                <w:t xml:space="preserve"> </w:t>
              </w:r>
              <w:proofErr w:type="spellStart"/>
              <w:r>
                <w:t>hỏi</w:t>
              </w:r>
              <w:proofErr w:type="spellEnd"/>
              <w:r>
                <w:t>(question)</w:t>
              </w:r>
            </w:ins>
          </w:p>
        </w:tc>
        <w:tc>
          <w:tcPr>
            <w:tcW w:w="557" w:type="pct"/>
            <w:tcBorders>
              <w:top w:val="single" w:sz="4" w:space="0" w:color="auto"/>
              <w:left w:val="single" w:sz="4" w:space="0" w:color="auto"/>
              <w:bottom w:val="single" w:sz="4" w:space="0" w:color="auto"/>
              <w:right w:val="single" w:sz="4" w:space="0" w:color="auto"/>
            </w:tcBorders>
          </w:tcPr>
          <w:p w14:paraId="2C3371FE" w14:textId="470C482D" w:rsidR="00AB1FE7" w:rsidRDefault="00AB1FE7">
            <w:pPr>
              <w:pStyle w:val="Table"/>
              <w:rPr>
                <w:ins w:id="2378" w:author="Công Nguyễn Văn" w:date="2019-09-04T08:22:00Z"/>
                <w:lang w:val="vi-VN"/>
              </w:rPr>
              <w:pPrChange w:id="2379" w:author="Công Nguyễn Văn" w:date="2019-09-04T08:31:00Z">
                <w:pPr>
                  <w:pStyle w:val="Table"/>
                  <w:spacing w:before="20" w:after="20"/>
                  <w:ind w:firstLine="357"/>
                  <w:jc w:val="center"/>
                </w:pPr>
              </w:pPrChange>
            </w:pPr>
            <w:ins w:id="2380" w:author="Công Nguyễn Văn" w:date="2019-09-04T08:27:00Z">
              <w:r>
                <w:rPr>
                  <w:rFonts w:hint="eastAsia"/>
                  <w:lang w:val="vi-VN"/>
                </w:rPr>
                <w:t>x</w:t>
              </w:r>
            </w:ins>
          </w:p>
        </w:tc>
        <w:tc>
          <w:tcPr>
            <w:tcW w:w="455" w:type="pct"/>
            <w:tcBorders>
              <w:top w:val="single" w:sz="4" w:space="0" w:color="auto"/>
              <w:left w:val="single" w:sz="4" w:space="0" w:color="auto"/>
              <w:bottom w:val="single" w:sz="4" w:space="0" w:color="auto"/>
              <w:right w:val="single" w:sz="4" w:space="0" w:color="auto"/>
            </w:tcBorders>
          </w:tcPr>
          <w:p w14:paraId="4CA8F8FD" w14:textId="77777777" w:rsidR="00AB1FE7" w:rsidRDefault="00AB1FE7">
            <w:pPr>
              <w:pStyle w:val="Table"/>
              <w:rPr>
                <w:ins w:id="2381" w:author="Công Nguyễn Văn" w:date="2019-09-04T08:22:00Z"/>
                <w:b/>
                <w:bCs/>
              </w:rPr>
              <w:pPrChange w:id="2382" w:author="Công Nguyễn Văn" w:date="2019-09-04T08:31:00Z">
                <w:pPr>
                  <w:pStyle w:val="Table"/>
                  <w:spacing w:before="20" w:after="20"/>
                  <w:ind w:firstLine="357"/>
                  <w:jc w:val="center"/>
                </w:pPr>
              </w:pPrChange>
            </w:pPr>
          </w:p>
        </w:tc>
        <w:tc>
          <w:tcPr>
            <w:tcW w:w="590" w:type="pct"/>
            <w:tcBorders>
              <w:top w:val="single" w:sz="4" w:space="0" w:color="auto"/>
              <w:left w:val="single" w:sz="4" w:space="0" w:color="auto"/>
              <w:bottom w:val="single" w:sz="4" w:space="0" w:color="auto"/>
              <w:right w:val="single" w:sz="4" w:space="0" w:color="auto"/>
            </w:tcBorders>
            <w:hideMark/>
          </w:tcPr>
          <w:p w14:paraId="0964D8FB" w14:textId="6B89C8F3" w:rsidR="00AB1FE7" w:rsidRDefault="0093321B">
            <w:pPr>
              <w:pStyle w:val="Table"/>
              <w:rPr>
                <w:ins w:id="2383" w:author="Công Nguyễn Văn" w:date="2019-09-04T08:22:00Z"/>
                <w:b/>
                <w:bCs/>
              </w:rPr>
              <w:pPrChange w:id="2384" w:author="Công Nguyễn Văn" w:date="2019-09-04T08:31:00Z">
                <w:pPr>
                  <w:pStyle w:val="Table"/>
                  <w:spacing w:before="20" w:after="20"/>
                  <w:ind w:firstLine="357"/>
                  <w:jc w:val="center"/>
                </w:pPr>
              </w:pPrChange>
            </w:pPr>
            <w:ins w:id="2385" w:author="Công Nguyễn Văn" w:date="2019-09-04T08:34:00Z">
              <w:r>
                <w:rPr>
                  <w:rFonts w:hint="eastAsia"/>
                  <w:b/>
                  <w:bCs/>
                </w:rPr>
                <w:t>x</w:t>
              </w:r>
            </w:ins>
          </w:p>
        </w:tc>
        <w:tc>
          <w:tcPr>
            <w:tcW w:w="615" w:type="pct"/>
            <w:tcBorders>
              <w:top w:val="single" w:sz="4" w:space="0" w:color="auto"/>
              <w:left w:val="single" w:sz="4" w:space="0" w:color="auto"/>
              <w:bottom w:val="single" w:sz="4" w:space="0" w:color="auto"/>
              <w:right w:val="single" w:sz="4" w:space="0" w:color="auto"/>
            </w:tcBorders>
            <w:hideMark/>
          </w:tcPr>
          <w:p w14:paraId="7CE4CB34" w14:textId="1FEF0FA2" w:rsidR="00AB1FE7" w:rsidRDefault="0093321B">
            <w:pPr>
              <w:pStyle w:val="Table"/>
              <w:rPr>
                <w:ins w:id="2386" w:author="Công Nguyễn Văn" w:date="2019-09-04T08:22:00Z"/>
                <w:b/>
                <w:bCs/>
              </w:rPr>
              <w:pPrChange w:id="2387" w:author="Công Nguyễn Văn" w:date="2019-09-04T08:31:00Z">
                <w:pPr>
                  <w:pStyle w:val="Table"/>
                  <w:spacing w:before="20" w:after="20"/>
                  <w:ind w:firstLine="357"/>
                  <w:jc w:val="center"/>
                </w:pPr>
              </w:pPrChange>
            </w:pPr>
            <w:ins w:id="2388" w:author="Công Nguyễn Văn" w:date="2019-09-04T08:34:00Z">
              <w:r>
                <w:rPr>
                  <w:rFonts w:hint="eastAsia"/>
                  <w:b/>
                  <w:bCs/>
                </w:rPr>
                <w:t>x</w:t>
              </w:r>
            </w:ins>
          </w:p>
        </w:tc>
        <w:tc>
          <w:tcPr>
            <w:tcW w:w="624" w:type="pct"/>
            <w:tcBorders>
              <w:top w:val="single" w:sz="4" w:space="0" w:color="auto"/>
              <w:left w:val="single" w:sz="4" w:space="0" w:color="auto"/>
              <w:bottom w:val="single" w:sz="4" w:space="0" w:color="auto"/>
              <w:right w:val="single" w:sz="4" w:space="0" w:color="auto"/>
            </w:tcBorders>
            <w:hideMark/>
          </w:tcPr>
          <w:p w14:paraId="705488AB" w14:textId="31378F59" w:rsidR="00AB1FE7" w:rsidRDefault="0093321B">
            <w:pPr>
              <w:pStyle w:val="Table"/>
              <w:rPr>
                <w:ins w:id="2389" w:author="Công Nguyễn Văn" w:date="2019-09-04T08:22:00Z"/>
                <w:b/>
                <w:bCs/>
              </w:rPr>
              <w:pPrChange w:id="2390" w:author="Công Nguyễn Văn" w:date="2019-09-04T08:31:00Z">
                <w:pPr/>
              </w:pPrChange>
            </w:pPr>
            <w:ins w:id="2391" w:author="Công Nguyễn Văn" w:date="2019-09-04T08:34:00Z">
              <w:r>
                <w:rPr>
                  <w:rFonts w:hint="eastAsia"/>
                  <w:b/>
                  <w:bCs/>
                </w:rPr>
                <w:t>x</w:t>
              </w:r>
            </w:ins>
          </w:p>
        </w:tc>
        <w:tc>
          <w:tcPr>
            <w:tcW w:w="453" w:type="pct"/>
            <w:tcBorders>
              <w:top w:val="single" w:sz="4" w:space="0" w:color="auto"/>
              <w:left w:val="single" w:sz="4" w:space="0" w:color="auto"/>
              <w:bottom w:val="single" w:sz="4" w:space="0" w:color="auto"/>
              <w:right w:val="single" w:sz="4" w:space="0" w:color="auto"/>
            </w:tcBorders>
          </w:tcPr>
          <w:p w14:paraId="760BEED8" w14:textId="73BBBC02" w:rsidR="00AB1FE7" w:rsidRDefault="00844193">
            <w:pPr>
              <w:pStyle w:val="Table"/>
              <w:rPr>
                <w:ins w:id="2392" w:author="Công Nguyễn Văn" w:date="2019-09-04T08:22:00Z"/>
                <w:b/>
                <w:bCs/>
                <w:szCs w:val="22"/>
                <w:lang w:eastAsia="en-US"/>
              </w:rPr>
              <w:pPrChange w:id="2393" w:author="Công Nguyễn Văn" w:date="2019-09-04T08:31:00Z">
                <w:pPr>
                  <w:pStyle w:val="Table"/>
                  <w:spacing w:before="20" w:after="20"/>
                  <w:ind w:firstLine="357"/>
                  <w:jc w:val="center"/>
                </w:pPr>
              </w:pPrChange>
            </w:pPr>
            <w:ins w:id="2394" w:author="Công Nguyễn Văn" w:date="2019-09-04T08:32:00Z">
              <w:r>
                <w:rPr>
                  <w:rFonts w:hint="eastAsia"/>
                  <w:b/>
                  <w:bCs/>
                  <w:szCs w:val="22"/>
                  <w:lang w:eastAsia="en-US"/>
                </w:rPr>
                <w:t>x</w:t>
              </w:r>
            </w:ins>
          </w:p>
        </w:tc>
        <w:tc>
          <w:tcPr>
            <w:tcW w:w="569" w:type="pct"/>
            <w:tcBorders>
              <w:top w:val="single" w:sz="4" w:space="0" w:color="auto"/>
              <w:left w:val="single" w:sz="4" w:space="0" w:color="auto"/>
              <w:bottom w:val="single" w:sz="4" w:space="0" w:color="auto"/>
              <w:right w:val="single" w:sz="4" w:space="0" w:color="auto"/>
            </w:tcBorders>
            <w:hideMark/>
          </w:tcPr>
          <w:p w14:paraId="42D6D5DF" w14:textId="77777777" w:rsidR="00AB1FE7" w:rsidRDefault="00AB1FE7">
            <w:pPr>
              <w:pStyle w:val="Table"/>
              <w:rPr>
                <w:ins w:id="2395" w:author="Công Nguyễn Văn" w:date="2019-09-04T08:22:00Z"/>
                <w:b/>
                <w:bCs/>
              </w:rPr>
              <w:pPrChange w:id="2396" w:author="Công Nguyễn Văn" w:date="2019-09-04T08:31:00Z">
                <w:pPr/>
              </w:pPrChange>
            </w:pPr>
          </w:p>
        </w:tc>
      </w:tr>
      <w:tr w:rsidR="00AB1FE7" w14:paraId="206F4D50" w14:textId="77777777" w:rsidTr="00AB1FE7">
        <w:trPr>
          <w:jc w:val="center"/>
          <w:ins w:id="2397" w:author="Công Nguyễn Văn" w:date="2019-09-04T08:27:00Z"/>
        </w:trPr>
        <w:tc>
          <w:tcPr>
            <w:tcW w:w="1138" w:type="pct"/>
            <w:tcBorders>
              <w:top w:val="single" w:sz="4" w:space="0" w:color="auto"/>
              <w:left w:val="single" w:sz="4" w:space="0" w:color="auto"/>
              <w:bottom w:val="single" w:sz="4" w:space="0" w:color="auto"/>
              <w:right w:val="single" w:sz="4" w:space="0" w:color="auto"/>
            </w:tcBorders>
          </w:tcPr>
          <w:p w14:paraId="7DED39E7" w14:textId="33DFE32A" w:rsidR="00AB1FE7" w:rsidRDefault="00AB1FE7">
            <w:pPr>
              <w:pStyle w:val="Table"/>
              <w:jc w:val="left"/>
              <w:rPr>
                <w:ins w:id="2398" w:author="Công Nguyễn Văn" w:date="2019-09-04T08:27:00Z"/>
              </w:rPr>
            </w:pPr>
            <w:proofErr w:type="spellStart"/>
            <w:ins w:id="2399" w:author="Công Nguyễn Văn" w:date="2019-09-04T08:27:00Z">
              <w:r>
                <w:t>Quản</w:t>
              </w:r>
              <w:proofErr w:type="spellEnd"/>
              <w:r>
                <w:t xml:space="preserve"> </w:t>
              </w:r>
              <w:proofErr w:type="spellStart"/>
              <w:r>
                <w:t>lý</w:t>
              </w:r>
              <w:proofErr w:type="spellEnd"/>
              <w:r>
                <w:t xml:space="preserve"> </w:t>
              </w:r>
              <w:proofErr w:type="spellStart"/>
              <w:r>
                <w:t>bài</w:t>
              </w:r>
              <w:proofErr w:type="spellEnd"/>
              <w:r>
                <w:t xml:space="preserve"> </w:t>
              </w:r>
              <w:proofErr w:type="spellStart"/>
              <w:r>
                <w:t>thi</w:t>
              </w:r>
              <w:proofErr w:type="spellEnd"/>
              <w:r>
                <w:t>(exam)</w:t>
              </w:r>
            </w:ins>
          </w:p>
        </w:tc>
        <w:tc>
          <w:tcPr>
            <w:tcW w:w="557" w:type="pct"/>
            <w:tcBorders>
              <w:top w:val="single" w:sz="4" w:space="0" w:color="auto"/>
              <w:left w:val="single" w:sz="4" w:space="0" w:color="auto"/>
              <w:bottom w:val="single" w:sz="4" w:space="0" w:color="auto"/>
              <w:right w:val="single" w:sz="4" w:space="0" w:color="auto"/>
            </w:tcBorders>
          </w:tcPr>
          <w:p w14:paraId="10D34423" w14:textId="3D39CDAD" w:rsidR="00AB1FE7" w:rsidRDefault="00AB1FE7">
            <w:pPr>
              <w:pStyle w:val="Table"/>
              <w:rPr>
                <w:ins w:id="2400" w:author="Công Nguyễn Văn" w:date="2019-09-04T08:27:00Z"/>
                <w:lang w:val="vi-VN"/>
              </w:rPr>
            </w:pPr>
            <w:ins w:id="2401" w:author="Công Nguyễn Văn" w:date="2019-09-04T08:27:00Z">
              <w:r>
                <w:rPr>
                  <w:rFonts w:hint="eastAsia"/>
                  <w:lang w:val="vi-VN"/>
                </w:rPr>
                <w:t>x</w:t>
              </w:r>
            </w:ins>
          </w:p>
        </w:tc>
        <w:tc>
          <w:tcPr>
            <w:tcW w:w="455" w:type="pct"/>
            <w:tcBorders>
              <w:top w:val="single" w:sz="4" w:space="0" w:color="auto"/>
              <w:left w:val="single" w:sz="4" w:space="0" w:color="auto"/>
              <w:bottom w:val="single" w:sz="4" w:space="0" w:color="auto"/>
              <w:right w:val="single" w:sz="4" w:space="0" w:color="auto"/>
            </w:tcBorders>
          </w:tcPr>
          <w:p w14:paraId="13E9B7E0" w14:textId="77777777" w:rsidR="00AB1FE7" w:rsidRDefault="00AB1FE7">
            <w:pPr>
              <w:pStyle w:val="Table"/>
              <w:rPr>
                <w:ins w:id="2402" w:author="Công Nguyễn Văn" w:date="2019-09-04T08:27:00Z"/>
                <w:b/>
                <w:bCs/>
              </w:rPr>
            </w:pPr>
          </w:p>
        </w:tc>
        <w:tc>
          <w:tcPr>
            <w:tcW w:w="590" w:type="pct"/>
            <w:tcBorders>
              <w:top w:val="single" w:sz="4" w:space="0" w:color="auto"/>
              <w:left w:val="single" w:sz="4" w:space="0" w:color="auto"/>
              <w:bottom w:val="single" w:sz="4" w:space="0" w:color="auto"/>
              <w:right w:val="single" w:sz="4" w:space="0" w:color="auto"/>
            </w:tcBorders>
          </w:tcPr>
          <w:p w14:paraId="083FD8F5" w14:textId="77777777" w:rsidR="00AB1FE7" w:rsidRDefault="00AB1FE7">
            <w:pPr>
              <w:pStyle w:val="Table"/>
              <w:rPr>
                <w:ins w:id="2403" w:author="Công Nguyễn Văn" w:date="2019-09-04T08:27:00Z"/>
                <w:b/>
                <w:bCs/>
              </w:rPr>
            </w:pPr>
          </w:p>
        </w:tc>
        <w:tc>
          <w:tcPr>
            <w:tcW w:w="615" w:type="pct"/>
            <w:tcBorders>
              <w:top w:val="single" w:sz="4" w:space="0" w:color="auto"/>
              <w:left w:val="single" w:sz="4" w:space="0" w:color="auto"/>
              <w:bottom w:val="single" w:sz="4" w:space="0" w:color="auto"/>
              <w:right w:val="single" w:sz="4" w:space="0" w:color="auto"/>
            </w:tcBorders>
          </w:tcPr>
          <w:p w14:paraId="1472D48C" w14:textId="77777777" w:rsidR="00AB1FE7" w:rsidRDefault="00AB1FE7">
            <w:pPr>
              <w:pStyle w:val="Table"/>
              <w:rPr>
                <w:ins w:id="2404" w:author="Công Nguyễn Văn" w:date="2019-09-04T08:27:00Z"/>
                <w:b/>
                <w:bCs/>
              </w:rPr>
            </w:pPr>
          </w:p>
        </w:tc>
        <w:tc>
          <w:tcPr>
            <w:tcW w:w="624" w:type="pct"/>
            <w:tcBorders>
              <w:top w:val="single" w:sz="4" w:space="0" w:color="auto"/>
              <w:left w:val="single" w:sz="4" w:space="0" w:color="auto"/>
              <w:bottom w:val="single" w:sz="4" w:space="0" w:color="auto"/>
              <w:right w:val="single" w:sz="4" w:space="0" w:color="auto"/>
            </w:tcBorders>
          </w:tcPr>
          <w:p w14:paraId="1450B26A" w14:textId="77777777" w:rsidR="00AB1FE7" w:rsidRDefault="00AB1FE7">
            <w:pPr>
              <w:pStyle w:val="Table"/>
              <w:rPr>
                <w:ins w:id="2405" w:author="Công Nguyễn Văn" w:date="2019-09-04T08:27:00Z"/>
                <w:b/>
                <w:bCs/>
              </w:rPr>
            </w:pPr>
          </w:p>
        </w:tc>
        <w:tc>
          <w:tcPr>
            <w:tcW w:w="453" w:type="pct"/>
            <w:tcBorders>
              <w:top w:val="single" w:sz="4" w:space="0" w:color="auto"/>
              <w:left w:val="single" w:sz="4" w:space="0" w:color="auto"/>
              <w:bottom w:val="single" w:sz="4" w:space="0" w:color="auto"/>
              <w:right w:val="single" w:sz="4" w:space="0" w:color="auto"/>
            </w:tcBorders>
          </w:tcPr>
          <w:p w14:paraId="76D93EC8" w14:textId="3B830679" w:rsidR="00AB1FE7" w:rsidRDefault="0093321B">
            <w:pPr>
              <w:pStyle w:val="Table"/>
              <w:rPr>
                <w:ins w:id="2406" w:author="Công Nguyễn Văn" w:date="2019-09-04T08:27:00Z"/>
                <w:b/>
                <w:bCs/>
                <w:szCs w:val="22"/>
                <w:lang w:eastAsia="en-US"/>
              </w:rPr>
            </w:pPr>
            <w:ins w:id="2407" w:author="Công Nguyễn Văn" w:date="2019-09-04T08:34:00Z">
              <w:r>
                <w:rPr>
                  <w:rFonts w:hint="eastAsia"/>
                  <w:b/>
                  <w:bCs/>
                  <w:szCs w:val="22"/>
                  <w:lang w:eastAsia="en-US"/>
                </w:rPr>
                <w:t>x</w:t>
              </w:r>
            </w:ins>
          </w:p>
        </w:tc>
        <w:tc>
          <w:tcPr>
            <w:tcW w:w="569" w:type="pct"/>
            <w:tcBorders>
              <w:top w:val="single" w:sz="4" w:space="0" w:color="auto"/>
              <w:left w:val="single" w:sz="4" w:space="0" w:color="auto"/>
              <w:bottom w:val="single" w:sz="4" w:space="0" w:color="auto"/>
              <w:right w:val="single" w:sz="4" w:space="0" w:color="auto"/>
            </w:tcBorders>
          </w:tcPr>
          <w:p w14:paraId="074A7A4B" w14:textId="04287BA3" w:rsidR="00AB1FE7" w:rsidRDefault="00844193">
            <w:pPr>
              <w:pStyle w:val="Table"/>
              <w:rPr>
                <w:ins w:id="2408" w:author="Công Nguyễn Văn" w:date="2019-09-04T08:27:00Z"/>
                <w:b/>
                <w:bCs/>
              </w:rPr>
            </w:pPr>
            <w:ins w:id="2409" w:author="Công Nguyễn Văn" w:date="2019-09-04T08:32:00Z">
              <w:r>
                <w:rPr>
                  <w:rFonts w:hint="eastAsia"/>
                  <w:b/>
                  <w:bCs/>
                </w:rPr>
                <w:t>x</w:t>
              </w:r>
            </w:ins>
          </w:p>
        </w:tc>
      </w:tr>
    </w:tbl>
    <w:p w14:paraId="501D0895" w14:textId="3400FD4A" w:rsidR="00E67B83" w:rsidRDefault="00E67B83" w:rsidP="00E67B83">
      <w:pPr>
        <w:rPr>
          <w:ins w:id="2410" w:author="Công Nguyễn Văn" w:date="2019-09-04T08:35:00Z"/>
        </w:rPr>
      </w:pPr>
    </w:p>
    <w:p w14:paraId="539459AC" w14:textId="7C7CDF5F" w:rsidR="00BC1B92" w:rsidRPr="00AD621E" w:rsidRDefault="00BC1B92" w:rsidP="00BC1B92">
      <w:pPr>
        <w:jc w:val="center"/>
        <w:rPr>
          <w:ins w:id="2411" w:author="Công Nguyễn Văn" w:date="2019-09-04T08:35:00Z"/>
        </w:rPr>
      </w:pPr>
      <w:proofErr w:type="spellStart"/>
      <w:ins w:id="2412" w:author="Công Nguyễn Văn" w:date="2019-09-04T08:35:00Z">
        <w:r>
          <w:rPr>
            <w:rFonts w:hint="eastAsia"/>
          </w:rPr>
          <w:t>B</w:t>
        </w:r>
        <w:r>
          <w:t>ảng</w:t>
        </w:r>
        <w:proofErr w:type="spellEnd"/>
        <w:r>
          <w:t xml:space="preserve"> : </w:t>
        </w:r>
        <w:proofErr w:type="spellStart"/>
        <w:r>
          <w:t>Bảng</w:t>
        </w:r>
        <w:proofErr w:type="spellEnd"/>
        <w:r>
          <w:t xml:space="preserve"> </w:t>
        </w:r>
        <w:proofErr w:type="spellStart"/>
        <w:r>
          <w:t>ánh</w:t>
        </w:r>
        <w:proofErr w:type="spellEnd"/>
        <w:r>
          <w:t xml:space="preserve"> </w:t>
        </w:r>
        <w:proofErr w:type="spellStart"/>
        <w:r>
          <w:t>xạ</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và</w:t>
        </w:r>
        <w:proofErr w:type="spellEnd"/>
        <w:r>
          <w:t xml:space="preserve"> </w:t>
        </w:r>
        <w:proofErr w:type="spellStart"/>
        <w:r>
          <w:t>th</w:t>
        </w:r>
      </w:ins>
      <w:ins w:id="2413" w:author="Công Nguyễn Văn" w:date="2019-09-04T08:47:00Z">
        <w:r w:rsidR="00D87BC5">
          <w:t>ẻ</w:t>
        </w:r>
        <w:proofErr w:type="spellEnd"/>
        <w:r w:rsidR="00D87BC5">
          <w:t xml:space="preserve"> CRC</w:t>
        </w:r>
      </w:ins>
    </w:p>
    <w:p w14:paraId="2501DD52" w14:textId="77777777" w:rsidR="00BC1B92" w:rsidRPr="00E67B83" w:rsidRDefault="00BC1B92">
      <w:pPr>
        <w:rPr>
          <w:rPrChange w:id="2414" w:author="Công Nguyễn Văn" w:date="2019-09-04T08:22:00Z">
            <w:rPr/>
          </w:rPrChange>
        </w:rPr>
        <w:pPrChange w:id="2415" w:author="Công Nguyễn Văn" w:date="2019-09-04T08:22:00Z">
          <w:pPr>
            <w:pStyle w:val="Heading2"/>
          </w:pPr>
        </w:pPrChange>
      </w:pPr>
    </w:p>
    <w:p w14:paraId="280A8E8E" w14:textId="7B13F310" w:rsidR="003C592B" w:rsidRDefault="00212D8E">
      <w:pPr>
        <w:pStyle w:val="Heading3"/>
      </w:pPr>
      <w:bookmarkStart w:id="2416" w:name="_Toc18584492"/>
      <w:r>
        <w:t>3</w:t>
      </w:r>
      <w:r w:rsidR="003449FE">
        <w:t xml:space="preserve">.2.1: </w:t>
      </w:r>
      <w:proofErr w:type="spellStart"/>
      <w:r w:rsidR="003449FE">
        <w:t>Tài</w:t>
      </w:r>
      <w:proofErr w:type="spellEnd"/>
      <w:r w:rsidR="003449FE">
        <w:t xml:space="preserve"> </w:t>
      </w:r>
      <w:proofErr w:type="spellStart"/>
      <w:r w:rsidR="003449FE">
        <w:t>khoản</w:t>
      </w:r>
      <w:bookmarkEnd w:id="2416"/>
      <w:proofErr w:type="spellEnd"/>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3C592B" w14:paraId="280A8E92" w14:textId="77777777">
        <w:trPr>
          <w:jc w:val="center"/>
        </w:trPr>
        <w:tc>
          <w:tcPr>
            <w:tcW w:w="2942" w:type="dxa"/>
            <w:tcBorders>
              <w:top w:val="single" w:sz="4" w:space="0" w:color="000000"/>
              <w:left w:val="single" w:sz="4" w:space="0" w:color="000000"/>
              <w:bottom w:val="single" w:sz="4" w:space="0" w:color="000000"/>
              <w:right w:val="single" w:sz="4" w:space="0" w:color="000000"/>
            </w:tcBorders>
          </w:tcPr>
          <w:p w14:paraId="280A8E8F" w14:textId="77777777" w:rsidR="003C592B" w:rsidRDefault="003449FE">
            <w:pPr>
              <w:ind w:firstLine="0"/>
              <w:pPrChange w:id="2417" w:author="Công Nguyễn Văn" w:date="2019-09-03T10:09:00Z">
                <w:pPr/>
              </w:pPrChange>
            </w:pPr>
            <w:r>
              <w:rPr>
                <w:b/>
              </w:rPr>
              <w:t>Class name:</w:t>
            </w:r>
            <w:r>
              <w:t xml:space="preserve"> </w:t>
            </w:r>
            <w:proofErr w:type="spellStart"/>
            <w:r>
              <w:t>Tài</w:t>
            </w:r>
            <w:proofErr w:type="spellEnd"/>
            <w:r>
              <w:t xml:space="preserve"> </w:t>
            </w:r>
            <w:proofErr w:type="spellStart"/>
            <w:r>
              <w:t>khoản</w:t>
            </w:r>
            <w:proofErr w:type="spellEnd"/>
          </w:p>
        </w:tc>
        <w:tc>
          <w:tcPr>
            <w:tcW w:w="2893" w:type="dxa"/>
            <w:gridSpan w:val="2"/>
            <w:tcBorders>
              <w:top w:val="single" w:sz="4" w:space="0" w:color="000000"/>
              <w:left w:val="single" w:sz="4" w:space="0" w:color="000000"/>
              <w:bottom w:val="single" w:sz="4" w:space="0" w:color="000000"/>
              <w:right w:val="single" w:sz="4" w:space="0" w:color="000000"/>
            </w:tcBorders>
          </w:tcPr>
          <w:p w14:paraId="280A8E90" w14:textId="77777777" w:rsidR="003C592B" w:rsidRDefault="003449FE">
            <w:r>
              <w:t>ID: 1</w:t>
            </w:r>
          </w:p>
        </w:tc>
        <w:tc>
          <w:tcPr>
            <w:tcW w:w="2943" w:type="dxa"/>
            <w:tcBorders>
              <w:top w:val="single" w:sz="4" w:space="0" w:color="000000"/>
              <w:left w:val="single" w:sz="4" w:space="0" w:color="000000"/>
              <w:bottom w:val="single" w:sz="4" w:space="0" w:color="000000"/>
              <w:right w:val="single" w:sz="4" w:space="0" w:color="000000"/>
            </w:tcBorders>
          </w:tcPr>
          <w:p w14:paraId="280A8E91" w14:textId="77777777" w:rsidR="003C592B" w:rsidRDefault="003449FE">
            <w:pPr>
              <w:ind w:firstLine="0"/>
              <w:pPrChange w:id="2418" w:author="Công Nguyễn Văn" w:date="2019-09-03T10:09:00Z">
                <w:pPr/>
              </w:pPrChange>
            </w:pPr>
            <w:r>
              <w:rPr>
                <w:b/>
              </w:rPr>
              <w:t>Type:</w:t>
            </w:r>
            <w:r>
              <w:t xml:space="preserve"> Concrete</w:t>
            </w:r>
          </w:p>
        </w:tc>
      </w:tr>
      <w:tr w:rsidR="003C592B" w14:paraId="280A8E95" w14:textId="77777777">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280A8E93" w14:textId="77777777" w:rsidR="003C592B" w:rsidRDefault="003449FE">
            <w:pPr>
              <w:ind w:firstLine="0"/>
              <w:pPrChange w:id="2419" w:author="Công Nguyễn Văn" w:date="2019-09-03T10:09:00Z">
                <w:pPr/>
              </w:pPrChange>
            </w:pPr>
            <w:r>
              <w:rPr>
                <w:b/>
              </w:rPr>
              <w:t>Description:</w:t>
            </w:r>
            <w:r>
              <w:t xml:space="preserve"> </w:t>
            </w:r>
            <w:proofErr w:type="spellStart"/>
            <w:r>
              <w:t>Các</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của</w:t>
            </w:r>
            <w:proofErr w:type="spellEnd"/>
            <w:r>
              <w:t xml:space="preserve"> user </w:t>
            </w:r>
            <w:proofErr w:type="spellStart"/>
            <w:r>
              <w:t>với</w:t>
            </w:r>
            <w:proofErr w:type="spellEnd"/>
            <w:r>
              <w:t xml:space="preserve"> </w:t>
            </w:r>
            <w:proofErr w:type="spellStart"/>
            <w:r>
              <w:t>hệ</w:t>
            </w:r>
            <w:proofErr w:type="spellEnd"/>
            <w:r>
              <w:t xml:space="preserve"> </w:t>
            </w:r>
            <w:proofErr w:type="spellStart"/>
            <w:r>
              <w:t>thống</w:t>
            </w:r>
            <w:proofErr w:type="spellEnd"/>
          </w:p>
        </w:tc>
        <w:tc>
          <w:tcPr>
            <w:tcW w:w="2943" w:type="dxa"/>
            <w:tcBorders>
              <w:top w:val="single" w:sz="4" w:space="0" w:color="000000"/>
              <w:left w:val="single" w:sz="4" w:space="0" w:color="000000"/>
              <w:bottom w:val="single" w:sz="4" w:space="0" w:color="000000"/>
              <w:right w:val="single" w:sz="4" w:space="0" w:color="000000"/>
            </w:tcBorders>
          </w:tcPr>
          <w:p w14:paraId="280A8E94" w14:textId="29804C26" w:rsidR="003C592B" w:rsidRDefault="003449FE">
            <w:r>
              <w:rPr>
                <w:b/>
              </w:rPr>
              <w:t>Associated use cases:</w:t>
            </w:r>
            <w:r>
              <w:t xml:space="preserve"> </w:t>
            </w:r>
            <w:del w:id="2420" w:author="Nguyen Thanh Binh" w:date="2019-09-03T10:10:00Z">
              <w:r w:rsidDel="00C77207">
                <w:delText>1</w:delText>
              </w:r>
            </w:del>
            <w:ins w:id="2421" w:author="Công Nguyễn Văn" w:date="2019-09-03T15:03:00Z">
              <w:r w:rsidR="00897E46">
                <w:t>1</w:t>
              </w:r>
            </w:ins>
            <w:ins w:id="2422" w:author="Nguyen Thanh Binh" w:date="2019-09-03T10:10:00Z">
              <w:del w:id="2423" w:author="Công Nguyễn Văn" w:date="2019-09-03T15:03:00Z">
                <w:r w:rsidR="00C77207" w:rsidDel="00897E46">
                  <w:delText>? đ</w:delText>
                </w:r>
              </w:del>
            </w:ins>
            <w:ins w:id="2424" w:author="Nguyen Thanh Binh" w:date="2019-09-03T10:11:00Z">
              <w:del w:id="2425" w:author="Công Nguyễn Văn" w:date="2019-09-03T15:03:00Z">
                <w:r w:rsidR="00C77207" w:rsidDel="00897E46">
                  <w:delText>ánh số</w:delText>
                </w:r>
              </w:del>
            </w:ins>
          </w:p>
        </w:tc>
      </w:tr>
      <w:tr w:rsidR="003C592B" w14:paraId="280A8E9B" w14:textId="7777777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280A8E96" w14:textId="77777777" w:rsidR="003C592B" w:rsidRDefault="003449FE">
            <w:pPr>
              <w:rPr>
                <w:b/>
              </w:rPr>
            </w:pPr>
            <w:r>
              <w:rPr>
                <w:b/>
              </w:rPr>
              <w:t>Responsibilities:</w:t>
            </w:r>
          </w:p>
          <w:p w14:paraId="280A8E97" w14:textId="77777777" w:rsidR="003C592B" w:rsidRDefault="003449FE">
            <w:proofErr w:type="spellStart"/>
            <w:r>
              <w:t>Đăng</w:t>
            </w:r>
            <w:proofErr w:type="spellEnd"/>
            <w:r>
              <w:t xml:space="preserve"> </w:t>
            </w:r>
            <w:proofErr w:type="spellStart"/>
            <w:r>
              <w:t>nhập</w:t>
            </w:r>
            <w:proofErr w:type="spellEnd"/>
          </w:p>
          <w:p w14:paraId="280A8E98" w14:textId="77777777" w:rsidR="003C592B" w:rsidRDefault="003449FE">
            <w:proofErr w:type="spellStart"/>
            <w:r>
              <w:t>Thực</w:t>
            </w:r>
            <w:proofErr w:type="spellEnd"/>
            <w:r>
              <w:t xml:space="preserve"> </w:t>
            </w:r>
            <w:proofErr w:type="spellStart"/>
            <w:r>
              <w:t>hiện</w:t>
            </w:r>
            <w:proofErr w:type="spellEnd"/>
            <w:r>
              <w:t xml:space="preserve"> </w:t>
            </w:r>
            <w:proofErr w:type="spellStart"/>
            <w:r>
              <w:t>thi</w:t>
            </w:r>
            <w:proofErr w:type="spellEnd"/>
            <w:r>
              <w:t xml:space="preserve"> test</w:t>
            </w:r>
          </w:p>
        </w:tc>
        <w:tc>
          <w:tcPr>
            <w:tcW w:w="4383" w:type="dxa"/>
            <w:gridSpan w:val="2"/>
            <w:tcBorders>
              <w:top w:val="single" w:sz="4" w:space="0" w:color="000000"/>
              <w:left w:val="single" w:sz="4" w:space="0" w:color="000000"/>
              <w:bottom w:val="single" w:sz="4" w:space="0" w:color="000000"/>
              <w:right w:val="single" w:sz="4" w:space="0" w:color="000000"/>
            </w:tcBorders>
          </w:tcPr>
          <w:p w14:paraId="280A8E99" w14:textId="77777777" w:rsidR="003C592B" w:rsidRDefault="003449FE">
            <w:pPr>
              <w:rPr>
                <w:b/>
              </w:rPr>
            </w:pPr>
            <w:r>
              <w:rPr>
                <w:b/>
              </w:rPr>
              <w:t>Collaborators:</w:t>
            </w:r>
          </w:p>
          <w:p w14:paraId="280A8E9A" w14:textId="77777777" w:rsidR="003C592B" w:rsidRDefault="003449FE">
            <w:proofErr w:type="spellStart"/>
            <w:r>
              <w:t>Thay</w:t>
            </w:r>
            <w:proofErr w:type="spellEnd"/>
            <w:r>
              <w:t xml:space="preserve"> </w:t>
            </w:r>
            <w:proofErr w:type="spellStart"/>
            <w:r>
              <w:t>đổi</w:t>
            </w:r>
            <w:proofErr w:type="spellEnd"/>
            <w:r>
              <w:t xml:space="preserve"> profile </w:t>
            </w:r>
            <w:proofErr w:type="spellStart"/>
            <w:r>
              <w:t>cá</w:t>
            </w:r>
            <w:proofErr w:type="spellEnd"/>
            <w:r>
              <w:t xml:space="preserve"> </w:t>
            </w:r>
            <w:proofErr w:type="spellStart"/>
            <w:r>
              <w:t>nhân</w:t>
            </w:r>
            <w:proofErr w:type="spellEnd"/>
          </w:p>
        </w:tc>
      </w:tr>
      <w:tr w:rsidR="003C592B" w14:paraId="280A8EA1" w14:textId="7777777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280A8E9C" w14:textId="77777777" w:rsidR="003C592B" w:rsidRDefault="003449FE">
            <w:pPr>
              <w:rPr>
                <w:b/>
              </w:rPr>
            </w:pPr>
            <w:r>
              <w:rPr>
                <w:b/>
              </w:rPr>
              <w:t>Attributes:</w:t>
            </w:r>
          </w:p>
          <w:p w14:paraId="280A8E9D" w14:textId="77777777" w:rsidR="003C592B" w:rsidRDefault="003449FE">
            <w:proofErr w:type="spellStart"/>
            <w:r>
              <w:t>Email,Mật</w:t>
            </w:r>
            <w:proofErr w:type="spellEnd"/>
            <w:r>
              <w:t xml:space="preserve"> </w:t>
            </w:r>
            <w:proofErr w:type="spellStart"/>
            <w:r>
              <w:t>khẩu</w:t>
            </w:r>
            <w:proofErr w:type="spellEnd"/>
          </w:p>
        </w:tc>
        <w:tc>
          <w:tcPr>
            <w:tcW w:w="4383" w:type="dxa"/>
            <w:gridSpan w:val="2"/>
            <w:tcBorders>
              <w:top w:val="single" w:sz="4" w:space="0" w:color="000000"/>
              <w:left w:val="nil"/>
              <w:bottom w:val="single" w:sz="4" w:space="0" w:color="000000"/>
              <w:right w:val="single" w:sz="4" w:space="0" w:color="000000"/>
            </w:tcBorders>
          </w:tcPr>
          <w:p w14:paraId="280A8E9E" w14:textId="77777777" w:rsidR="003C592B" w:rsidRDefault="003C592B"/>
          <w:p w14:paraId="280A8E9F" w14:textId="77777777" w:rsidR="003C592B" w:rsidRDefault="003449FE">
            <w:proofErr w:type="spellStart"/>
            <w:r>
              <w:t>Bài</w:t>
            </w:r>
            <w:proofErr w:type="spellEnd"/>
            <w:r>
              <w:t xml:space="preserve"> </w:t>
            </w:r>
            <w:proofErr w:type="spellStart"/>
            <w:r>
              <w:t>thi</w:t>
            </w:r>
            <w:proofErr w:type="spellEnd"/>
            <w:r>
              <w:t xml:space="preserve"> </w:t>
            </w:r>
            <w:proofErr w:type="spellStart"/>
            <w:r>
              <w:t>được</w:t>
            </w:r>
            <w:proofErr w:type="spellEnd"/>
            <w:r>
              <w:t xml:space="preserve"> assign(</w:t>
            </w:r>
            <w:proofErr w:type="spellStart"/>
            <w:r>
              <w:t>nếu</w:t>
            </w:r>
            <w:proofErr w:type="spellEnd"/>
            <w:r>
              <w:t xml:space="preserve"> </w:t>
            </w:r>
            <w:proofErr w:type="spellStart"/>
            <w:r>
              <w:t>có</w:t>
            </w:r>
            <w:proofErr w:type="spellEnd"/>
            <w:r>
              <w:t>)</w:t>
            </w:r>
          </w:p>
          <w:p w14:paraId="280A8EA0" w14:textId="77777777" w:rsidR="003C592B" w:rsidRDefault="003449FE">
            <w:proofErr w:type="spellStart"/>
            <w:r>
              <w:t>Phân</w:t>
            </w:r>
            <w:proofErr w:type="spellEnd"/>
            <w:r>
              <w:t xml:space="preserve"> </w:t>
            </w:r>
            <w:proofErr w:type="spellStart"/>
            <w:r>
              <w:t>quyền</w:t>
            </w:r>
            <w:proofErr w:type="spellEnd"/>
          </w:p>
        </w:tc>
      </w:tr>
      <w:tr w:rsidR="003C592B" w14:paraId="280A8EA6" w14:textId="7777777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280A8EA2" w14:textId="77777777" w:rsidR="003C592B" w:rsidRDefault="003449FE">
            <w:pPr>
              <w:rPr>
                <w:b/>
              </w:rPr>
            </w:pPr>
            <w:r>
              <w:rPr>
                <w:b/>
              </w:rPr>
              <w:t>Relationships:</w:t>
            </w:r>
          </w:p>
          <w:p w14:paraId="280A8EA3" w14:textId="77777777" w:rsidR="003C592B" w:rsidRDefault="003449FE">
            <w:r>
              <w:t>Generalization (a-kind-of):</w:t>
            </w:r>
          </w:p>
          <w:p w14:paraId="280A8EA4" w14:textId="77777777" w:rsidR="003C592B" w:rsidRDefault="003449FE">
            <w:r>
              <w:t>Aggregation (has-parts):</w:t>
            </w:r>
          </w:p>
          <w:p w14:paraId="280A8EA5" w14:textId="77777777" w:rsidR="003C592B" w:rsidRDefault="003449FE" w:rsidP="008277EF">
            <w:pPr>
              <w:keepNext/>
            </w:pPr>
            <w:r>
              <w:t>Other Associations: group</w:t>
            </w:r>
          </w:p>
        </w:tc>
      </w:tr>
    </w:tbl>
    <w:p w14:paraId="280A8EA7" w14:textId="17AB908C" w:rsidR="003C592B" w:rsidRDefault="008277EF" w:rsidP="008277EF">
      <w:pPr>
        <w:pStyle w:val="Caption"/>
        <w:rPr>
          <w:b/>
        </w:rPr>
      </w:pPr>
      <w:del w:id="2426" w:author="Công Nguyễn Văn" w:date="2019-09-03T14:05:00Z">
        <w:r w:rsidDel="005D6D75">
          <w:delText xml:space="preserve">Bảng 19 </w:delText>
        </w:r>
        <w:r w:rsidR="008F3BFF" w:rsidDel="005D6D75">
          <w:fldChar w:fldCharType="begin"/>
        </w:r>
        <w:r w:rsidR="008F3BFF" w:rsidDel="005D6D75">
          <w:delInstrText xml:space="preserve"> SEQ Bảng_19 \* ARABIC </w:delInstrText>
        </w:r>
        <w:r w:rsidR="008F3BFF" w:rsidDel="005D6D75">
          <w:fldChar w:fldCharType="separate"/>
        </w:r>
        <w:r w:rsidDel="005D6D75">
          <w:rPr>
            <w:noProof/>
          </w:rPr>
          <w:delText>1</w:delText>
        </w:r>
        <w:r w:rsidR="008F3BFF" w:rsidDel="005D6D75">
          <w:rPr>
            <w:noProof/>
          </w:rPr>
          <w:fldChar w:fldCharType="end"/>
        </w:r>
        <w:r w:rsidDel="005D6D75">
          <w:delText>Bảng CRC tài khoản</w:delText>
        </w:r>
      </w:del>
    </w:p>
    <w:p w14:paraId="5C554003" w14:textId="27CC2B02" w:rsidR="00D65C75" w:rsidRPr="00D65C75" w:rsidRDefault="00D65C75" w:rsidP="00D65C75">
      <w:pPr>
        <w:jc w:val="center"/>
        <w:rPr>
          <w:bCs/>
        </w:rPr>
      </w:pPr>
      <w:proofErr w:type="spellStart"/>
      <w:r w:rsidRPr="00D65C75">
        <w:rPr>
          <w:rFonts w:hint="eastAsia"/>
          <w:bCs/>
        </w:rPr>
        <w:t>B</w:t>
      </w:r>
      <w:r w:rsidRPr="00D65C75">
        <w:rPr>
          <w:bCs/>
        </w:rPr>
        <w:t>ảng</w:t>
      </w:r>
      <w:proofErr w:type="spellEnd"/>
      <w:r w:rsidRPr="00D65C75">
        <w:rPr>
          <w:bCs/>
        </w:rPr>
        <w:t xml:space="preserve"> 19</w:t>
      </w:r>
      <w:r>
        <w:rPr>
          <w:bCs/>
        </w:rPr>
        <w:t xml:space="preserve">: </w:t>
      </w:r>
      <w:proofErr w:type="spellStart"/>
      <w:r>
        <w:rPr>
          <w:bCs/>
        </w:rPr>
        <w:t>Bảng</w:t>
      </w:r>
      <w:proofErr w:type="spellEnd"/>
      <w:r>
        <w:rPr>
          <w:bCs/>
        </w:rPr>
        <w:t xml:space="preserve"> CRC </w:t>
      </w:r>
      <w:proofErr w:type="spellStart"/>
      <w:r>
        <w:rPr>
          <w:bCs/>
        </w:rPr>
        <w:t>tài</w:t>
      </w:r>
      <w:proofErr w:type="spellEnd"/>
      <w:r>
        <w:rPr>
          <w:bCs/>
        </w:rPr>
        <w:t xml:space="preserve"> </w:t>
      </w:r>
      <w:proofErr w:type="spellStart"/>
      <w:r>
        <w:rPr>
          <w:bCs/>
        </w:rPr>
        <w:t>khoản</w:t>
      </w:r>
      <w:proofErr w:type="spellEnd"/>
    </w:p>
    <w:p w14:paraId="483786AB" w14:textId="2CB0B82F" w:rsidR="00DE2EB7" w:rsidRDefault="00212D8E" w:rsidP="00DE2EB7">
      <w:pPr>
        <w:pStyle w:val="Heading3"/>
      </w:pPr>
      <w:bookmarkStart w:id="2427" w:name="_Toc18584493"/>
      <w:r>
        <w:t>3</w:t>
      </w:r>
      <w:r w:rsidR="00DE2EB7">
        <w:t>.2.2: Subject</w:t>
      </w:r>
      <w:bookmarkEnd w:id="2427"/>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5216A2E8" w14:textId="77777777" w:rsidTr="00A01226">
        <w:trPr>
          <w:jc w:val="center"/>
        </w:trPr>
        <w:tc>
          <w:tcPr>
            <w:tcW w:w="2942" w:type="dxa"/>
            <w:tcBorders>
              <w:top w:val="single" w:sz="4" w:space="0" w:color="000000"/>
              <w:left w:val="single" w:sz="4" w:space="0" w:color="000000"/>
              <w:bottom w:val="single" w:sz="4" w:space="0" w:color="000000"/>
              <w:right w:val="single" w:sz="4" w:space="0" w:color="000000"/>
            </w:tcBorders>
          </w:tcPr>
          <w:p w14:paraId="339D2686" w14:textId="79908134" w:rsidR="00AD621E" w:rsidRDefault="00AD621E" w:rsidP="00AD621E">
            <w:pPr>
              <w:jc w:val="left"/>
            </w:pPr>
            <w:r>
              <w:rPr>
                <w:b/>
              </w:rPr>
              <w:t>Class name:</w:t>
            </w:r>
            <w:r>
              <w:t xml:space="preserve"> Subject</w:t>
            </w:r>
          </w:p>
        </w:tc>
        <w:tc>
          <w:tcPr>
            <w:tcW w:w="2893" w:type="dxa"/>
            <w:gridSpan w:val="2"/>
            <w:tcBorders>
              <w:top w:val="single" w:sz="4" w:space="0" w:color="000000"/>
              <w:left w:val="single" w:sz="4" w:space="0" w:color="000000"/>
              <w:bottom w:val="single" w:sz="4" w:space="0" w:color="000000"/>
              <w:right w:val="single" w:sz="4" w:space="0" w:color="000000"/>
            </w:tcBorders>
          </w:tcPr>
          <w:p w14:paraId="2EDBB541" w14:textId="698C25CA" w:rsidR="00AD621E" w:rsidRDefault="00AD621E" w:rsidP="00A01226">
            <w:r>
              <w:t>ID: 2</w:t>
            </w:r>
          </w:p>
        </w:tc>
        <w:tc>
          <w:tcPr>
            <w:tcW w:w="2943" w:type="dxa"/>
            <w:tcBorders>
              <w:top w:val="single" w:sz="4" w:space="0" w:color="000000"/>
              <w:left w:val="single" w:sz="4" w:space="0" w:color="000000"/>
              <w:bottom w:val="single" w:sz="4" w:space="0" w:color="000000"/>
              <w:right w:val="single" w:sz="4" w:space="0" w:color="000000"/>
            </w:tcBorders>
          </w:tcPr>
          <w:p w14:paraId="3DC53889" w14:textId="77777777" w:rsidR="00AD621E" w:rsidRDefault="00AD621E" w:rsidP="00A01226">
            <w:r>
              <w:rPr>
                <w:b/>
              </w:rPr>
              <w:t>Type:</w:t>
            </w:r>
            <w:r>
              <w:t xml:space="preserve"> Concrete</w:t>
            </w:r>
          </w:p>
        </w:tc>
      </w:tr>
      <w:tr w:rsidR="00AD621E" w14:paraId="15E1CE36" w14:textId="77777777" w:rsidTr="00A01226">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49746E87" w14:textId="685A3B8A" w:rsidR="00AD621E" w:rsidRDefault="00AD621E" w:rsidP="00A01226">
            <w:r>
              <w:rPr>
                <w:b/>
              </w:rPr>
              <w:t>Description:</w:t>
            </w:r>
            <w:r>
              <w:t xml:space="preserve"> Subject </w:t>
            </w:r>
            <w:proofErr w:type="spellStart"/>
            <w:r>
              <w:t>để</w:t>
            </w:r>
            <w:proofErr w:type="spellEnd"/>
            <w:r>
              <w:t xml:space="preserve"> </w:t>
            </w:r>
            <w:proofErr w:type="spellStart"/>
            <w:r>
              <w:t>tạo</w:t>
            </w:r>
            <w:proofErr w:type="spellEnd"/>
            <w:r>
              <w:t xml:space="preserve"> </w:t>
            </w:r>
            <w:proofErr w:type="spellStart"/>
            <w:r>
              <w:t>câu</w:t>
            </w:r>
            <w:proofErr w:type="spellEnd"/>
            <w:r>
              <w:t xml:space="preserve"> </w:t>
            </w:r>
            <w:proofErr w:type="spellStart"/>
            <w:r>
              <w:t>hỏi</w:t>
            </w:r>
            <w:proofErr w:type="spellEnd"/>
          </w:p>
        </w:tc>
        <w:tc>
          <w:tcPr>
            <w:tcW w:w="2943" w:type="dxa"/>
            <w:tcBorders>
              <w:top w:val="single" w:sz="4" w:space="0" w:color="000000"/>
              <w:left w:val="single" w:sz="4" w:space="0" w:color="000000"/>
              <w:bottom w:val="single" w:sz="4" w:space="0" w:color="000000"/>
              <w:right w:val="single" w:sz="4" w:space="0" w:color="000000"/>
            </w:tcBorders>
          </w:tcPr>
          <w:p w14:paraId="12C11F7E" w14:textId="39F6294B" w:rsidR="00AD621E" w:rsidRDefault="00AD621E" w:rsidP="00A01226">
            <w:r>
              <w:rPr>
                <w:b/>
              </w:rPr>
              <w:t>Associated use cases:</w:t>
            </w:r>
            <w:r>
              <w:t xml:space="preserve"> 1</w:t>
            </w:r>
            <w:ins w:id="2428" w:author="Công Nguyễn Văn" w:date="2019-09-03T15:03:00Z">
              <w:r w:rsidR="00897E46">
                <w:t>1</w:t>
              </w:r>
            </w:ins>
            <w:del w:id="2429" w:author="Công Nguyễn Văn" w:date="2019-09-03T15:03:00Z">
              <w:r w:rsidDel="00897E46">
                <w:delText>2</w:delText>
              </w:r>
            </w:del>
          </w:p>
        </w:tc>
      </w:tr>
      <w:tr w:rsidR="00AD621E" w14:paraId="3AF891CD" w14:textId="77777777" w:rsidTr="00A01226">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12B0B241" w14:textId="77777777" w:rsidR="00AD621E" w:rsidRDefault="00AD621E" w:rsidP="00A01226">
            <w:pPr>
              <w:rPr>
                <w:b/>
              </w:rPr>
            </w:pPr>
            <w:r>
              <w:rPr>
                <w:b/>
              </w:rPr>
              <w:t>Responsibilities:</w:t>
            </w:r>
          </w:p>
          <w:p w14:paraId="375679AE" w14:textId="789621E4" w:rsidR="00AD621E" w:rsidRDefault="00AD621E" w:rsidP="00A01226"/>
        </w:tc>
        <w:tc>
          <w:tcPr>
            <w:tcW w:w="4383" w:type="dxa"/>
            <w:gridSpan w:val="2"/>
            <w:tcBorders>
              <w:top w:val="single" w:sz="4" w:space="0" w:color="000000"/>
              <w:left w:val="single" w:sz="4" w:space="0" w:color="000000"/>
              <w:bottom w:val="single" w:sz="4" w:space="0" w:color="000000"/>
              <w:right w:val="single" w:sz="4" w:space="0" w:color="000000"/>
            </w:tcBorders>
          </w:tcPr>
          <w:p w14:paraId="0B86DF82" w14:textId="77777777" w:rsidR="00AD621E" w:rsidRDefault="00AD621E" w:rsidP="00A01226">
            <w:pPr>
              <w:rPr>
                <w:b/>
              </w:rPr>
            </w:pPr>
            <w:r>
              <w:rPr>
                <w:b/>
              </w:rPr>
              <w:t>Collaborators:</w:t>
            </w:r>
          </w:p>
          <w:p w14:paraId="503922CA" w14:textId="329F1440" w:rsidR="00AD621E" w:rsidRDefault="00AD621E" w:rsidP="00A01226"/>
        </w:tc>
      </w:tr>
      <w:tr w:rsidR="00AD621E" w14:paraId="5B5DFB70" w14:textId="77777777" w:rsidTr="00A01226">
        <w:trPr>
          <w:trHeight w:val="1220"/>
          <w:jc w:val="center"/>
        </w:trPr>
        <w:tc>
          <w:tcPr>
            <w:tcW w:w="4395" w:type="dxa"/>
            <w:gridSpan w:val="2"/>
            <w:tcBorders>
              <w:top w:val="single" w:sz="4" w:space="0" w:color="000000"/>
              <w:left w:val="single" w:sz="4" w:space="0" w:color="000000"/>
              <w:bottom w:val="single" w:sz="4" w:space="0" w:color="000000"/>
              <w:right w:val="nil"/>
            </w:tcBorders>
          </w:tcPr>
          <w:p w14:paraId="6CFE26F5" w14:textId="77777777" w:rsidR="00AD621E" w:rsidRDefault="00AD621E" w:rsidP="00A01226">
            <w:pPr>
              <w:rPr>
                <w:b/>
              </w:rPr>
            </w:pPr>
            <w:r>
              <w:rPr>
                <w:b/>
              </w:rPr>
              <w:t>Attributes:</w:t>
            </w:r>
          </w:p>
          <w:p w14:paraId="4841C3A1" w14:textId="77777777" w:rsidR="00AD621E" w:rsidRDefault="00AD621E" w:rsidP="00A01226">
            <w:proofErr w:type="spellStart"/>
            <w:r>
              <w:t>Tên</w:t>
            </w:r>
            <w:proofErr w:type="spellEnd"/>
            <w:r>
              <w:t xml:space="preserve"> subject</w:t>
            </w:r>
          </w:p>
          <w:p w14:paraId="693BCF27" w14:textId="77777777" w:rsidR="00AD621E" w:rsidRDefault="00AD621E" w:rsidP="00A01226">
            <w:proofErr w:type="spellStart"/>
            <w:r>
              <w:rPr>
                <w:rFonts w:hint="eastAsia"/>
              </w:rPr>
              <w:t>N</w:t>
            </w:r>
            <w:r>
              <w:t>gày</w:t>
            </w:r>
            <w:proofErr w:type="spellEnd"/>
            <w:r>
              <w:t xml:space="preserve"> </w:t>
            </w:r>
            <w:proofErr w:type="spellStart"/>
            <w:r>
              <w:t>tạo</w:t>
            </w:r>
            <w:proofErr w:type="spellEnd"/>
          </w:p>
          <w:p w14:paraId="6D297BC3" w14:textId="3BFDA7E4" w:rsidR="00AD621E" w:rsidRDefault="00AD621E" w:rsidP="00A01226">
            <w:proofErr w:type="spellStart"/>
            <w:r>
              <w:rPr>
                <w:rFonts w:hint="eastAsia"/>
              </w:rPr>
              <w:t>N</w:t>
            </w:r>
            <w:r>
              <w:t>gày</w:t>
            </w:r>
            <w:proofErr w:type="spellEnd"/>
            <w:r>
              <w:t xml:space="preserve"> </w:t>
            </w:r>
            <w:proofErr w:type="spellStart"/>
            <w:r>
              <w:t>chỉnh</w:t>
            </w:r>
            <w:proofErr w:type="spellEnd"/>
            <w:r>
              <w:t xml:space="preserve"> </w:t>
            </w:r>
            <w:proofErr w:type="spellStart"/>
            <w:r>
              <w:t>sửa</w:t>
            </w:r>
            <w:proofErr w:type="spellEnd"/>
          </w:p>
        </w:tc>
        <w:tc>
          <w:tcPr>
            <w:tcW w:w="4383" w:type="dxa"/>
            <w:gridSpan w:val="2"/>
            <w:tcBorders>
              <w:top w:val="single" w:sz="4" w:space="0" w:color="000000"/>
              <w:left w:val="nil"/>
              <w:bottom w:val="single" w:sz="4" w:space="0" w:color="000000"/>
              <w:right w:val="single" w:sz="4" w:space="0" w:color="000000"/>
            </w:tcBorders>
          </w:tcPr>
          <w:p w14:paraId="6B7DE44B" w14:textId="77777777" w:rsidR="00AD621E" w:rsidRDefault="00AD621E" w:rsidP="00A01226"/>
          <w:p w14:paraId="7D770DEB" w14:textId="165B1D2D" w:rsidR="00AD621E" w:rsidRDefault="00AD621E" w:rsidP="00A01226"/>
        </w:tc>
      </w:tr>
      <w:tr w:rsidR="00AD621E" w14:paraId="48D58687" w14:textId="77777777" w:rsidTr="00A01226">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3F83D653" w14:textId="77777777" w:rsidR="00AD621E" w:rsidRDefault="00AD621E" w:rsidP="00A01226">
            <w:pPr>
              <w:rPr>
                <w:b/>
              </w:rPr>
            </w:pPr>
            <w:r>
              <w:rPr>
                <w:b/>
              </w:rPr>
              <w:t>Relationships:</w:t>
            </w:r>
          </w:p>
          <w:p w14:paraId="3FC1F170" w14:textId="77777777" w:rsidR="00AD621E" w:rsidRDefault="00AD621E" w:rsidP="00A01226">
            <w:r>
              <w:t>Generalization (a-kind-of):</w:t>
            </w:r>
          </w:p>
          <w:p w14:paraId="0E5833E0" w14:textId="77777777" w:rsidR="00AD621E" w:rsidRDefault="00AD621E" w:rsidP="00A01226">
            <w:r>
              <w:t>Aggregation (has-parts):</w:t>
            </w:r>
          </w:p>
          <w:p w14:paraId="68CAD836" w14:textId="33029F42" w:rsidR="00AD621E" w:rsidRDefault="00AD621E" w:rsidP="008277EF">
            <w:pPr>
              <w:keepNext/>
            </w:pPr>
            <w:r>
              <w:t>Other Associations: Domain, Chapter</w:t>
            </w:r>
          </w:p>
        </w:tc>
      </w:tr>
    </w:tbl>
    <w:p w14:paraId="5D12C1AE" w14:textId="78D4FCB6" w:rsidR="00AD621E" w:rsidRDefault="008277EF" w:rsidP="008277EF">
      <w:pPr>
        <w:pStyle w:val="Caption"/>
      </w:pPr>
      <w:del w:id="2430" w:author="Công Nguyễn Văn" w:date="2019-09-03T14:05:00Z">
        <w:r w:rsidDel="005D6D75">
          <w:delText xml:space="preserve">Bảng 20 </w:delText>
        </w:r>
        <w:r w:rsidR="008F3BFF" w:rsidDel="005D6D75">
          <w:fldChar w:fldCharType="begin"/>
        </w:r>
        <w:r w:rsidR="008F3BFF" w:rsidDel="005D6D75">
          <w:delInstrText xml:space="preserve"> SEQ Bảng_20 \* ARABIC </w:delInstrText>
        </w:r>
        <w:r w:rsidR="008F3BFF" w:rsidDel="005D6D75">
          <w:fldChar w:fldCharType="separate"/>
        </w:r>
        <w:r w:rsidDel="005D6D75">
          <w:rPr>
            <w:noProof/>
          </w:rPr>
          <w:delText>1</w:delText>
        </w:r>
        <w:r w:rsidR="008F3BFF" w:rsidDel="005D6D75">
          <w:rPr>
            <w:noProof/>
          </w:rPr>
          <w:fldChar w:fldCharType="end"/>
        </w:r>
        <w:r w:rsidDel="005D6D75">
          <w:delText>Bảng CRC Subject</w:delText>
        </w:r>
      </w:del>
    </w:p>
    <w:p w14:paraId="6DA39682" w14:textId="2FB7D22B" w:rsidR="00D65C75" w:rsidRPr="00AD621E" w:rsidRDefault="00D65C75" w:rsidP="00D65C75">
      <w:pPr>
        <w:jc w:val="center"/>
      </w:pPr>
      <w:proofErr w:type="spellStart"/>
      <w:r>
        <w:rPr>
          <w:rFonts w:hint="eastAsia"/>
        </w:rPr>
        <w:t>B</w:t>
      </w:r>
      <w:r>
        <w:t>ảng</w:t>
      </w:r>
      <w:proofErr w:type="spellEnd"/>
      <w:r>
        <w:t xml:space="preserve"> 20: </w:t>
      </w:r>
      <w:proofErr w:type="spellStart"/>
      <w:r>
        <w:t>Bảng</w:t>
      </w:r>
      <w:proofErr w:type="spellEnd"/>
      <w:r>
        <w:t xml:space="preserve"> CRC Subject</w:t>
      </w:r>
    </w:p>
    <w:p w14:paraId="7E623CAC" w14:textId="6BABFB84" w:rsidR="00DE2EB7" w:rsidRDefault="00212D8E" w:rsidP="00DE2EB7">
      <w:pPr>
        <w:pStyle w:val="Heading3"/>
      </w:pPr>
      <w:bookmarkStart w:id="2431" w:name="_Toc18584494"/>
      <w:r>
        <w:t>3</w:t>
      </w:r>
      <w:r w:rsidR="00DE2EB7">
        <w:t>.2.3: Domain</w:t>
      </w:r>
      <w:bookmarkEnd w:id="2431"/>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521F51FE" w14:textId="77777777" w:rsidTr="00A01226">
        <w:trPr>
          <w:jc w:val="center"/>
        </w:trPr>
        <w:tc>
          <w:tcPr>
            <w:tcW w:w="2942" w:type="dxa"/>
            <w:tcBorders>
              <w:top w:val="single" w:sz="4" w:space="0" w:color="000000"/>
              <w:left w:val="single" w:sz="4" w:space="0" w:color="000000"/>
              <w:bottom w:val="single" w:sz="4" w:space="0" w:color="000000"/>
              <w:right w:val="single" w:sz="4" w:space="0" w:color="000000"/>
            </w:tcBorders>
          </w:tcPr>
          <w:p w14:paraId="2D66F4A8" w14:textId="6793DD56" w:rsidR="00AD621E" w:rsidRDefault="00AD621E" w:rsidP="00A01226">
            <w:r>
              <w:rPr>
                <w:b/>
              </w:rPr>
              <w:t>Class name:</w:t>
            </w:r>
            <w:r>
              <w:t xml:space="preserve"> Domain</w:t>
            </w:r>
          </w:p>
        </w:tc>
        <w:tc>
          <w:tcPr>
            <w:tcW w:w="2893" w:type="dxa"/>
            <w:gridSpan w:val="2"/>
            <w:tcBorders>
              <w:top w:val="single" w:sz="4" w:space="0" w:color="000000"/>
              <w:left w:val="single" w:sz="4" w:space="0" w:color="000000"/>
              <w:bottom w:val="single" w:sz="4" w:space="0" w:color="000000"/>
              <w:right w:val="single" w:sz="4" w:space="0" w:color="000000"/>
            </w:tcBorders>
          </w:tcPr>
          <w:p w14:paraId="61C4A76C" w14:textId="29F4D48C" w:rsidR="00AD621E" w:rsidRDefault="00AD621E" w:rsidP="00A01226">
            <w:r>
              <w:t>ID: 3</w:t>
            </w:r>
          </w:p>
        </w:tc>
        <w:tc>
          <w:tcPr>
            <w:tcW w:w="2943" w:type="dxa"/>
            <w:tcBorders>
              <w:top w:val="single" w:sz="4" w:space="0" w:color="000000"/>
              <w:left w:val="single" w:sz="4" w:space="0" w:color="000000"/>
              <w:bottom w:val="single" w:sz="4" w:space="0" w:color="000000"/>
              <w:right w:val="single" w:sz="4" w:space="0" w:color="000000"/>
            </w:tcBorders>
          </w:tcPr>
          <w:p w14:paraId="5057C4A2" w14:textId="77777777" w:rsidR="00AD621E" w:rsidRDefault="00AD621E" w:rsidP="00A01226">
            <w:r>
              <w:rPr>
                <w:b/>
              </w:rPr>
              <w:t>Type:</w:t>
            </w:r>
            <w:r>
              <w:t xml:space="preserve"> Concrete</w:t>
            </w:r>
          </w:p>
        </w:tc>
      </w:tr>
      <w:tr w:rsidR="00AD621E" w14:paraId="0E1BE3C3" w14:textId="77777777" w:rsidTr="00A01226">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169960A2" w14:textId="7BFE7761" w:rsidR="00AD621E" w:rsidRDefault="00AD621E" w:rsidP="00A01226">
            <w:r>
              <w:rPr>
                <w:b/>
              </w:rPr>
              <w:lastRenderedPageBreak/>
              <w:t>Description:</w:t>
            </w:r>
            <w:r>
              <w:t xml:space="preserve"> Domain dung </w:t>
            </w:r>
            <w:proofErr w:type="spellStart"/>
            <w:r>
              <w:t>để</w:t>
            </w:r>
            <w:proofErr w:type="spellEnd"/>
            <w:r>
              <w:t xml:space="preserve"> </w:t>
            </w:r>
            <w:proofErr w:type="spellStart"/>
            <w:r>
              <w:t>tạo</w:t>
            </w:r>
            <w:proofErr w:type="spellEnd"/>
            <w:r>
              <w:t xml:space="preserve"> </w:t>
            </w:r>
            <w:proofErr w:type="spellStart"/>
            <w:r>
              <w:t>câu</w:t>
            </w:r>
            <w:proofErr w:type="spellEnd"/>
            <w:r>
              <w:t xml:space="preserve"> </w:t>
            </w:r>
            <w:proofErr w:type="spellStart"/>
            <w:r>
              <w:t>hỏi</w:t>
            </w:r>
            <w:proofErr w:type="spellEnd"/>
          </w:p>
        </w:tc>
        <w:tc>
          <w:tcPr>
            <w:tcW w:w="2943" w:type="dxa"/>
            <w:tcBorders>
              <w:top w:val="single" w:sz="4" w:space="0" w:color="000000"/>
              <w:left w:val="single" w:sz="4" w:space="0" w:color="000000"/>
              <w:bottom w:val="single" w:sz="4" w:space="0" w:color="000000"/>
              <w:right w:val="single" w:sz="4" w:space="0" w:color="000000"/>
            </w:tcBorders>
          </w:tcPr>
          <w:p w14:paraId="151CD4C9" w14:textId="339AF3C5" w:rsidR="00AD621E" w:rsidRDefault="00AD621E" w:rsidP="00A01226">
            <w:r>
              <w:rPr>
                <w:b/>
              </w:rPr>
              <w:t>Associated use cases:</w:t>
            </w:r>
            <w:r>
              <w:t xml:space="preserve"> 1</w:t>
            </w:r>
            <w:ins w:id="2432" w:author="Công Nguyễn Văn" w:date="2019-09-03T15:03:00Z">
              <w:r w:rsidR="00897E46">
                <w:t>1</w:t>
              </w:r>
            </w:ins>
            <w:del w:id="2433" w:author="Công Nguyễn Văn" w:date="2019-09-03T15:03:00Z">
              <w:r w:rsidDel="00897E46">
                <w:delText>2</w:delText>
              </w:r>
            </w:del>
          </w:p>
        </w:tc>
      </w:tr>
      <w:tr w:rsidR="00AD621E" w14:paraId="682605FC" w14:textId="77777777" w:rsidTr="00A01226">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5EFD60EB" w14:textId="77777777" w:rsidR="00AD621E" w:rsidRDefault="00AD621E" w:rsidP="00A01226">
            <w:pPr>
              <w:rPr>
                <w:b/>
              </w:rPr>
            </w:pPr>
            <w:r>
              <w:rPr>
                <w:b/>
              </w:rPr>
              <w:t>Responsibilities:</w:t>
            </w:r>
          </w:p>
          <w:p w14:paraId="62BC17F8" w14:textId="45B36331" w:rsidR="00AD621E" w:rsidRDefault="00AD621E" w:rsidP="00A01226"/>
        </w:tc>
        <w:tc>
          <w:tcPr>
            <w:tcW w:w="4383" w:type="dxa"/>
            <w:gridSpan w:val="2"/>
            <w:tcBorders>
              <w:top w:val="single" w:sz="4" w:space="0" w:color="000000"/>
              <w:left w:val="single" w:sz="4" w:space="0" w:color="000000"/>
              <w:bottom w:val="single" w:sz="4" w:space="0" w:color="000000"/>
              <w:right w:val="single" w:sz="4" w:space="0" w:color="000000"/>
            </w:tcBorders>
          </w:tcPr>
          <w:p w14:paraId="64F06DB1" w14:textId="77777777" w:rsidR="00AD621E" w:rsidRDefault="00AD621E" w:rsidP="00A01226">
            <w:pPr>
              <w:rPr>
                <w:b/>
              </w:rPr>
            </w:pPr>
            <w:r>
              <w:rPr>
                <w:b/>
              </w:rPr>
              <w:t>Collaborators:</w:t>
            </w:r>
          </w:p>
          <w:p w14:paraId="76AD0F04" w14:textId="0DF121C0" w:rsidR="00AD621E" w:rsidRDefault="00AD621E" w:rsidP="00A01226"/>
        </w:tc>
      </w:tr>
      <w:tr w:rsidR="00AD621E" w14:paraId="7BB07CB7" w14:textId="77777777" w:rsidTr="00A01226">
        <w:trPr>
          <w:trHeight w:val="1220"/>
          <w:jc w:val="center"/>
        </w:trPr>
        <w:tc>
          <w:tcPr>
            <w:tcW w:w="4395" w:type="dxa"/>
            <w:gridSpan w:val="2"/>
            <w:tcBorders>
              <w:top w:val="single" w:sz="4" w:space="0" w:color="000000"/>
              <w:left w:val="single" w:sz="4" w:space="0" w:color="000000"/>
              <w:bottom w:val="single" w:sz="4" w:space="0" w:color="000000"/>
              <w:right w:val="nil"/>
            </w:tcBorders>
          </w:tcPr>
          <w:p w14:paraId="15C0865E" w14:textId="77777777" w:rsidR="00AD621E" w:rsidRDefault="00AD621E" w:rsidP="00A01226">
            <w:pPr>
              <w:rPr>
                <w:b/>
              </w:rPr>
            </w:pPr>
            <w:r>
              <w:rPr>
                <w:b/>
              </w:rPr>
              <w:t>Attributes:</w:t>
            </w:r>
          </w:p>
          <w:p w14:paraId="0BE5C927" w14:textId="77777777" w:rsidR="00AD621E" w:rsidRDefault="00AD621E" w:rsidP="00A01226">
            <w:proofErr w:type="spellStart"/>
            <w:r>
              <w:t>Tên</w:t>
            </w:r>
            <w:proofErr w:type="spellEnd"/>
            <w:r>
              <w:t xml:space="preserve"> domain</w:t>
            </w:r>
          </w:p>
          <w:p w14:paraId="6C7735C2" w14:textId="77777777" w:rsidR="00AD621E" w:rsidRDefault="00AD621E" w:rsidP="00A01226">
            <w:proofErr w:type="spellStart"/>
            <w:r>
              <w:t>Ngày</w:t>
            </w:r>
            <w:proofErr w:type="spellEnd"/>
            <w:r>
              <w:t xml:space="preserve"> </w:t>
            </w:r>
            <w:proofErr w:type="spellStart"/>
            <w:r>
              <w:t>tạo</w:t>
            </w:r>
            <w:proofErr w:type="spellEnd"/>
          </w:p>
          <w:p w14:paraId="2185C6C6" w14:textId="77777777" w:rsidR="00AD621E" w:rsidRDefault="00AD621E" w:rsidP="00A01226">
            <w:proofErr w:type="spellStart"/>
            <w:r>
              <w:t>Ngày</w:t>
            </w:r>
            <w:proofErr w:type="spellEnd"/>
            <w:r>
              <w:t xml:space="preserve"> </w:t>
            </w:r>
            <w:proofErr w:type="spellStart"/>
            <w:r>
              <w:t>chỉnh</w:t>
            </w:r>
            <w:proofErr w:type="spellEnd"/>
            <w:r>
              <w:t xml:space="preserve"> </w:t>
            </w:r>
            <w:proofErr w:type="spellStart"/>
            <w:r>
              <w:t>sửa</w:t>
            </w:r>
            <w:proofErr w:type="spellEnd"/>
          </w:p>
          <w:p w14:paraId="15EF7441" w14:textId="438CEEA1" w:rsidR="00AD621E" w:rsidRDefault="00AD621E" w:rsidP="00A01226">
            <w:proofErr w:type="spellStart"/>
            <w:r>
              <w:rPr>
                <w:rFonts w:hint="eastAsia"/>
              </w:rPr>
              <w:t>T</w:t>
            </w:r>
            <w:r>
              <w:t>ên</w:t>
            </w:r>
            <w:proofErr w:type="spellEnd"/>
            <w:r>
              <w:t xml:space="preserve"> Subject</w:t>
            </w:r>
          </w:p>
        </w:tc>
        <w:tc>
          <w:tcPr>
            <w:tcW w:w="4383" w:type="dxa"/>
            <w:gridSpan w:val="2"/>
            <w:tcBorders>
              <w:top w:val="single" w:sz="4" w:space="0" w:color="000000"/>
              <w:left w:val="nil"/>
              <w:bottom w:val="single" w:sz="4" w:space="0" w:color="000000"/>
              <w:right w:val="single" w:sz="4" w:space="0" w:color="000000"/>
            </w:tcBorders>
          </w:tcPr>
          <w:p w14:paraId="5DC57899" w14:textId="3B2D0CA7" w:rsidR="00AD621E" w:rsidRDefault="00AD621E" w:rsidP="00A01226"/>
        </w:tc>
      </w:tr>
      <w:tr w:rsidR="00AD621E" w14:paraId="449C1C9C" w14:textId="77777777" w:rsidTr="00A01226">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3CAD7157" w14:textId="77777777" w:rsidR="00AD621E" w:rsidRDefault="00AD621E" w:rsidP="00A01226">
            <w:pPr>
              <w:rPr>
                <w:b/>
              </w:rPr>
            </w:pPr>
            <w:r>
              <w:rPr>
                <w:b/>
              </w:rPr>
              <w:t>Relationships:</w:t>
            </w:r>
          </w:p>
          <w:p w14:paraId="64E1EFFE" w14:textId="77777777" w:rsidR="00AD621E" w:rsidRDefault="00AD621E" w:rsidP="00A01226">
            <w:r>
              <w:t>Generalization (a-kind-of):</w:t>
            </w:r>
          </w:p>
          <w:p w14:paraId="4AC0D7DD" w14:textId="77777777" w:rsidR="00AD621E" w:rsidRDefault="00AD621E" w:rsidP="00A01226">
            <w:r>
              <w:t>Aggregation (has-parts):</w:t>
            </w:r>
          </w:p>
          <w:p w14:paraId="63260509" w14:textId="27561B54" w:rsidR="00AD621E" w:rsidRDefault="00AD621E" w:rsidP="008277EF">
            <w:pPr>
              <w:keepNext/>
            </w:pPr>
            <w:r>
              <w:t>Other Associations: Subject</w:t>
            </w:r>
          </w:p>
        </w:tc>
      </w:tr>
    </w:tbl>
    <w:p w14:paraId="556561D4" w14:textId="7171F76B" w:rsidR="00AD621E" w:rsidRDefault="008277EF" w:rsidP="008277EF">
      <w:pPr>
        <w:pStyle w:val="Caption"/>
      </w:pPr>
      <w:del w:id="2434" w:author="Công Nguyễn Văn" w:date="2019-09-03T14:05:00Z">
        <w:r w:rsidDel="005D6D75">
          <w:delText xml:space="preserve">Bảng 21 </w:delText>
        </w:r>
        <w:r w:rsidR="008F3BFF" w:rsidDel="005D6D75">
          <w:fldChar w:fldCharType="begin"/>
        </w:r>
        <w:r w:rsidR="008F3BFF" w:rsidDel="005D6D75">
          <w:delInstrText xml:space="preserve"> SEQ Bảng_21 \* ARABIC </w:delInstrText>
        </w:r>
        <w:r w:rsidR="008F3BFF" w:rsidDel="005D6D75">
          <w:fldChar w:fldCharType="separate"/>
        </w:r>
        <w:r w:rsidDel="005D6D75">
          <w:rPr>
            <w:noProof/>
          </w:rPr>
          <w:delText>1</w:delText>
        </w:r>
        <w:r w:rsidR="008F3BFF" w:rsidDel="005D6D75">
          <w:rPr>
            <w:noProof/>
          </w:rPr>
          <w:fldChar w:fldCharType="end"/>
        </w:r>
        <w:r w:rsidDel="005D6D75">
          <w:delText>Bảng CRC Domain</w:delText>
        </w:r>
      </w:del>
    </w:p>
    <w:p w14:paraId="2A305B13" w14:textId="6DF01B42" w:rsidR="00D65C75" w:rsidRPr="00AD621E" w:rsidRDefault="00D65C75" w:rsidP="00D65C75">
      <w:pPr>
        <w:jc w:val="center"/>
      </w:pPr>
      <w:proofErr w:type="spellStart"/>
      <w:r>
        <w:rPr>
          <w:rFonts w:hint="eastAsia"/>
        </w:rPr>
        <w:t>B</w:t>
      </w:r>
      <w:r>
        <w:t>ảng</w:t>
      </w:r>
      <w:proofErr w:type="spellEnd"/>
      <w:r>
        <w:t xml:space="preserve"> 21: </w:t>
      </w:r>
      <w:proofErr w:type="spellStart"/>
      <w:r>
        <w:t>Bảng</w:t>
      </w:r>
      <w:proofErr w:type="spellEnd"/>
      <w:r>
        <w:t xml:space="preserve"> CRC Domain</w:t>
      </w:r>
    </w:p>
    <w:p w14:paraId="51DBAC6C" w14:textId="2EBDCCD8" w:rsidR="00DE2EB7" w:rsidRDefault="00212D8E" w:rsidP="00DE2EB7">
      <w:pPr>
        <w:pStyle w:val="Heading3"/>
      </w:pPr>
      <w:bookmarkStart w:id="2435" w:name="_Toc18584495"/>
      <w:r>
        <w:t>3</w:t>
      </w:r>
      <w:r w:rsidR="00DE2EB7">
        <w:t>.2.4: Chapter</w:t>
      </w:r>
      <w:bookmarkEnd w:id="2435"/>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3171D024" w14:textId="77777777" w:rsidTr="00A01226">
        <w:trPr>
          <w:jc w:val="center"/>
        </w:trPr>
        <w:tc>
          <w:tcPr>
            <w:tcW w:w="2942" w:type="dxa"/>
            <w:tcBorders>
              <w:top w:val="single" w:sz="4" w:space="0" w:color="000000"/>
              <w:left w:val="single" w:sz="4" w:space="0" w:color="000000"/>
              <w:bottom w:val="single" w:sz="4" w:space="0" w:color="000000"/>
              <w:right w:val="single" w:sz="4" w:space="0" w:color="000000"/>
            </w:tcBorders>
          </w:tcPr>
          <w:p w14:paraId="3397E2F4" w14:textId="5691DA32" w:rsidR="00AD621E" w:rsidRDefault="00AD621E" w:rsidP="00A01226">
            <w:r>
              <w:rPr>
                <w:b/>
              </w:rPr>
              <w:t>Class name:</w:t>
            </w:r>
            <w:r>
              <w:t xml:space="preserve"> Chapter</w:t>
            </w:r>
          </w:p>
        </w:tc>
        <w:tc>
          <w:tcPr>
            <w:tcW w:w="2893" w:type="dxa"/>
            <w:gridSpan w:val="2"/>
            <w:tcBorders>
              <w:top w:val="single" w:sz="4" w:space="0" w:color="000000"/>
              <w:left w:val="single" w:sz="4" w:space="0" w:color="000000"/>
              <w:bottom w:val="single" w:sz="4" w:space="0" w:color="000000"/>
              <w:right w:val="single" w:sz="4" w:space="0" w:color="000000"/>
            </w:tcBorders>
          </w:tcPr>
          <w:p w14:paraId="64EA8A2C" w14:textId="43309773" w:rsidR="00AD621E" w:rsidRDefault="00AD621E" w:rsidP="00A01226">
            <w:r>
              <w:t>ID: 4</w:t>
            </w:r>
          </w:p>
        </w:tc>
        <w:tc>
          <w:tcPr>
            <w:tcW w:w="2943" w:type="dxa"/>
            <w:tcBorders>
              <w:top w:val="single" w:sz="4" w:space="0" w:color="000000"/>
              <w:left w:val="single" w:sz="4" w:space="0" w:color="000000"/>
              <w:bottom w:val="single" w:sz="4" w:space="0" w:color="000000"/>
              <w:right w:val="single" w:sz="4" w:space="0" w:color="000000"/>
            </w:tcBorders>
          </w:tcPr>
          <w:p w14:paraId="14C3AA88" w14:textId="77777777" w:rsidR="00AD621E" w:rsidRDefault="00AD621E" w:rsidP="00A01226">
            <w:r>
              <w:rPr>
                <w:b/>
              </w:rPr>
              <w:t>Type:</w:t>
            </w:r>
            <w:r>
              <w:t xml:space="preserve"> Concrete</w:t>
            </w:r>
          </w:p>
        </w:tc>
      </w:tr>
      <w:tr w:rsidR="00AD621E" w14:paraId="48B8CBD7" w14:textId="77777777" w:rsidTr="00A01226">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764AB969" w14:textId="2B8913E5" w:rsidR="00AD621E" w:rsidRDefault="00AD621E" w:rsidP="00A01226">
            <w:r>
              <w:rPr>
                <w:b/>
              </w:rPr>
              <w:t>Description:</w:t>
            </w:r>
            <w:r>
              <w:t xml:space="preserve"> Chapter </w:t>
            </w: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câu</w:t>
            </w:r>
            <w:proofErr w:type="spellEnd"/>
            <w:r>
              <w:t xml:space="preserve"> </w:t>
            </w:r>
            <w:proofErr w:type="spellStart"/>
            <w:r>
              <w:t>hỏi</w:t>
            </w:r>
            <w:proofErr w:type="spellEnd"/>
          </w:p>
        </w:tc>
        <w:tc>
          <w:tcPr>
            <w:tcW w:w="2943" w:type="dxa"/>
            <w:tcBorders>
              <w:top w:val="single" w:sz="4" w:space="0" w:color="000000"/>
              <w:left w:val="single" w:sz="4" w:space="0" w:color="000000"/>
              <w:bottom w:val="single" w:sz="4" w:space="0" w:color="000000"/>
              <w:right w:val="single" w:sz="4" w:space="0" w:color="000000"/>
            </w:tcBorders>
          </w:tcPr>
          <w:p w14:paraId="2BB7E429" w14:textId="5A869805" w:rsidR="00AD621E" w:rsidRDefault="00AD621E" w:rsidP="00A01226">
            <w:r>
              <w:rPr>
                <w:b/>
              </w:rPr>
              <w:t>Associated use cases:</w:t>
            </w:r>
            <w:r>
              <w:t xml:space="preserve"> 1</w:t>
            </w:r>
            <w:ins w:id="2436" w:author="Công Nguyễn Văn" w:date="2019-09-03T15:03:00Z">
              <w:r w:rsidR="00897E46">
                <w:t>1</w:t>
              </w:r>
            </w:ins>
            <w:del w:id="2437" w:author="Công Nguyễn Văn" w:date="2019-09-03T15:03:00Z">
              <w:r w:rsidDel="00897E46">
                <w:delText>2</w:delText>
              </w:r>
            </w:del>
          </w:p>
        </w:tc>
      </w:tr>
      <w:tr w:rsidR="00AD621E" w14:paraId="049B9E9A" w14:textId="77777777" w:rsidTr="00A01226">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77F366B0" w14:textId="28903D64" w:rsidR="00AD621E" w:rsidRDefault="00AD621E" w:rsidP="00AD621E">
            <w:r>
              <w:rPr>
                <w:b/>
              </w:rPr>
              <w:t>Responsibilities:</w:t>
            </w:r>
            <w: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4C877B8D" w14:textId="719BC416" w:rsidR="00AD621E" w:rsidRDefault="00AD621E" w:rsidP="00AD621E">
            <w:r>
              <w:rPr>
                <w:b/>
              </w:rPr>
              <w:t>Collaborators:</w:t>
            </w:r>
          </w:p>
        </w:tc>
      </w:tr>
      <w:tr w:rsidR="00AD621E" w14:paraId="24228BEB" w14:textId="77777777" w:rsidTr="00A01226">
        <w:trPr>
          <w:trHeight w:val="1220"/>
          <w:jc w:val="center"/>
        </w:trPr>
        <w:tc>
          <w:tcPr>
            <w:tcW w:w="4395" w:type="dxa"/>
            <w:gridSpan w:val="2"/>
            <w:tcBorders>
              <w:top w:val="single" w:sz="4" w:space="0" w:color="000000"/>
              <w:left w:val="single" w:sz="4" w:space="0" w:color="000000"/>
              <w:bottom w:val="single" w:sz="4" w:space="0" w:color="000000"/>
              <w:right w:val="nil"/>
            </w:tcBorders>
          </w:tcPr>
          <w:p w14:paraId="61202D45" w14:textId="77777777" w:rsidR="00AD621E" w:rsidRDefault="00AD621E" w:rsidP="00A01226">
            <w:pPr>
              <w:rPr>
                <w:b/>
              </w:rPr>
            </w:pPr>
            <w:r>
              <w:rPr>
                <w:b/>
              </w:rPr>
              <w:t>Attributes:</w:t>
            </w:r>
          </w:p>
          <w:p w14:paraId="1474834B" w14:textId="77777777" w:rsidR="00AD621E" w:rsidRDefault="00AD621E" w:rsidP="00A01226">
            <w:proofErr w:type="spellStart"/>
            <w:r>
              <w:t>Tên</w:t>
            </w:r>
            <w:proofErr w:type="spellEnd"/>
            <w:r>
              <w:t xml:space="preserve"> chapter</w:t>
            </w:r>
          </w:p>
          <w:p w14:paraId="775E10F8" w14:textId="77777777" w:rsidR="00AD621E" w:rsidRDefault="00AD621E" w:rsidP="00A01226">
            <w:proofErr w:type="spellStart"/>
            <w:r>
              <w:rPr>
                <w:rFonts w:hint="eastAsia"/>
              </w:rPr>
              <w:t>N</w:t>
            </w:r>
            <w:r>
              <w:t>gày</w:t>
            </w:r>
            <w:proofErr w:type="spellEnd"/>
            <w:r>
              <w:t xml:space="preserve"> </w:t>
            </w:r>
            <w:proofErr w:type="spellStart"/>
            <w:r>
              <w:t>tạo</w:t>
            </w:r>
            <w:proofErr w:type="spellEnd"/>
          </w:p>
          <w:p w14:paraId="504AA0B8" w14:textId="76CC8F71" w:rsidR="00AD621E" w:rsidRDefault="00AD621E" w:rsidP="00A01226">
            <w:proofErr w:type="spellStart"/>
            <w:r>
              <w:rPr>
                <w:rFonts w:hint="eastAsia"/>
              </w:rPr>
              <w:t>N</w:t>
            </w:r>
            <w:r>
              <w:t>gày</w:t>
            </w:r>
            <w:proofErr w:type="spellEnd"/>
            <w:r>
              <w:t xml:space="preserve"> </w:t>
            </w:r>
            <w:proofErr w:type="spellStart"/>
            <w:r>
              <w:t>chỉnh</w:t>
            </w:r>
            <w:proofErr w:type="spellEnd"/>
            <w:r>
              <w:t xml:space="preserve"> </w:t>
            </w:r>
            <w:proofErr w:type="spellStart"/>
            <w:r>
              <w:t>sửa</w:t>
            </w:r>
            <w:proofErr w:type="spellEnd"/>
          </w:p>
          <w:p w14:paraId="20A7D54B" w14:textId="7FE48F3F" w:rsidR="00AD621E" w:rsidRDefault="00AD621E" w:rsidP="00A01226">
            <w:proofErr w:type="spellStart"/>
            <w:r>
              <w:t>Tên</w:t>
            </w:r>
            <w:proofErr w:type="spellEnd"/>
            <w:r>
              <w:t xml:space="preserve"> Subject</w:t>
            </w:r>
          </w:p>
          <w:p w14:paraId="2A759A2B" w14:textId="5220838E" w:rsidR="00AD621E" w:rsidRDefault="00AD621E" w:rsidP="00A01226">
            <w:r>
              <w:rPr>
                <w:rFonts w:hint="eastAsia"/>
              </w:rPr>
              <w:t>C</w:t>
            </w:r>
            <w:r>
              <w:t>hapter parent</w:t>
            </w:r>
          </w:p>
        </w:tc>
        <w:tc>
          <w:tcPr>
            <w:tcW w:w="4383" w:type="dxa"/>
            <w:gridSpan w:val="2"/>
            <w:tcBorders>
              <w:top w:val="single" w:sz="4" w:space="0" w:color="000000"/>
              <w:left w:val="nil"/>
              <w:bottom w:val="single" w:sz="4" w:space="0" w:color="000000"/>
              <w:right w:val="single" w:sz="4" w:space="0" w:color="000000"/>
            </w:tcBorders>
          </w:tcPr>
          <w:p w14:paraId="541E2948" w14:textId="31078259" w:rsidR="00AD621E" w:rsidRDefault="00AD621E" w:rsidP="00A01226"/>
        </w:tc>
      </w:tr>
      <w:tr w:rsidR="00AD621E" w14:paraId="11D63E6F" w14:textId="77777777" w:rsidTr="00A01226">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5C5E8B43" w14:textId="77777777" w:rsidR="00AD621E" w:rsidRDefault="00AD621E" w:rsidP="00A01226">
            <w:pPr>
              <w:rPr>
                <w:b/>
              </w:rPr>
            </w:pPr>
            <w:r>
              <w:rPr>
                <w:b/>
              </w:rPr>
              <w:t>Relationships:</w:t>
            </w:r>
          </w:p>
          <w:p w14:paraId="321181D3" w14:textId="77777777" w:rsidR="00AD621E" w:rsidRDefault="00AD621E" w:rsidP="00A01226">
            <w:r>
              <w:t>Generalization (a-kind-of):</w:t>
            </w:r>
          </w:p>
          <w:p w14:paraId="64AE587D" w14:textId="77777777" w:rsidR="00AD621E" w:rsidRDefault="00AD621E" w:rsidP="00A01226">
            <w:r>
              <w:t>Aggregation (has-parts):</w:t>
            </w:r>
          </w:p>
          <w:p w14:paraId="0F858F47" w14:textId="61FE6098" w:rsidR="00AD621E" w:rsidRDefault="00AD621E" w:rsidP="008277EF">
            <w:pPr>
              <w:keepNext/>
            </w:pPr>
            <w:r>
              <w:t>Other Associations: Subject</w:t>
            </w:r>
          </w:p>
        </w:tc>
      </w:tr>
    </w:tbl>
    <w:p w14:paraId="56B9DE74" w14:textId="6BD8C55C" w:rsidR="00AD621E" w:rsidRDefault="008277EF" w:rsidP="008277EF">
      <w:pPr>
        <w:pStyle w:val="Caption"/>
      </w:pPr>
      <w:del w:id="2438" w:author="Công Nguyễn Văn" w:date="2019-09-03T14:05:00Z">
        <w:r w:rsidDel="005D6D75">
          <w:delText xml:space="preserve">Bảng 22 </w:delText>
        </w:r>
        <w:r w:rsidR="008F3BFF" w:rsidDel="005D6D75">
          <w:fldChar w:fldCharType="begin"/>
        </w:r>
        <w:r w:rsidR="008F3BFF" w:rsidDel="005D6D75">
          <w:delInstrText xml:space="preserve"> SEQ Bảng_22 \* ARABIC </w:delInstrText>
        </w:r>
        <w:r w:rsidR="008F3BFF" w:rsidDel="005D6D75">
          <w:fldChar w:fldCharType="separate"/>
        </w:r>
        <w:r w:rsidDel="005D6D75">
          <w:rPr>
            <w:noProof/>
          </w:rPr>
          <w:delText>1</w:delText>
        </w:r>
        <w:r w:rsidR="008F3BFF" w:rsidDel="005D6D75">
          <w:rPr>
            <w:noProof/>
          </w:rPr>
          <w:fldChar w:fldCharType="end"/>
        </w:r>
        <w:r w:rsidDel="005D6D75">
          <w:delText>Bảng CRC Chapter</w:delText>
        </w:r>
      </w:del>
    </w:p>
    <w:p w14:paraId="10E7B1F3" w14:textId="5A26A00A" w:rsidR="00D65C75" w:rsidRPr="00AD621E" w:rsidRDefault="00D65C75" w:rsidP="00D65C75">
      <w:pPr>
        <w:jc w:val="center"/>
      </w:pPr>
      <w:proofErr w:type="spellStart"/>
      <w:r>
        <w:rPr>
          <w:rFonts w:hint="eastAsia"/>
        </w:rPr>
        <w:t>B</w:t>
      </w:r>
      <w:r>
        <w:t>ảng</w:t>
      </w:r>
      <w:proofErr w:type="spellEnd"/>
      <w:r>
        <w:t xml:space="preserve"> 22: </w:t>
      </w:r>
      <w:proofErr w:type="spellStart"/>
      <w:r>
        <w:t>Bảng</w:t>
      </w:r>
      <w:proofErr w:type="spellEnd"/>
      <w:r>
        <w:t xml:space="preserve"> CRC Chapter</w:t>
      </w:r>
    </w:p>
    <w:p w14:paraId="280A8EA8" w14:textId="573A2F52" w:rsidR="003C592B" w:rsidRDefault="00212D8E">
      <w:pPr>
        <w:pStyle w:val="Heading3"/>
      </w:pPr>
      <w:bookmarkStart w:id="2439" w:name="_Toc18584496"/>
      <w:r>
        <w:t>3</w:t>
      </w:r>
      <w:r w:rsidR="003449FE">
        <w:t>.2.</w:t>
      </w:r>
      <w:r w:rsidR="00DE2EB7">
        <w:t>5</w:t>
      </w:r>
      <w:r w:rsidR="003449FE">
        <w:t>: Question</w:t>
      </w:r>
      <w:bookmarkEnd w:id="2439"/>
    </w:p>
    <w:tbl>
      <w:tblPr>
        <w:tblStyle w:val="af4"/>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6"/>
        <w:gridCol w:w="1449"/>
        <w:gridCol w:w="1439"/>
        <w:gridCol w:w="2944"/>
      </w:tblGrid>
      <w:tr w:rsidR="003C592B" w14:paraId="280A8EAC" w14:textId="77777777">
        <w:trPr>
          <w:jc w:val="center"/>
        </w:trPr>
        <w:tc>
          <w:tcPr>
            <w:tcW w:w="2946" w:type="dxa"/>
            <w:tcBorders>
              <w:top w:val="single" w:sz="4" w:space="0" w:color="000000"/>
              <w:left w:val="single" w:sz="4" w:space="0" w:color="000000"/>
              <w:bottom w:val="single" w:sz="4" w:space="0" w:color="000000"/>
              <w:right w:val="single" w:sz="4" w:space="0" w:color="000000"/>
            </w:tcBorders>
          </w:tcPr>
          <w:p w14:paraId="280A8EA9" w14:textId="77777777" w:rsidR="003C592B" w:rsidRDefault="003449FE">
            <w:r>
              <w:rPr>
                <w:b/>
              </w:rPr>
              <w:t>Class name:</w:t>
            </w:r>
            <w:r>
              <w:t xml:space="preserve"> Question</w:t>
            </w:r>
          </w:p>
        </w:tc>
        <w:tc>
          <w:tcPr>
            <w:tcW w:w="2888" w:type="dxa"/>
            <w:gridSpan w:val="2"/>
            <w:tcBorders>
              <w:top w:val="single" w:sz="4" w:space="0" w:color="000000"/>
              <w:left w:val="single" w:sz="4" w:space="0" w:color="000000"/>
              <w:bottom w:val="single" w:sz="4" w:space="0" w:color="000000"/>
              <w:right w:val="single" w:sz="4" w:space="0" w:color="000000"/>
            </w:tcBorders>
          </w:tcPr>
          <w:p w14:paraId="280A8EAA" w14:textId="34E5F9AD" w:rsidR="003C592B" w:rsidRDefault="003449FE">
            <w:r>
              <w:t xml:space="preserve">ID: </w:t>
            </w:r>
            <w:r w:rsidR="00AD621E">
              <w:t>5</w:t>
            </w:r>
          </w:p>
        </w:tc>
        <w:tc>
          <w:tcPr>
            <w:tcW w:w="2944" w:type="dxa"/>
            <w:tcBorders>
              <w:top w:val="single" w:sz="4" w:space="0" w:color="000000"/>
              <w:left w:val="single" w:sz="4" w:space="0" w:color="000000"/>
              <w:bottom w:val="single" w:sz="4" w:space="0" w:color="000000"/>
              <w:right w:val="single" w:sz="4" w:space="0" w:color="000000"/>
            </w:tcBorders>
          </w:tcPr>
          <w:p w14:paraId="280A8EAB" w14:textId="77777777" w:rsidR="003C592B" w:rsidRDefault="003449FE">
            <w:r>
              <w:rPr>
                <w:b/>
              </w:rPr>
              <w:t>Type:</w:t>
            </w:r>
            <w:r>
              <w:t xml:space="preserve"> Concrete</w:t>
            </w:r>
          </w:p>
        </w:tc>
      </w:tr>
      <w:tr w:rsidR="003C592B" w14:paraId="280A8EAF" w14:textId="77777777">
        <w:trPr>
          <w:jc w:val="center"/>
        </w:trPr>
        <w:tc>
          <w:tcPr>
            <w:tcW w:w="5834" w:type="dxa"/>
            <w:gridSpan w:val="3"/>
            <w:tcBorders>
              <w:top w:val="single" w:sz="4" w:space="0" w:color="000000"/>
              <w:left w:val="single" w:sz="4" w:space="0" w:color="000000"/>
              <w:bottom w:val="single" w:sz="4" w:space="0" w:color="000000"/>
              <w:right w:val="single" w:sz="4" w:space="0" w:color="000000"/>
            </w:tcBorders>
          </w:tcPr>
          <w:p w14:paraId="280A8EAD" w14:textId="757AA6F0" w:rsidR="003C592B" w:rsidRDefault="003449FE">
            <w:r>
              <w:rPr>
                <w:b/>
              </w:rPr>
              <w:t>Description:</w:t>
            </w:r>
            <w:r>
              <w:t xml:space="preserve"> </w:t>
            </w:r>
            <w:del w:id="2440" w:author="Nguyen Thanh Binh" w:date="2019-09-03T10:12:00Z">
              <w:r w:rsidDel="00C77207">
                <w:delText>Các tương tác của user với hệ thống</w:delText>
              </w:r>
            </w:del>
          </w:p>
        </w:tc>
        <w:tc>
          <w:tcPr>
            <w:tcW w:w="2944" w:type="dxa"/>
            <w:tcBorders>
              <w:top w:val="single" w:sz="4" w:space="0" w:color="000000"/>
              <w:left w:val="single" w:sz="4" w:space="0" w:color="000000"/>
              <w:bottom w:val="single" w:sz="4" w:space="0" w:color="000000"/>
              <w:right w:val="single" w:sz="4" w:space="0" w:color="000000"/>
            </w:tcBorders>
          </w:tcPr>
          <w:p w14:paraId="280A8EAE" w14:textId="57A2F1B7" w:rsidR="003C592B" w:rsidRDefault="003449FE">
            <w:r>
              <w:rPr>
                <w:b/>
              </w:rPr>
              <w:t>Associated use cases:</w:t>
            </w:r>
            <w:r>
              <w:t xml:space="preserve"> 1</w:t>
            </w:r>
            <w:ins w:id="2441" w:author="Công Nguyễn Văn" w:date="2019-09-03T15:04:00Z">
              <w:r w:rsidR="00FF6274">
                <w:t>1</w:t>
              </w:r>
            </w:ins>
            <w:del w:id="2442" w:author="Công Nguyễn Văn" w:date="2019-09-03T15:04:00Z">
              <w:r w:rsidDel="00897E46">
                <w:delText>1</w:delText>
              </w:r>
            </w:del>
          </w:p>
        </w:tc>
      </w:tr>
      <w:tr w:rsidR="003C592B" w14:paraId="280A8EB4" w14:textId="7777777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280A8EB0" w14:textId="77777777" w:rsidR="003C592B" w:rsidRDefault="003449FE">
            <w:pPr>
              <w:rPr>
                <w:b/>
              </w:rPr>
            </w:pPr>
            <w:r>
              <w:rPr>
                <w:b/>
              </w:rPr>
              <w:t>Responsibilities:</w:t>
            </w:r>
          </w:p>
          <w:p w14:paraId="280A8EB1" w14:textId="77777777" w:rsidR="003C592B" w:rsidRDefault="003449FE">
            <w:proofErr w:type="spellStart"/>
            <w:r>
              <w:lastRenderedPageBreak/>
              <w:t>Ngân</w:t>
            </w:r>
            <w:proofErr w:type="spellEnd"/>
            <w:r>
              <w:t xml:space="preserve"> </w:t>
            </w:r>
            <w:proofErr w:type="spellStart"/>
            <w:r>
              <w:t>hàng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bài</w:t>
            </w:r>
            <w:proofErr w:type="spellEnd"/>
            <w:r>
              <w:t xml:space="preserve"> </w:t>
            </w:r>
            <w:proofErr w:type="spellStart"/>
            <w:r>
              <w:t>thi</w:t>
            </w:r>
            <w:proofErr w:type="spellEnd"/>
          </w:p>
        </w:tc>
        <w:tc>
          <w:tcPr>
            <w:tcW w:w="4383" w:type="dxa"/>
            <w:gridSpan w:val="2"/>
            <w:tcBorders>
              <w:top w:val="single" w:sz="4" w:space="0" w:color="000000"/>
              <w:left w:val="single" w:sz="4" w:space="0" w:color="000000"/>
              <w:bottom w:val="single" w:sz="4" w:space="0" w:color="000000"/>
              <w:right w:val="single" w:sz="4" w:space="0" w:color="000000"/>
            </w:tcBorders>
          </w:tcPr>
          <w:p w14:paraId="280A8EB2" w14:textId="77777777" w:rsidR="003C592B" w:rsidRDefault="003449FE">
            <w:pPr>
              <w:rPr>
                <w:b/>
              </w:rPr>
            </w:pPr>
            <w:r>
              <w:rPr>
                <w:b/>
              </w:rPr>
              <w:lastRenderedPageBreak/>
              <w:t>Collaborators:</w:t>
            </w:r>
          </w:p>
          <w:p w14:paraId="280A8EB3" w14:textId="77777777" w:rsidR="003C592B" w:rsidRDefault="003C592B"/>
        </w:tc>
      </w:tr>
      <w:tr w:rsidR="003C592B" w14:paraId="280A8EBC" w14:textId="7777777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280A8EB5" w14:textId="77777777" w:rsidR="003C592B" w:rsidRDefault="003449FE">
            <w:pPr>
              <w:rPr>
                <w:b/>
              </w:rPr>
            </w:pPr>
            <w:r>
              <w:rPr>
                <w:b/>
              </w:rPr>
              <w:t>Attributes:</w:t>
            </w:r>
          </w:p>
          <w:p w14:paraId="280A8EB6" w14:textId="77777777" w:rsidR="003C592B" w:rsidRDefault="003449FE">
            <w:proofErr w:type="spellStart"/>
            <w:r>
              <w:t>Tiêu</w:t>
            </w:r>
            <w:proofErr w:type="spellEnd"/>
            <w:r>
              <w:t xml:space="preserve"> </w:t>
            </w:r>
            <w:proofErr w:type="spellStart"/>
            <w:r>
              <w:t>đề</w:t>
            </w:r>
            <w:proofErr w:type="spellEnd"/>
          </w:p>
          <w:p w14:paraId="280A8EB7" w14:textId="77777777" w:rsidR="003C592B" w:rsidRDefault="003449FE">
            <w:proofErr w:type="spellStart"/>
            <w:r>
              <w:t>Kĩ</w:t>
            </w:r>
            <w:proofErr w:type="spellEnd"/>
            <w:r>
              <w:t xml:space="preserve"> </w:t>
            </w:r>
            <w:proofErr w:type="spellStart"/>
            <w:r>
              <w:t>năng</w:t>
            </w:r>
            <w:proofErr w:type="spellEnd"/>
          </w:p>
          <w:p w14:paraId="280A8EB8" w14:textId="77777777" w:rsidR="003C592B" w:rsidRDefault="003449FE">
            <w:proofErr w:type="spellStart"/>
            <w:r>
              <w:t>Bộ</w:t>
            </w:r>
            <w:proofErr w:type="spellEnd"/>
            <w:r>
              <w:t xml:space="preserve"> </w:t>
            </w:r>
            <w:proofErr w:type="spellStart"/>
            <w:r>
              <w:t>môn</w:t>
            </w:r>
            <w:proofErr w:type="spellEnd"/>
            <w:r>
              <w:t xml:space="preserve"> </w:t>
            </w:r>
          </w:p>
          <w:p w14:paraId="280A8EB9" w14:textId="77777777" w:rsidR="003C592B" w:rsidRDefault="003449FE">
            <w:proofErr w:type="spellStart"/>
            <w:r>
              <w:t>Chương</w:t>
            </w:r>
            <w:proofErr w:type="spellEnd"/>
          </w:p>
          <w:p w14:paraId="280A8EBA" w14:textId="77777777" w:rsidR="003C592B" w:rsidRDefault="003449FE">
            <w:proofErr w:type="spellStart"/>
            <w:r>
              <w:t>Người</w:t>
            </w:r>
            <w:proofErr w:type="spellEnd"/>
            <w:r>
              <w:t xml:space="preserve"> </w:t>
            </w:r>
            <w:proofErr w:type="spellStart"/>
            <w:r>
              <w:t>tạo</w:t>
            </w:r>
            <w:proofErr w:type="spellEnd"/>
          </w:p>
        </w:tc>
        <w:tc>
          <w:tcPr>
            <w:tcW w:w="4383" w:type="dxa"/>
            <w:gridSpan w:val="2"/>
            <w:tcBorders>
              <w:top w:val="single" w:sz="4" w:space="0" w:color="000000"/>
              <w:left w:val="nil"/>
              <w:bottom w:val="single" w:sz="4" w:space="0" w:color="000000"/>
              <w:right w:val="single" w:sz="4" w:space="0" w:color="000000"/>
            </w:tcBorders>
          </w:tcPr>
          <w:p w14:paraId="280A8EBB" w14:textId="77777777" w:rsidR="003C592B" w:rsidRDefault="003C592B"/>
        </w:tc>
      </w:tr>
      <w:tr w:rsidR="003C592B" w14:paraId="280A8EC1" w14:textId="7777777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280A8EBD" w14:textId="77777777" w:rsidR="003C592B" w:rsidRDefault="003449FE">
            <w:pPr>
              <w:rPr>
                <w:b/>
              </w:rPr>
            </w:pPr>
            <w:r>
              <w:rPr>
                <w:b/>
              </w:rPr>
              <w:t>Relationships:</w:t>
            </w:r>
          </w:p>
          <w:p w14:paraId="280A8EBE" w14:textId="77777777" w:rsidR="003C592B" w:rsidRDefault="003449FE">
            <w:r>
              <w:t>Generalization (a-kind-of):</w:t>
            </w:r>
          </w:p>
          <w:p w14:paraId="280A8EBF" w14:textId="77777777" w:rsidR="003C592B" w:rsidRDefault="003449FE">
            <w:r>
              <w:t>Aggregation (has-parts):</w:t>
            </w:r>
          </w:p>
          <w:p w14:paraId="280A8EC0" w14:textId="77777777" w:rsidR="003C592B" w:rsidRDefault="003449FE" w:rsidP="008277EF">
            <w:pPr>
              <w:keepNext/>
            </w:pPr>
            <w:r>
              <w:t xml:space="preserve">Other Associations: </w:t>
            </w:r>
            <w:proofErr w:type="spellStart"/>
            <w:r>
              <w:t>bài</w:t>
            </w:r>
            <w:proofErr w:type="spellEnd"/>
            <w:r>
              <w:t xml:space="preserve"> </w:t>
            </w:r>
            <w:proofErr w:type="spellStart"/>
            <w:r>
              <w:t>thi</w:t>
            </w:r>
            <w:proofErr w:type="spellEnd"/>
          </w:p>
        </w:tc>
      </w:tr>
    </w:tbl>
    <w:p w14:paraId="280A8EC2" w14:textId="7521F9D9" w:rsidR="003C592B" w:rsidRDefault="008277EF" w:rsidP="008277EF">
      <w:pPr>
        <w:pStyle w:val="Caption"/>
        <w:rPr>
          <w:b/>
        </w:rPr>
      </w:pPr>
      <w:del w:id="2443" w:author="Công Nguyễn Văn" w:date="2019-09-03T14:05:00Z">
        <w:r w:rsidDel="005D6D75">
          <w:delText xml:space="preserve">Bảng 23 </w:delText>
        </w:r>
        <w:r w:rsidR="008F3BFF" w:rsidDel="005D6D75">
          <w:fldChar w:fldCharType="begin"/>
        </w:r>
        <w:r w:rsidR="008F3BFF" w:rsidDel="005D6D75">
          <w:delInstrText xml:space="preserve"> SEQ Bảng_23 \* ARABIC </w:delInstrText>
        </w:r>
        <w:r w:rsidR="008F3BFF" w:rsidDel="005D6D75">
          <w:fldChar w:fldCharType="separate"/>
        </w:r>
        <w:r w:rsidDel="005D6D75">
          <w:rPr>
            <w:noProof/>
          </w:rPr>
          <w:delText>1</w:delText>
        </w:r>
        <w:r w:rsidR="008F3BFF" w:rsidDel="005D6D75">
          <w:rPr>
            <w:noProof/>
          </w:rPr>
          <w:fldChar w:fldCharType="end"/>
        </w:r>
        <w:r w:rsidDel="005D6D75">
          <w:delText xml:space="preserve">Bảng CRC Question </w:delText>
        </w:r>
      </w:del>
    </w:p>
    <w:p w14:paraId="415476B6" w14:textId="4FBC8F39" w:rsidR="00D65C75" w:rsidRPr="00D65C75" w:rsidRDefault="00D65C75" w:rsidP="00D65C75">
      <w:pPr>
        <w:jc w:val="center"/>
        <w:rPr>
          <w:bCs/>
        </w:rPr>
      </w:pPr>
      <w:proofErr w:type="spellStart"/>
      <w:r>
        <w:rPr>
          <w:rFonts w:hint="eastAsia"/>
          <w:bCs/>
        </w:rPr>
        <w:t>B</w:t>
      </w:r>
      <w:r>
        <w:rPr>
          <w:bCs/>
        </w:rPr>
        <w:t>ảng</w:t>
      </w:r>
      <w:proofErr w:type="spellEnd"/>
      <w:r>
        <w:rPr>
          <w:bCs/>
        </w:rPr>
        <w:t xml:space="preserve"> 23: </w:t>
      </w:r>
      <w:proofErr w:type="spellStart"/>
      <w:r>
        <w:rPr>
          <w:bCs/>
        </w:rPr>
        <w:t>Bảng</w:t>
      </w:r>
      <w:proofErr w:type="spellEnd"/>
      <w:r>
        <w:rPr>
          <w:bCs/>
        </w:rPr>
        <w:t xml:space="preserve"> CRC Question</w:t>
      </w:r>
    </w:p>
    <w:p w14:paraId="280A8EC3" w14:textId="08E7ADE5" w:rsidR="003C592B" w:rsidRDefault="00212D8E">
      <w:pPr>
        <w:pStyle w:val="Heading3"/>
      </w:pPr>
      <w:bookmarkStart w:id="2444" w:name="_Toc18584497"/>
      <w:r>
        <w:t>3</w:t>
      </w:r>
      <w:r w:rsidR="003449FE">
        <w:t>.2.</w:t>
      </w:r>
      <w:r w:rsidR="00DE2EB7">
        <w:t>6</w:t>
      </w:r>
      <w:r w:rsidR="003449FE">
        <w:t>: Exam</w:t>
      </w:r>
      <w:bookmarkEnd w:id="2444"/>
    </w:p>
    <w:p w14:paraId="280A8EC4" w14:textId="77777777" w:rsidR="003C592B" w:rsidRDefault="003C592B">
      <w:pPr>
        <w:rPr>
          <w:b/>
        </w:rPr>
      </w:pPr>
    </w:p>
    <w:tbl>
      <w:tblPr>
        <w:tblStyle w:val="af5"/>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3C592B" w14:paraId="280A8EC8" w14:textId="77777777">
        <w:tc>
          <w:tcPr>
            <w:tcW w:w="2942" w:type="dxa"/>
            <w:tcBorders>
              <w:top w:val="single" w:sz="4" w:space="0" w:color="000000"/>
              <w:left w:val="single" w:sz="4" w:space="0" w:color="000000"/>
              <w:bottom w:val="single" w:sz="4" w:space="0" w:color="000000"/>
              <w:right w:val="single" w:sz="4" w:space="0" w:color="000000"/>
            </w:tcBorders>
          </w:tcPr>
          <w:p w14:paraId="280A8EC5" w14:textId="77777777" w:rsidR="003C592B" w:rsidRDefault="003449FE">
            <w:r>
              <w:rPr>
                <w:b/>
              </w:rPr>
              <w:t>Class name:</w:t>
            </w:r>
            <w:r>
              <w:t xml:space="preserve"> Exam</w:t>
            </w:r>
          </w:p>
        </w:tc>
        <w:tc>
          <w:tcPr>
            <w:tcW w:w="2893" w:type="dxa"/>
            <w:gridSpan w:val="2"/>
            <w:tcBorders>
              <w:top w:val="single" w:sz="4" w:space="0" w:color="000000"/>
              <w:left w:val="single" w:sz="4" w:space="0" w:color="000000"/>
              <w:bottom w:val="single" w:sz="4" w:space="0" w:color="000000"/>
              <w:right w:val="single" w:sz="4" w:space="0" w:color="000000"/>
            </w:tcBorders>
          </w:tcPr>
          <w:p w14:paraId="280A8EC6" w14:textId="50DBAE0F" w:rsidR="003C592B" w:rsidRDefault="003449FE">
            <w:r>
              <w:t xml:space="preserve">ID: </w:t>
            </w:r>
            <w:r w:rsidR="00AD621E">
              <w:t>6</w:t>
            </w:r>
          </w:p>
        </w:tc>
        <w:tc>
          <w:tcPr>
            <w:tcW w:w="2943" w:type="dxa"/>
            <w:tcBorders>
              <w:top w:val="single" w:sz="4" w:space="0" w:color="000000"/>
              <w:left w:val="single" w:sz="4" w:space="0" w:color="000000"/>
              <w:bottom w:val="single" w:sz="4" w:space="0" w:color="000000"/>
              <w:right w:val="single" w:sz="4" w:space="0" w:color="000000"/>
            </w:tcBorders>
          </w:tcPr>
          <w:p w14:paraId="280A8EC7" w14:textId="77777777" w:rsidR="003C592B" w:rsidRDefault="003449FE">
            <w:r>
              <w:rPr>
                <w:b/>
              </w:rPr>
              <w:t>Type:</w:t>
            </w:r>
            <w:r>
              <w:t xml:space="preserve"> Concrete</w:t>
            </w:r>
          </w:p>
        </w:tc>
      </w:tr>
      <w:tr w:rsidR="003C592B" w14:paraId="280A8ECB" w14:textId="77777777">
        <w:tc>
          <w:tcPr>
            <w:tcW w:w="5835" w:type="dxa"/>
            <w:gridSpan w:val="3"/>
            <w:tcBorders>
              <w:top w:val="single" w:sz="4" w:space="0" w:color="000000"/>
              <w:left w:val="single" w:sz="4" w:space="0" w:color="000000"/>
              <w:bottom w:val="single" w:sz="4" w:space="0" w:color="000000"/>
              <w:right w:val="single" w:sz="4" w:space="0" w:color="000000"/>
            </w:tcBorders>
          </w:tcPr>
          <w:p w14:paraId="280A8EC9" w14:textId="63C5130D" w:rsidR="003C592B" w:rsidRDefault="003449FE">
            <w:r>
              <w:rPr>
                <w:b/>
              </w:rPr>
              <w:t>Description:</w:t>
            </w:r>
            <w:r>
              <w:t xml:space="preserve"> </w:t>
            </w:r>
            <w:del w:id="2445" w:author="Nguyen Thanh Binh" w:date="2019-09-03T10:12:00Z">
              <w:r w:rsidDel="00C77207">
                <w:delText>Các tương tác của user với hệ thống</w:delText>
              </w:r>
            </w:del>
          </w:p>
        </w:tc>
        <w:tc>
          <w:tcPr>
            <w:tcW w:w="2943" w:type="dxa"/>
            <w:tcBorders>
              <w:top w:val="single" w:sz="4" w:space="0" w:color="000000"/>
              <w:left w:val="single" w:sz="4" w:space="0" w:color="000000"/>
              <w:bottom w:val="single" w:sz="4" w:space="0" w:color="000000"/>
              <w:right w:val="single" w:sz="4" w:space="0" w:color="000000"/>
            </w:tcBorders>
          </w:tcPr>
          <w:p w14:paraId="280A8ECA" w14:textId="2BE701BD" w:rsidR="003C592B" w:rsidRDefault="003449FE">
            <w:r>
              <w:rPr>
                <w:b/>
              </w:rPr>
              <w:t>Associated use cases:</w:t>
            </w:r>
            <w:r>
              <w:t xml:space="preserve"> </w:t>
            </w:r>
            <w:ins w:id="2446" w:author="Công Nguyễn Văn" w:date="2019-09-03T15:04:00Z">
              <w:r w:rsidR="00FF6274">
                <w:t>15</w:t>
              </w:r>
            </w:ins>
            <w:del w:id="2447" w:author="Công Nguyễn Văn" w:date="2019-09-03T15:04:00Z">
              <w:r w:rsidDel="00897E46">
                <w:delText>15</w:delText>
              </w:r>
            </w:del>
          </w:p>
        </w:tc>
      </w:tr>
      <w:tr w:rsidR="003C592B" w14:paraId="280A8ED0" w14:textId="77777777">
        <w:trPr>
          <w:trHeight w:val="400"/>
        </w:trPr>
        <w:tc>
          <w:tcPr>
            <w:tcW w:w="4395" w:type="dxa"/>
            <w:gridSpan w:val="2"/>
            <w:tcBorders>
              <w:top w:val="single" w:sz="4" w:space="0" w:color="000000"/>
              <w:left w:val="single" w:sz="4" w:space="0" w:color="000000"/>
              <w:bottom w:val="single" w:sz="4" w:space="0" w:color="000000"/>
              <w:right w:val="single" w:sz="4" w:space="0" w:color="000000"/>
            </w:tcBorders>
          </w:tcPr>
          <w:p w14:paraId="280A8ECC" w14:textId="77777777" w:rsidR="003C592B" w:rsidRDefault="003449FE">
            <w:pPr>
              <w:rPr>
                <w:b/>
              </w:rPr>
            </w:pPr>
            <w:r>
              <w:rPr>
                <w:b/>
              </w:rPr>
              <w:t>Responsibilities:</w:t>
            </w:r>
          </w:p>
          <w:p w14:paraId="280A8ECD" w14:textId="77777777" w:rsidR="003C592B" w:rsidRDefault="003449FE">
            <w:proofErr w:type="spellStart"/>
            <w:r>
              <w:t>Bài</w:t>
            </w:r>
            <w:proofErr w:type="spellEnd"/>
            <w:r>
              <w:t xml:space="preserve"> </w:t>
            </w:r>
            <w:proofErr w:type="spellStart"/>
            <w:r>
              <w:t>thi</w:t>
            </w:r>
            <w:proofErr w:type="spellEnd"/>
            <w:r>
              <w:t xml:space="preserve"> </w:t>
            </w:r>
            <w:proofErr w:type="spellStart"/>
            <w:r>
              <w:t>để</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thi</w:t>
            </w:r>
            <w:proofErr w:type="spellEnd"/>
            <w:r>
              <w:t xml:space="preserve"> test </w:t>
            </w:r>
            <w:proofErr w:type="spellStart"/>
            <w:r>
              <w:t>năng</w:t>
            </w:r>
            <w:proofErr w:type="spellEnd"/>
            <w:r>
              <w:t xml:space="preserve"> </w:t>
            </w:r>
            <w:proofErr w:type="spellStart"/>
            <w:r>
              <w:t>lực</w:t>
            </w:r>
            <w:proofErr w:type="spellEnd"/>
          </w:p>
        </w:tc>
        <w:tc>
          <w:tcPr>
            <w:tcW w:w="4383" w:type="dxa"/>
            <w:gridSpan w:val="2"/>
            <w:tcBorders>
              <w:top w:val="single" w:sz="4" w:space="0" w:color="000000"/>
              <w:left w:val="single" w:sz="4" w:space="0" w:color="000000"/>
              <w:bottom w:val="single" w:sz="4" w:space="0" w:color="000000"/>
              <w:right w:val="single" w:sz="4" w:space="0" w:color="000000"/>
            </w:tcBorders>
          </w:tcPr>
          <w:p w14:paraId="280A8ECE" w14:textId="77777777" w:rsidR="003C592B" w:rsidRDefault="003449FE">
            <w:pPr>
              <w:rPr>
                <w:b/>
              </w:rPr>
            </w:pPr>
            <w:r>
              <w:rPr>
                <w:b/>
              </w:rPr>
              <w:t>Collaborators:</w:t>
            </w:r>
          </w:p>
          <w:p w14:paraId="280A8ECF" w14:textId="77777777" w:rsidR="003C592B" w:rsidRDefault="003C592B"/>
        </w:tc>
      </w:tr>
      <w:tr w:rsidR="003C592B" w14:paraId="280A8EDC" w14:textId="77777777">
        <w:trPr>
          <w:trHeight w:val="1220"/>
        </w:trPr>
        <w:tc>
          <w:tcPr>
            <w:tcW w:w="4395" w:type="dxa"/>
            <w:gridSpan w:val="2"/>
            <w:tcBorders>
              <w:top w:val="single" w:sz="4" w:space="0" w:color="000000"/>
              <w:left w:val="single" w:sz="4" w:space="0" w:color="000000"/>
              <w:bottom w:val="single" w:sz="4" w:space="0" w:color="000000"/>
              <w:right w:val="nil"/>
            </w:tcBorders>
          </w:tcPr>
          <w:p w14:paraId="280A8ED1" w14:textId="77777777" w:rsidR="003C592B" w:rsidRDefault="003449FE">
            <w:pPr>
              <w:rPr>
                <w:b/>
              </w:rPr>
            </w:pPr>
            <w:r>
              <w:rPr>
                <w:b/>
              </w:rPr>
              <w:t>Attributes:</w:t>
            </w:r>
          </w:p>
          <w:p w14:paraId="280A8ED2" w14:textId="5B5FAC26" w:rsidR="003C592B" w:rsidRDefault="003449FE">
            <w:proofErr w:type="spellStart"/>
            <w:r>
              <w:t>Loại</w:t>
            </w:r>
            <w:proofErr w:type="spellEnd"/>
            <w:r w:rsidR="00BE7AF2">
              <w:t xml:space="preserve"> </w:t>
            </w:r>
            <w:proofErr w:type="spellStart"/>
            <w:r w:rsidR="00BE7AF2">
              <w:t>bài</w:t>
            </w:r>
            <w:proofErr w:type="spellEnd"/>
            <w:r w:rsidR="00BE7AF2">
              <w:t xml:space="preserve"> </w:t>
            </w:r>
            <w:proofErr w:type="spellStart"/>
            <w:r w:rsidR="00BE7AF2">
              <w:t>thi</w:t>
            </w:r>
            <w:proofErr w:type="spellEnd"/>
          </w:p>
          <w:p w14:paraId="280A8ED3" w14:textId="77777777" w:rsidR="003C592B" w:rsidRDefault="003449FE">
            <w:proofErr w:type="spellStart"/>
            <w:r>
              <w:t>Tên</w:t>
            </w:r>
            <w:proofErr w:type="spellEnd"/>
            <w:r>
              <w:t xml:space="preserve"> </w:t>
            </w:r>
          </w:p>
          <w:p w14:paraId="280A8ED4" w14:textId="77777777" w:rsidR="003C592B" w:rsidRDefault="003449FE">
            <w:proofErr w:type="spellStart"/>
            <w:r>
              <w:t>Môn</w:t>
            </w:r>
            <w:proofErr w:type="spellEnd"/>
            <w:r>
              <w:t xml:space="preserve"> </w:t>
            </w:r>
            <w:proofErr w:type="spellStart"/>
            <w:r>
              <w:t>thi</w:t>
            </w:r>
            <w:proofErr w:type="spellEnd"/>
          </w:p>
          <w:p w14:paraId="280A8ED5" w14:textId="77777777" w:rsidR="003C592B" w:rsidRDefault="003449FE">
            <w:proofErr w:type="spellStart"/>
            <w:r>
              <w:t>Ngày</w:t>
            </w:r>
            <w:proofErr w:type="spellEnd"/>
            <w:r>
              <w:t xml:space="preserve"> </w:t>
            </w:r>
            <w:proofErr w:type="spellStart"/>
            <w:r>
              <w:t>bắt</w:t>
            </w:r>
            <w:proofErr w:type="spellEnd"/>
            <w:r>
              <w:t xml:space="preserve"> </w:t>
            </w:r>
            <w:proofErr w:type="spellStart"/>
            <w:r>
              <w:t>đầu</w:t>
            </w:r>
            <w:proofErr w:type="spellEnd"/>
            <w:r>
              <w:t xml:space="preserve"> </w:t>
            </w:r>
          </w:p>
          <w:p w14:paraId="280A8ED6" w14:textId="77777777" w:rsidR="003C592B" w:rsidRDefault="003449FE">
            <w:proofErr w:type="spellStart"/>
            <w:r>
              <w:t>Ngày</w:t>
            </w:r>
            <w:proofErr w:type="spellEnd"/>
            <w:r>
              <w:t xml:space="preserve"> </w:t>
            </w:r>
            <w:proofErr w:type="spellStart"/>
            <w:r>
              <w:t>kết</w:t>
            </w:r>
            <w:proofErr w:type="spellEnd"/>
            <w:r>
              <w:t xml:space="preserve"> </w:t>
            </w:r>
            <w:proofErr w:type="spellStart"/>
            <w:r>
              <w:t>thúc</w:t>
            </w:r>
            <w:proofErr w:type="spellEnd"/>
          </w:p>
          <w:p w14:paraId="280A8ED7" w14:textId="77777777" w:rsidR="003C592B" w:rsidRDefault="003449FE">
            <w:proofErr w:type="spellStart"/>
            <w:r>
              <w:t>Số</w:t>
            </w:r>
            <w:proofErr w:type="spellEnd"/>
            <w:r>
              <w:t xml:space="preserve"> </w:t>
            </w:r>
            <w:proofErr w:type="spellStart"/>
            <w:r>
              <w:t>câu</w:t>
            </w:r>
            <w:proofErr w:type="spellEnd"/>
            <w:r>
              <w:t xml:space="preserve"> </w:t>
            </w:r>
            <w:proofErr w:type="spellStart"/>
            <w:r>
              <w:t>hỏi</w:t>
            </w:r>
            <w:proofErr w:type="spellEnd"/>
          </w:p>
          <w:p w14:paraId="280A8ED8" w14:textId="77777777" w:rsidR="003C592B" w:rsidRDefault="003449FE">
            <w:proofErr w:type="spellStart"/>
            <w:r>
              <w:t>Số</w:t>
            </w:r>
            <w:proofErr w:type="spellEnd"/>
            <w:r>
              <w:t xml:space="preserve"> </w:t>
            </w:r>
            <w:proofErr w:type="spellStart"/>
            <w:r>
              <w:t>lần</w:t>
            </w:r>
            <w:proofErr w:type="spellEnd"/>
            <w:r>
              <w:t xml:space="preserve"> </w:t>
            </w:r>
            <w:proofErr w:type="spellStart"/>
            <w:r>
              <w:t>thi</w:t>
            </w:r>
            <w:proofErr w:type="spellEnd"/>
          </w:p>
          <w:p w14:paraId="280A8ED9" w14:textId="77777777" w:rsidR="003C592B" w:rsidRDefault="003449FE">
            <w:proofErr w:type="spellStart"/>
            <w:r>
              <w:t>Tỉ</w:t>
            </w:r>
            <w:proofErr w:type="spellEnd"/>
            <w:r>
              <w:t xml:space="preserve"> </w:t>
            </w:r>
            <w:proofErr w:type="spellStart"/>
            <w:r>
              <w:t>lệ</w:t>
            </w:r>
            <w:proofErr w:type="spellEnd"/>
            <w:r>
              <w:t xml:space="preserve"> qua</w:t>
            </w:r>
          </w:p>
          <w:p w14:paraId="280A8EDA" w14:textId="77777777" w:rsidR="003C592B" w:rsidRDefault="003449FE">
            <w:proofErr w:type="spellStart"/>
            <w:r>
              <w:t>Thời</w:t>
            </w:r>
            <w:proofErr w:type="spellEnd"/>
            <w:r>
              <w:t xml:space="preserve"> </w:t>
            </w:r>
            <w:proofErr w:type="spellStart"/>
            <w:r>
              <w:t>gian</w:t>
            </w:r>
            <w:proofErr w:type="spellEnd"/>
          </w:p>
        </w:tc>
        <w:tc>
          <w:tcPr>
            <w:tcW w:w="4383" w:type="dxa"/>
            <w:gridSpan w:val="2"/>
            <w:tcBorders>
              <w:top w:val="single" w:sz="4" w:space="0" w:color="000000"/>
              <w:left w:val="nil"/>
              <w:bottom w:val="single" w:sz="4" w:space="0" w:color="000000"/>
              <w:right w:val="single" w:sz="4" w:space="0" w:color="000000"/>
            </w:tcBorders>
          </w:tcPr>
          <w:p w14:paraId="280A8EDB" w14:textId="77777777" w:rsidR="003C592B" w:rsidRDefault="003C592B"/>
        </w:tc>
      </w:tr>
      <w:tr w:rsidR="003C592B" w14:paraId="280A8EE1" w14:textId="77777777">
        <w:trPr>
          <w:trHeight w:val="1220"/>
        </w:trPr>
        <w:tc>
          <w:tcPr>
            <w:tcW w:w="8778" w:type="dxa"/>
            <w:gridSpan w:val="4"/>
            <w:tcBorders>
              <w:top w:val="single" w:sz="4" w:space="0" w:color="000000"/>
              <w:left w:val="single" w:sz="4" w:space="0" w:color="000000"/>
              <w:bottom w:val="single" w:sz="4" w:space="0" w:color="000000"/>
              <w:right w:val="single" w:sz="4" w:space="0" w:color="000000"/>
            </w:tcBorders>
          </w:tcPr>
          <w:p w14:paraId="280A8EDD" w14:textId="77777777" w:rsidR="003C592B" w:rsidRDefault="003449FE">
            <w:pPr>
              <w:rPr>
                <w:b/>
              </w:rPr>
            </w:pPr>
            <w:r>
              <w:rPr>
                <w:b/>
              </w:rPr>
              <w:t>Relationships:</w:t>
            </w:r>
          </w:p>
          <w:p w14:paraId="280A8EDE" w14:textId="77777777" w:rsidR="003C592B" w:rsidRDefault="003449FE">
            <w:r>
              <w:t>Generalization (a-kind-of):</w:t>
            </w:r>
          </w:p>
          <w:p w14:paraId="280A8EDF" w14:textId="77777777" w:rsidR="003C592B" w:rsidRDefault="003449FE">
            <w:r>
              <w:t>Aggregation (has-parts):</w:t>
            </w:r>
          </w:p>
          <w:p w14:paraId="280A8EE0" w14:textId="77777777" w:rsidR="003C592B" w:rsidRDefault="003449FE" w:rsidP="008277EF">
            <w:pPr>
              <w:keepNext/>
            </w:pPr>
            <w:r>
              <w:t>Other Associations: User</w:t>
            </w:r>
          </w:p>
        </w:tc>
      </w:tr>
    </w:tbl>
    <w:p w14:paraId="5E720412" w14:textId="19E5951B" w:rsidR="0057405A" w:rsidDel="005D6D75" w:rsidRDefault="008277EF">
      <w:pPr>
        <w:pStyle w:val="Caption"/>
        <w:rPr>
          <w:del w:id="2448" w:author="Công Nguyễn Văn" w:date="2019-09-03T14:05:00Z"/>
          <w:noProof/>
        </w:rPr>
      </w:pPr>
      <w:bookmarkStart w:id="2449" w:name="_Toc18090441"/>
      <w:del w:id="2450" w:author="Công Nguyễn Văn" w:date="2019-09-03T14:05:00Z">
        <w:r w:rsidDel="005D6D75">
          <w:delText xml:space="preserve">Bảng 24 </w:delText>
        </w:r>
        <w:r w:rsidR="008F3BFF" w:rsidDel="005D6D75">
          <w:fldChar w:fldCharType="begin"/>
        </w:r>
        <w:r w:rsidR="008F3BFF" w:rsidDel="005D6D75">
          <w:delInstrText xml:space="preserve"> SEQ Bảng_24 \* ARABIC </w:delInstrText>
        </w:r>
        <w:r w:rsidR="008F3BFF" w:rsidDel="005D6D75">
          <w:fldChar w:fldCharType="separate"/>
        </w:r>
        <w:r w:rsidDel="005D6D75">
          <w:rPr>
            <w:noProof/>
          </w:rPr>
          <w:delText>1</w:delText>
        </w:r>
        <w:r w:rsidR="008F3BFF" w:rsidDel="005D6D75">
          <w:rPr>
            <w:noProof/>
          </w:rPr>
          <w:fldChar w:fldCharType="end"/>
        </w:r>
        <w:r w:rsidDel="005D6D75">
          <w:delText>Bảng CRC Exam</w:delText>
        </w:r>
        <w:bookmarkEnd w:id="2449"/>
        <w:r w:rsidR="0057405A" w:rsidDel="005D6D75">
          <w:fldChar w:fldCharType="begin"/>
        </w:r>
        <w:r w:rsidR="0057405A" w:rsidDel="005D6D75">
          <w:delInstrText xml:space="preserve"> TOC \h \z \c "Bảng 24" </w:delInstrText>
        </w:r>
        <w:r w:rsidR="0057405A" w:rsidDel="005D6D75">
          <w:fldChar w:fldCharType="separate"/>
        </w:r>
      </w:del>
    </w:p>
    <w:p w14:paraId="571315F5" w14:textId="1795FDE2" w:rsidR="0057405A" w:rsidDel="005D6D75" w:rsidRDefault="008F3BFF">
      <w:pPr>
        <w:pStyle w:val="Caption"/>
        <w:rPr>
          <w:del w:id="2451" w:author="Công Nguyễn Văn" w:date="2019-09-03T14:05:00Z"/>
          <w:rFonts w:cstheme="minorBidi"/>
          <w:noProof/>
          <w:sz w:val="22"/>
          <w:szCs w:val="22"/>
        </w:rPr>
        <w:pPrChange w:id="2452" w:author="Công Nguyễn Văn" w:date="2019-09-03T14:05:00Z">
          <w:pPr>
            <w:pStyle w:val="TableofFigures"/>
            <w:tabs>
              <w:tab w:val="right" w:leader="underscore" w:pos="9062"/>
            </w:tabs>
          </w:pPr>
        </w:pPrChange>
      </w:pPr>
      <w:del w:id="2453" w:author="Công Nguyễn Văn" w:date="2019-09-03T14:05:00Z">
        <w:r w:rsidDel="005D6D75">
          <w:fldChar w:fldCharType="begin"/>
        </w:r>
        <w:r w:rsidDel="005D6D75">
          <w:delInstrText xml:space="preserve"> HYPERLINK \l "_Toc18090441" </w:delInstrText>
        </w:r>
        <w:r w:rsidDel="005D6D75">
          <w:fldChar w:fldCharType="separate"/>
        </w:r>
        <w:r w:rsidR="0057405A" w:rsidRPr="006979F7" w:rsidDel="005D6D75">
          <w:rPr>
            <w:rStyle w:val="Hyperlink"/>
            <w:noProof/>
          </w:rPr>
          <w:delText>Bảng 24 1Bảng CRC Exam</w:delText>
        </w:r>
        <w:r w:rsidR="0057405A" w:rsidDel="005D6D75">
          <w:rPr>
            <w:noProof/>
            <w:webHidden/>
          </w:rPr>
          <w:tab/>
        </w:r>
        <w:r w:rsidR="0057405A" w:rsidDel="005D6D75">
          <w:rPr>
            <w:noProof/>
            <w:webHidden/>
          </w:rPr>
          <w:fldChar w:fldCharType="begin"/>
        </w:r>
        <w:r w:rsidR="0057405A" w:rsidDel="005D6D75">
          <w:rPr>
            <w:noProof/>
            <w:webHidden/>
          </w:rPr>
          <w:delInstrText xml:space="preserve"> PAGEREF _Toc18090441 \h </w:delInstrText>
        </w:r>
        <w:r w:rsidR="0057405A" w:rsidDel="005D6D75">
          <w:rPr>
            <w:noProof/>
            <w:webHidden/>
          </w:rPr>
        </w:r>
        <w:r w:rsidR="0057405A" w:rsidDel="005D6D75">
          <w:rPr>
            <w:noProof/>
            <w:webHidden/>
          </w:rPr>
          <w:fldChar w:fldCharType="separate"/>
        </w:r>
        <w:r w:rsidR="0057405A" w:rsidDel="005D6D75">
          <w:rPr>
            <w:noProof/>
            <w:webHidden/>
          </w:rPr>
          <w:delText>40</w:delText>
        </w:r>
        <w:r w:rsidR="0057405A" w:rsidDel="005D6D75">
          <w:rPr>
            <w:noProof/>
            <w:webHidden/>
          </w:rPr>
          <w:fldChar w:fldCharType="end"/>
        </w:r>
        <w:r w:rsidDel="005D6D75">
          <w:rPr>
            <w:noProof/>
          </w:rPr>
          <w:fldChar w:fldCharType="end"/>
        </w:r>
      </w:del>
    </w:p>
    <w:p w14:paraId="009779AE" w14:textId="70398F1B" w:rsidR="008277EF" w:rsidRDefault="0057405A">
      <w:pPr>
        <w:pStyle w:val="Caption"/>
      </w:pPr>
      <w:del w:id="2454" w:author="Công Nguyễn Văn" w:date="2019-09-03T14:05:00Z">
        <w:r w:rsidDel="005D6D75">
          <w:fldChar w:fldCharType="end"/>
        </w:r>
      </w:del>
    </w:p>
    <w:p w14:paraId="280A8EE2" w14:textId="63B7A4AF" w:rsidR="003C592B" w:rsidRDefault="00D65C75" w:rsidP="00D65C75">
      <w:pPr>
        <w:jc w:val="center"/>
      </w:pPr>
      <w:proofErr w:type="spellStart"/>
      <w:r>
        <w:rPr>
          <w:rFonts w:hint="eastAsia"/>
        </w:rPr>
        <w:t>B</w:t>
      </w:r>
      <w:r>
        <w:t>ảng</w:t>
      </w:r>
      <w:proofErr w:type="spellEnd"/>
      <w:r>
        <w:t xml:space="preserve"> 24: </w:t>
      </w:r>
      <w:proofErr w:type="spellStart"/>
      <w:r>
        <w:t>Bảng</w:t>
      </w:r>
      <w:proofErr w:type="spellEnd"/>
      <w:r>
        <w:t xml:space="preserve"> CRC Exam</w:t>
      </w:r>
    </w:p>
    <w:p w14:paraId="280A8EE3" w14:textId="77777777" w:rsidR="003C592B" w:rsidRDefault="003C592B"/>
    <w:p w14:paraId="280A8EE4" w14:textId="5B976B58" w:rsidR="003C592B" w:rsidRDefault="00212D8E">
      <w:pPr>
        <w:pStyle w:val="Heading2"/>
      </w:pPr>
      <w:bookmarkStart w:id="2455" w:name="_Toc18584498"/>
      <w:r>
        <w:lastRenderedPageBreak/>
        <w:t>3</w:t>
      </w:r>
      <w:r w:rsidR="003449FE">
        <w:t>.3: Class Diagram</w:t>
      </w:r>
      <w:bookmarkEnd w:id="2455"/>
    </w:p>
    <w:p w14:paraId="280A8EE5" w14:textId="77777777" w:rsidR="003C592B" w:rsidRDefault="003449FE">
      <w:proofErr w:type="spellStart"/>
      <w:r>
        <w:t>Từ</w:t>
      </w:r>
      <w:proofErr w:type="spellEnd"/>
      <w:r>
        <w:t xml:space="preserve"> CRC card ta </w:t>
      </w:r>
      <w:proofErr w:type="spellStart"/>
      <w:r>
        <w:t>suy</w:t>
      </w:r>
      <w:proofErr w:type="spellEnd"/>
      <w:r>
        <w:t xml:space="preserve"> ra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như</w:t>
      </w:r>
      <w:proofErr w:type="spellEnd"/>
      <w:r>
        <w:t xml:space="preserve"> </w:t>
      </w:r>
      <w:proofErr w:type="spellStart"/>
      <w:r>
        <w:t>hình</w:t>
      </w:r>
      <w:proofErr w:type="spellEnd"/>
    </w:p>
    <w:p w14:paraId="52CAFBDF" w14:textId="77777777" w:rsidR="00123C5E" w:rsidRDefault="003449FE" w:rsidP="00123C5E">
      <w:pPr>
        <w:keepNext/>
      </w:pPr>
      <w:r>
        <w:rPr>
          <w:noProof/>
        </w:rPr>
        <w:drawing>
          <wp:inline distT="0" distB="0" distL="0" distR="0" wp14:anchorId="280A91F6" wp14:editId="280A91F7">
            <wp:extent cx="5429250" cy="4391660"/>
            <wp:effectExtent l="0" t="0" r="0" b="0"/>
            <wp:docPr id="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429250" cy="4391660"/>
                    </a:xfrm>
                    <a:prstGeom prst="rect">
                      <a:avLst/>
                    </a:prstGeom>
                    <a:ln/>
                  </pic:spPr>
                </pic:pic>
              </a:graphicData>
            </a:graphic>
          </wp:inline>
        </w:drawing>
      </w:r>
    </w:p>
    <w:p w14:paraId="280A8EE6" w14:textId="5BC4FD4F" w:rsidR="003C592B" w:rsidDel="005D6D75" w:rsidRDefault="00123C5E" w:rsidP="00123C5E">
      <w:pPr>
        <w:pStyle w:val="Caption"/>
        <w:rPr>
          <w:del w:id="2456" w:author="Công Nguyễn Văn" w:date="2019-09-03T14:05:00Z"/>
          <w:b/>
        </w:rPr>
      </w:pPr>
      <w:del w:id="2457" w:author="Công Nguyễn Văn" w:date="2019-09-03T14:05:00Z">
        <w:r w:rsidDel="005D6D75">
          <w:delText xml:space="preserve">Hình 5 </w:delText>
        </w:r>
        <w:r w:rsidR="008F3BFF" w:rsidDel="005D6D75">
          <w:fldChar w:fldCharType="begin"/>
        </w:r>
        <w:r w:rsidR="008F3BFF" w:rsidDel="005D6D75">
          <w:delInstrText xml:space="preserve"> SEQ Hình_5 \* ARABIC </w:delInstrText>
        </w:r>
        <w:r w:rsidR="008F3BFF" w:rsidDel="005D6D75">
          <w:fldChar w:fldCharType="separate"/>
        </w:r>
        <w:r w:rsidDel="005D6D75">
          <w:rPr>
            <w:noProof/>
          </w:rPr>
          <w:delText>1</w:delText>
        </w:r>
        <w:r w:rsidR="008F3BFF" w:rsidDel="005D6D75">
          <w:rPr>
            <w:noProof/>
          </w:rPr>
          <w:fldChar w:fldCharType="end"/>
        </w:r>
        <w:r w:rsidDel="005D6D75">
          <w:delText>Class Diagram</w:delText>
        </w:r>
      </w:del>
    </w:p>
    <w:p w14:paraId="280A8EE7" w14:textId="77777777" w:rsidR="003C592B" w:rsidRDefault="003C592B"/>
    <w:p w14:paraId="280A8EE8" w14:textId="29D8167D" w:rsidR="003C592B" w:rsidDel="00F64AAB" w:rsidRDefault="00D65C75">
      <w:pPr>
        <w:jc w:val="center"/>
        <w:rPr>
          <w:del w:id="2458" w:author="Công Nguyễn Văn" w:date="2019-09-03T14:19:00Z"/>
        </w:rPr>
      </w:pPr>
      <w:proofErr w:type="spellStart"/>
      <w:r>
        <w:t>Hình</w:t>
      </w:r>
      <w:proofErr w:type="spellEnd"/>
      <w:r>
        <w:t xml:space="preserve"> 5:</w:t>
      </w:r>
      <w:r w:rsidR="003449FE">
        <w:t>Class Diagram</w:t>
      </w:r>
    </w:p>
    <w:p w14:paraId="280A8EE9" w14:textId="6CB027FC" w:rsidR="003C592B" w:rsidDel="00F64AAB" w:rsidRDefault="00212D8E">
      <w:pPr>
        <w:pStyle w:val="Heading2"/>
        <w:rPr>
          <w:del w:id="2459" w:author="Công Nguyễn Văn" w:date="2019-09-03T14:19:00Z"/>
        </w:rPr>
      </w:pPr>
      <w:del w:id="2460" w:author="Công Nguyễn Văn" w:date="2019-09-03T14:19:00Z">
        <w:r w:rsidDel="00F64AAB">
          <w:delText>3</w:delText>
        </w:r>
        <w:r w:rsidR="003449FE" w:rsidDel="00F64AAB">
          <w:delText>.4: Sơ đồ triển khai hệ thống</w:delText>
        </w:r>
      </w:del>
      <w:ins w:id="2461" w:author="Nguyen Thanh Binh" w:date="2019-09-03T10:16:00Z">
        <w:del w:id="2462" w:author="Công Nguyễn Văn" w:date="2019-09-03T14:19:00Z">
          <w:r w:rsidR="00301409" w:rsidDel="00F64AAB">
            <w:delText>?</w:delText>
          </w:r>
        </w:del>
      </w:ins>
    </w:p>
    <w:p w14:paraId="280A8EEA" w14:textId="3CFAF14C" w:rsidR="003C592B" w:rsidDel="00F64AAB" w:rsidRDefault="003C592B">
      <w:pPr>
        <w:rPr>
          <w:del w:id="2463" w:author="Công Nguyễn Văn" w:date="2019-09-03T14:19:00Z"/>
        </w:rPr>
      </w:pPr>
    </w:p>
    <w:p w14:paraId="7BC0030C" w14:textId="6BA91D96" w:rsidR="00123C5E" w:rsidDel="00F64AAB" w:rsidRDefault="003449FE" w:rsidP="00123C5E">
      <w:pPr>
        <w:keepNext/>
        <w:rPr>
          <w:del w:id="2464" w:author="Công Nguyễn Văn" w:date="2019-09-03T14:19:00Z"/>
        </w:rPr>
      </w:pPr>
      <w:del w:id="2465" w:author="Công Nguyễn Văn" w:date="2019-09-03T14:19:00Z">
        <w:r w:rsidDel="00F64AAB">
          <w:rPr>
            <w:noProof/>
          </w:rPr>
          <w:drawing>
            <wp:inline distT="0" distB="0" distL="0" distR="0" wp14:anchorId="280A91F8" wp14:editId="280A91F9">
              <wp:extent cx="5725160" cy="1568915"/>
              <wp:effectExtent l="0" t="0" r="0" b="0"/>
              <wp:docPr id="74" name="image18.jpg" descr="C:\Users\nvtiep2\Downloads\Untitled Diagram (1).jpg"/>
              <wp:cNvGraphicFramePr/>
              <a:graphic xmlns:a="http://schemas.openxmlformats.org/drawingml/2006/main">
                <a:graphicData uri="http://schemas.openxmlformats.org/drawingml/2006/picture">
                  <pic:pic xmlns:pic="http://schemas.openxmlformats.org/drawingml/2006/picture">
                    <pic:nvPicPr>
                      <pic:cNvPr id="0" name="image18.jpg" descr="C:\Users\nvtiep2\Downloads\Untitled Diagram (1).jpg"/>
                      <pic:cNvPicPr preferRelativeResize="0"/>
                    </pic:nvPicPr>
                    <pic:blipFill>
                      <a:blip r:embed="rId18"/>
                      <a:srcRect/>
                      <a:stretch>
                        <a:fillRect/>
                      </a:stretch>
                    </pic:blipFill>
                    <pic:spPr>
                      <a:xfrm>
                        <a:off x="0" y="0"/>
                        <a:ext cx="5725160" cy="1568915"/>
                      </a:xfrm>
                      <a:prstGeom prst="rect">
                        <a:avLst/>
                      </a:prstGeom>
                      <a:ln/>
                    </pic:spPr>
                  </pic:pic>
                </a:graphicData>
              </a:graphic>
            </wp:inline>
          </w:drawing>
        </w:r>
      </w:del>
    </w:p>
    <w:p w14:paraId="280A8EEB" w14:textId="51E0E8F2" w:rsidR="003C592B" w:rsidDel="00F64AAB" w:rsidRDefault="00123C5E" w:rsidP="00123C5E">
      <w:pPr>
        <w:pStyle w:val="Caption"/>
        <w:rPr>
          <w:del w:id="2466" w:author="Công Nguyễn Văn" w:date="2019-09-03T14:19:00Z"/>
        </w:rPr>
      </w:pPr>
      <w:del w:id="2467" w:author="Công Nguyễn Văn" w:date="2019-09-03T14:05:00Z">
        <w:r w:rsidDel="005D6D75">
          <w:delText xml:space="preserve">Hình 6 </w:delText>
        </w:r>
        <w:r w:rsidR="008F3BFF" w:rsidDel="005D6D75">
          <w:fldChar w:fldCharType="begin"/>
        </w:r>
        <w:r w:rsidR="008F3BFF" w:rsidDel="005D6D75">
          <w:delInstrText xml:space="preserve"> SEQ Hình_6 \* ARABIC </w:delInstrText>
        </w:r>
        <w:r w:rsidR="008F3BFF" w:rsidDel="005D6D75">
          <w:fldChar w:fldCharType="separate"/>
        </w:r>
        <w:r w:rsidDel="005D6D75">
          <w:rPr>
            <w:noProof/>
          </w:rPr>
          <w:delText>1</w:delText>
        </w:r>
        <w:r w:rsidR="008F3BFF" w:rsidDel="005D6D75">
          <w:rPr>
            <w:noProof/>
          </w:rPr>
          <w:fldChar w:fldCharType="end"/>
        </w:r>
        <w:r w:rsidDel="005D6D75">
          <w:delText>Sơ đồ hệ thống</w:delText>
        </w:r>
      </w:del>
    </w:p>
    <w:p w14:paraId="280A8EEC" w14:textId="153C3E9B" w:rsidR="003C592B" w:rsidDel="00F64AAB" w:rsidRDefault="003449FE" w:rsidP="00D65C75">
      <w:pPr>
        <w:jc w:val="center"/>
        <w:rPr>
          <w:del w:id="2468" w:author="Công Nguyễn Văn" w:date="2019-09-03T14:19:00Z"/>
        </w:rPr>
      </w:pPr>
      <w:del w:id="2469" w:author="Công Nguyễn Văn" w:date="2019-09-03T14:19:00Z">
        <w:r w:rsidDel="00F64AAB">
          <w:delText xml:space="preserve">Hình </w:delText>
        </w:r>
        <w:r w:rsidR="00D65C75" w:rsidDel="00F64AAB">
          <w:delText>6</w:delText>
        </w:r>
        <w:r w:rsidDel="00F64AAB">
          <w:delText>: Sơ đồ hệ thống</w:delText>
        </w:r>
      </w:del>
    </w:p>
    <w:p w14:paraId="280A8EED" w14:textId="23D47E22" w:rsidR="003C592B" w:rsidDel="00F64AAB" w:rsidRDefault="003449FE">
      <w:pPr>
        <w:rPr>
          <w:del w:id="2470" w:author="Công Nguyễn Văn" w:date="2019-09-03T14:19:00Z"/>
        </w:rPr>
      </w:pPr>
      <w:del w:id="2471" w:author="Công Nguyễn Văn" w:date="2019-09-03T14:19:00Z">
        <w:r w:rsidDel="00F64AAB">
          <w:delText>Mô tả:</w:delText>
        </w:r>
      </w:del>
    </w:p>
    <w:p w14:paraId="280A8EEE" w14:textId="6AE3753B" w:rsidR="003C592B" w:rsidDel="00F64AAB" w:rsidRDefault="003449FE">
      <w:pPr>
        <w:rPr>
          <w:del w:id="2472" w:author="Công Nguyễn Văn" w:date="2019-09-03T14:19:00Z"/>
        </w:rPr>
      </w:pPr>
      <w:del w:id="2473" w:author="Công Nguyễn Văn" w:date="2019-09-03T14:19:00Z">
        <w:r w:rsidDel="00F64AAB">
          <w:delText>Client: sử dụng Angular để render view hiển thị cho người dùng, gọi API từ server để lấy data.</w:delText>
        </w:r>
      </w:del>
    </w:p>
    <w:p w14:paraId="280A8EEF" w14:textId="4B77E380" w:rsidR="003C592B" w:rsidDel="00F64AAB" w:rsidRDefault="003449FE">
      <w:pPr>
        <w:rPr>
          <w:del w:id="2474" w:author="Công Nguyễn Văn" w:date="2019-09-03T14:19:00Z"/>
        </w:rPr>
      </w:pPr>
      <w:del w:id="2475" w:author="Công Nguyễn Văn" w:date="2019-09-03T14:19:00Z">
        <w:r w:rsidDel="00F64AAB">
          <w:delText>Server: sử dụng Spring Boot chứa các API phục vụ lấy dữ liệu bên phía Client với cơ chế xác thực JSON Web Token.</w:delText>
        </w:r>
      </w:del>
    </w:p>
    <w:p w14:paraId="280A8EF0" w14:textId="77777777" w:rsidR="003C592B" w:rsidRDefault="003C592B">
      <w:pPr>
        <w:jc w:val="center"/>
        <w:rPr>
          <w:b/>
        </w:rPr>
        <w:pPrChange w:id="2476" w:author="Công Nguyễn Văn" w:date="2019-09-03T14:19:00Z">
          <w:pPr/>
        </w:pPrChange>
      </w:pPr>
    </w:p>
    <w:p w14:paraId="280A8EF1" w14:textId="788072D6" w:rsidR="003C592B" w:rsidRDefault="00212D8E">
      <w:pPr>
        <w:pStyle w:val="Heading2"/>
      </w:pPr>
      <w:bookmarkStart w:id="2477" w:name="_Toc18584499"/>
      <w:r>
        <w:lastRenderedPageBreak/>
        <w:t>3</w:t>
      </w:r>
      <w:r w:rsidR="003449FE">
        <w:t>.</w:t>
      </w:r>
      <w:ins w:id="2478" w:author="Công Nguyễn Văn" w:date="2019-09-03T14:19:00Z">
        <w:r w:rsidR="00F64AAB">
          <w:t>4</w:t>
        </w:r>
      </w:ins>
      <w:del w:id="2479" w:author="Công Nguyễn Văn" w:date="2019-09-03T14:19:00Z">
        <w:r w:rsidR="003449FE" w:rsidDel="00F64AAB">
          <w:delText>5</w:delText>
        </w:r>
      </w:del>
      <w:r w:rsidR="003449FE">
        <w:t>: Sequence Diagram</w:t>
      </w:r>
      <w:bookmarkEnd w:id="2477"/>
    </w:p>
    <w:p w14:paraId="2D61B5B7" w14:textId="3A56855D" w:rsidR="00123C5E" w:rsidRDefault="00212D8E" w:rsidP="00123C5E">
      <w:pPr>
        <w:pStyle w:val="Heading3"/>
        <w:rPr>
          <w:ins w:id="2480" w:author="Công Nguyễn Văn" w:date="2019-09-04T08:58:00Z"/>
        </w:rPr>
      </w:pPr>
      <w:bookmarkStart w:id="2481" w:name="_Toc18584500"/>
      <w:r>
        <w:t>3</w:t>
      </w:r>
      <w:r w:rsidR="003449FE">
        <w:t xml:space="preserve">.5.1: </w:t>
      </w:r>
      <w:proofErr w:type="spellStart"/>
      <w:r w:rsidR="003449FE">
        <w:t>Đăng</w:t>
      </w:r>
      <w:proofErr w:type="spellEnd"/>
      <w:r w:rsidR="003449FE">
        <w:t xml:space="preserve"> </w:t>
      </w:r>
      <w:proofErr w:type="spellStart"/>
      <w:r w:rsidR="003449FE">
        <w:t>kí</w:t>
      </w:r>
      <w:proofErr w:type="spellEnd"/>
      <w:r w:rsidR="003449FE">
        <w:t xml:space="preserve"> user</w:t>
      </w:r>
      <w:bookmarkEnd w:id="2481"/>
      <w:del w:id="2482" w:author="Công Nguyễn Văn" w:date="2019-09-04T08:57:00Z">
        <w:r w:rsidR="003449FE" w:rsidDel="004C3108">
          <w:rPr>
            <w:noProof/>
          </w:rPr>
          <w:drawing>
            <wp:inline distT="0" distB="0" distL="0" distR="0" wp14:anchorId="280A91FA" wp14:editId="3BB8C47B">
              <wp:extent cx="5943600" cy="2437051"/>
              <wp:effectExtent l="0" t="0" r="0" b="0"/>
              <wp:docPr id="75" name="image5.jpg" descr="C:\Users\nvtiep2\Downloads\register (1).jpg"/>
              <wp:cNvGraphicFramePr/>
              <a:graphic xmlns:a="http://schemas.openxmlformats.org/drawingml/2006/main">
                <a:graphicData uri="http://schemas.openxmlformats.org/drawingml/2006/picture">
                  <pic:pic xmlns:pic="http://schemas.openxmlformats.org/drawingml/2006/picture">
                    <pic:nvPicPr>
                      <pic:cNvPr id="0" name="image5.jpg" descr="C:\Users\nvtiep2\Downloads\register (1).jpg"/>
                      <pic:cNvPicPr preferRelativeResize="0"/>
                    </pic:nvPicPr>
                    <pic:blipFill>
                      <a:blip r:embed="rId19"/>
                      <a:srcRect/>
                      <a:stretch>
                        <a:fillRect/>
                      </a:stretch>
                    </pic:blipFill>
                    <pic:spPr>
                      <a:xfrm>
                        <a:off x="0" y="0"/>
                        <a:ext cx="5943600" cy="2437051"/>
                      </a:xfrm>
                      <a:prstGeom prst="rect">
                        <a:avLst/>
                      </a:prstGeom>
                      <a:ln/>
                    </pic:spPr>
                  </pic:pic>
                </a:graphicData>
              </a:graphic>
            </wp:inline>
          </w:drawing>
        </w:r>
      </w:del>
    </w:p>
    <w:p w14:paraId="24472318" w14:textId="7AC55224" w:rsidR="004C3108" w:rsidRPr="004C3108" w:rsidRDefault="004C3108">
      <w:pPr>
        <w:jc w:val="center"/>
        <w:rPr>
          <w:rPrChange w:id="2483" w:author="Công Nguyễn Văn" w:date="2019-09-04T08:58:00Z">
            <w:rPr/>
          </w:rPrChange>
        </w:rPr>
        <w:pPrChange w:id="2484" w:author="Công Nguyễn Văn" w:date="2019-09-04T09:20:00Z">
          <w:pPr>
            <w:pStyle w:val="Heading3"/>
          </w:pPr>
        </w:pPrChange>
      </w:pPr>
      <w:ins w:id="2485" w:author="Công Nguyễn Văn" w:date="2019-09-04T08:58:00Z">
        <w:r>
          <w:rPr>
            <w:rFonts w:hint="eastAsia"/>
            <w:noProof/>
          </w:rPr>
          <w:drawing>
            <wp:inline distT="0" distB="0" distL="0" distR="0" wp14:anchorId="7EED27A2" wp14:editId="487DAACE">
              <wp:extent cx="5760720" cy="50006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gister.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000625"/>
                      </a:xfrm>
                      <a:prstGeom prst="rect">
                        <a:avLst/>
                      </a:prstGeom>
                    </pic:spPr>
                  </pic:pic>
                </a:graphicData>
              </a:graphic>
            </wp:inline>
          </w:drawing>
        </w:r>
      </w:ins>
    </w:p>
    <w:p w14:paraId="280A8EF2" w14:textId="7FFFD9B2" w:rsidR="003C592B" w:rsidRDefault="00123C5E" w:rsidP="00123C5E">
      <w:pPr>
        <w:pStyle w:val="Caption"/>
      </w:pPr>
      <w:del w:id="2486" w:author="Công Nguyễn Văn" w:date="2019-09-03T14:05:00Z">
        <w:r w:rsidDel="005D6D75">
          <w:delText xml:space="preserve">Hình 7 </w:delText>
        </w:r>
        <w:r w:rsidR="008F3BFF" w:rsidDel="005D6D75">
          <w:fldChar w:fldCharType="begin"/>
        </w:r>
        <w:r w:rsidR="008F3BFF" w:rsidDel="005D6D75">
          <w:delInstrText xml:space="preserve"> SEQ Hình_7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register</w:delText>
        </w:r>
      </w:del>
    </w:p>
    <w:p w14:paraId="3789C962" w14:textId="3BFF95A2" w:rsidR="00443940" w:rsidRPr="00443940" w:rsidRDefault="003449FE">
      <w:pPr>
        <w:jc w:val="center"/>
      </w:pPr>
      <w:bookmarkStart w:id="2487" w:name="_25b2l0r" w:colFirst="0" w:colLast="0"/>
      <w:bookmarkEnd w:id="2487"/>
      <w:proofErr w:type="spellStart"/>
      <w:r>
        <w:t>Hình</w:t>
      </w:r>
      <w:proofErr w:type="spellEnd"/>
      <w:r>
        <w:t xml:space="preserve"> </w:t>
      </w:r>
      <w:r w:rsidR="00D65C75">
        <w:t>7</w:t>
      </w:r>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w:t>
      </w:r>
      <w:r w:rsidR="00123C5E">
        <w:t>use case r</w:t>
      </w:r>
      <w:r>
        <w:t>egister</w:t>
      </w:r>
    </w:p>
    <w:p w14:paraId="280A8EF4" w14:textId="136F2722" w:rsidR="003C592B" w:rsidDel="00443940" w:rsidRDefault="003449FE">
      <w:pPr>
        <w:rPr>
          <w:del w:id="2488" w:author="Công Nguyễn Văn" w:date="2019-09-04T09:20:00Z"/>
        </w:rPr>
      </w:pPr>
      <w:del w:id="2489" w:author="Công Nguyễn Văn" w:date="2019-09-04T09:20:00Z">
        <w:r w:rsidDel="00443940">
          <w:lastRenderedPageBreak/>
          <w:delText>Mô tả: người dung nhập các thông tin cần thiết để đăng ký tài khoản.</w:delText>
        </w:r>
      </w:del>
    </w:p>
    <w:p w14:paraId="280A8EF5" w14:textId="5D0B3DA6" w:rsidR="003C592B" w:rsidDel="00443940" w:rsidRDefault="003449FE">
      <w:pPr>
        <w:rPr>
          <w:del w:id="2490" w:author="Công Nguyễn Văn" w:date="2019-09-04T09:20:00Z"/>
        </w:rPr>
      </w:pPr>
      <w:del w:id="2491" w:author="Công Nguyễn Văn" w:date="2019-09-04T09:20:00Z">
        <w:r w:rsidDel="00443940">
          <w:delText>Form sẽ kiểm tra các trường nếu sai sẽ thông báo cho người dung nhập lại, nếu đúng sẽ gửi data tới User Controller để xử lí.</w:delText>
        </w:r>
      </w:del>
    </w:p>
    <w:p w14:paraId="280A8EF6" w14:textId="77F5EF9F" w:rsidR="003C592B" w:rsidDel="00443940" w:rsidRDefault="003449FE">
      <w:pPr>
        <w:rPr>
          <w:del w:id="2492" w:author="Công Nguyễn Văn" w:date="2019-09-04T09:20:00Z"/>
        </w:rPr>
      </w:pPr>
      <w:del w:id="2493" w:author="Công Nguyễn Văn" w:date="2019-09-04T09:20:00Z">
        <w:r w:rsidDel="00443940">
          <w:delText>Controller nhận data kiểm tra email, nếu chưa tồn tại thì gọi dến tương tác CSDL lưu thông tin user và gửi ra thông báo, nếu đã tồn tại thì gửi thông báo để hiện thị cho người dung.</w:delText>
        </w:r>
      </w:del>
    </w:p>
    <w:p w14:paraId="280A8EF7" w14:textId="1FB23C0D" w:rsidR="003C592B" w:rsidRDefault="00212D8E">
      <w:pPr>
        <w:pStyle w:val="Heading3"/>
      </w:pPr>
      <w:bookmarkStart w:id="2494" w:name="_Toc18584501"/>
      <w:r>
        <w:t>3</w:t>
      </w:r>
      <w:r w:rsidR="003449FE">
        <w:t>.5.2: Login</w:t>
      </w:r>
      <w:bookmarkEnd w:id="2494"/>
    </w:p>
    <w:p w14:paraId="16B68740" w14:textId="6A4B2D31" w:rsidR="00123C5E" w:rsidRDefault="003449FE">
      <w:pPr>
        <w:keepNext/>
        <w:jc w:val="center"/>
        <w:pPrChange w:id="2495" w:author="Công Nguyễn Văn" w:date="2019-09-04T09:19:00Z">
          <w:pPr>
            <w:keepNext/>
          </w:pPr>
        </w:pPrChange>
      </w:pPr>
      <w:bookmarkStart w:id="2496" w:name="_34g0dwd" w:colFirst="0" w:colLast="0"/>
      <w:bookmarkEnd w:id="2496"/>
      <w:del w:id="2497" w:author="Công Nguyễn Văn" w:date="2019-09-04T09:19:00Z">
        <w:r w:rsidDel="00443940">
          <w:rPr>
            <w:noProof/>
          </w:rPr>
          <w:drawing>
            <wp:inline distT="0" distB="0" distL="0" distR="0" wp14:anchorId="280A91FC" wp14:editId="1EB209D7">
              <wp:extent cx="5580380" cy="2804499"/>
              <wp:effectExtent l="0" t="0" r="0" b="0"/>
              <wp:docPr id="76" name="image20.jpg" descr="C:\Users\nvtiep2\Downloads\login (1).jpg"/>
              <wp:cNvGraphicFramePr/>
              <a:graphic xmlns:a="http://schemas.openxmlformats.org/drawingml/2006/main">
                <a:graphicData uri="http://schemas.openxmlformats.org/drawingml/2006/picture">
                  <pic:pic xmlns:pic="http://schemas.openxmlformats.org/drawingml/2006/picture">
                    <pic:nvPicPr>
                      <pic:cNvPr id="0" name="image20.jpg" descr="C:\Users\nvtiep2\Downloads\login (1).jpg"/>
                      <pic:cNvPicPr preferRelativeResize="0"/>
                    </pic:nvPicPr>
                    <pic:blipFill>
                      <a:blip r:embed="rId21"/>
                      <a:srcRect/>
                      <a:stretch>
                        <a:fillRect/>
                      </a:stretch>
                    </pic:blipFill>
                    <pic:spPr>
                      <a:xfrm>
                        <a:off x="0" y="0"/>
                        <a:ext cx="5580380" cy="2804499"/>
                      </a:xfrm>
                      <a:prstGeom prst="rect">
                        <a:avLst/>
                      </a:prstGeom>
                      <a:ln/>
                    </pic:spPr>
                  </pic:pic>
                </a:graphicData>
              </a:graphic>
            </wp:inline>
          </w:drawing>
        </w:r>
      </w:del>
      <w:ins w:id="2498" w:author="Công Nguyễn Văn" w:date="2019-09-04T09:19:00Z">
        <w:r w:rsidR="00443940">
          <w:rPr>
            <w:noProof/>
          </w:rPr>
          <w:drawing>
            <wp:inline distT="0" distB="0" distL="0" distR="0" wp14:anchorId="61119487" wp14:editId="185A6BA5">
              <wp:extent cx="5760720" cy="53213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5321300"/>
                      </a:xfrm>
                      <a:prstGeom prst="rect">
                        <a:avLst/>
                      </a:prstGeom>
                    </pic:spPr>
                  </pic:pic>
                </a:graphicData>
              </a:graphic>
            </wp:inline>
          </w:drawing>
        </w:r>
      </w:ins>
    </w:p>
    <w:p w14:paraId="280A8EF8" w14:textId="29DE1909" w:rsidR="003C592B" w:rsidRDefault="00123C5E" w:rsidP="00123C5E">
      <w:pPr>
        <w:pStyle w:val="Caption"/>
      </w:pPr>
      <w:del w:id="2499" w:author="Công Nguyễn Văn" w:date="2019-09-03T14:05:00Z">
        <w:r w:rsidDel="005D6D75">
          <w:delText xml:space="preserve">Hình 8 </w:delText>
        </w:r>
        <w:r w:rsidR="008F3BFF" w:rsidDel="005D6D75">
          <w:fldChar w:fldCharType="begin"/>
        </w:r>
        <w:r w:rsidR="008F3BFF" w:rsidDel="005D6D75">
          <w:delInstrText xml:space="preserve"> SEQ Hình_8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tư cho use case login</w:delText>
        </w:r>
      </w:del>
    </w:p>
    <w:p w14:paraId="280A8EF9" w14:textId="77777777" w:rsidR="003C592B" w:rsidRDefault="003C592B"/>
    <w:p w14:paraId="280A8EFA" w14:textId="0D2B632C" w:rsidR="003C592B" w:rsidDel="00443940" w:rsidRDefault="003449FE" w:rsidP="00D65C75">
      <w:pPr>
        <w:jc w:val="center"/>
        <w:rPr>
          <w:del w:id="2500" w:author="Công Nguyễn Văn" w:date="2019-09-04T09:20:00Z"/>
        </w:rPr>
      </w:pPr>
      <w:bookmarkStart w:id="2501" w:name="_1jlao46" w:colFirst="0" w:colLast="0"/>
      <w:bookmarkEnd w:id="2501"/>
      <w:proofErr w:type="spellStart"/>
      <w:r>
        <w:t>Hình</w:t>
      </w:r>
      <w:proofErr w:type="spellEnd"/>
      <w:r>
        <w:t xml:space="preserve"> </w:t>
      </w:r>
      <w:r w:rsidR="00D65C75">
        <w:t>8</w:t>
      </w:r>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w:t>
      </w:r>
      <w:r w:rsidR="001A76C8">
        <w:t>use case l</w:t>
      </w:r>
      <w:r>
        <w:t>ogin</w:t>
      </w:r>
    </w:p>
    <w:p w14:paraId="280A8EFB" w14:textId="66B664A1" w:rsidR="003C592B" w:rsidDel="00443940" w:rsidRDefault="003449FE">
      <w:pPr>
        <w:rPr>
          <w:del w:id="2502" w:author="Công Nguyễn Văn" w:date="2019-09-04T09:20:00Z"/>
        </w:rPr>
      </w:pPr>
      <w:del w:id="2503" w:author="Công Nguyễn Văn" w:date="2019-09-04T09:20:00Z">
        <w:r w:rsidDel="00443940">
          <w:delText>Mô tả: người dùng vào trang login nhập email và password để đăng nhập.</w:delText>
        </w:r>
      </w:del>
    </w:p>
    <w:p w14:paraId="280A8EFC" w14:textId="636831AF" w:rsidR="003C592B" w:rsidDel="00443940" w:rsidRDefault="003449FE">
      <w:pPr>
        <w:rPr>
          <w:del w:id="2504" w:author="Công Nguyễn Văn" w:date="2019-09-04T09:20:00Z"/>
        </w:rPr>
      </w:pPr>
      <w:del w:id="2505" w:author="Công Nguyễn Văn" w:date="2019-09-04T09:20:00Z">
        <w:r w:rsidDel="00443940">
          <w:delText>Form sẽ kiểm tra định dạng các trường nếu sai sẽ thông báo cho người dung nhập lại, nếu đúng sẽ gửi data tới User Controller để xử lí.</w:delText>
        </w:r>
      </w:del>
    </w:p>
    <w:p w14:paraId="280A8EFD" w14:textId="2EE8A393" w:rsidR="003C592B" w:rsidDel="00443940" w:rsidRDefault="003449FE">
      <w:pPr>
        <w:rPr>
          <w:del w:id="2506" w:author="Công Nguyễn Văn" w:date="2019-09-04T09:20:00Z"/>
        </w:rPr>
      </w:pPr>
      <w:del w:id="2507" w:author="Công Nguyễn Văn" w:date="2019-09-04T09:20:00Z">
        <w:r w:rsidDel="00443940">
          <w:delText>User Controller sẽ truy vấn lấy thông tin user thông qua email và kiểm tra password, nếu hợp lệ thì sẽ chuyển sang trang trang chủ, nếu sai thì hiển thị thông báo yêu cầu nhập lại.</w:delText>
        </w:r>
      </w:del>
    </w:p>
    <w:p w14:paraId="280A8EFE" w14:textId="77777777" w:rsidR="003C592B" w:rsidRDefault="003C592B">
      <w:pPr>
        <w:jc w:val="center"/>
        <w:pPrChange w:id="2508" w:author="Công Nguyễn Văn" w:date="2019-09-04T09:20:00Z">
          <w:pPr/>
        </w:pPrChange>
      </w:pPr>
    </w:p>
    <w:p w14:paraId="280A8EFF" w14:textId="59F01FA8" w:rsidR="003C592B" w:rsidRDefault="00212D8E">
      <w:pPr>
        <w:pStyle w:val="Heading3"/>
      </w:pPr>
      <w:bookmarkStart w:id="2509" w:name="_Toc18584502"/>
      <w:r>
        <w:lastRenderedPageBreak/>
        <w:t>3</w:t>
      </w:r>
      <w:r w:rsidR="003449FE">
        <w:t xml:space="preserve">.5.3: </w:t>
      </w:r>
      <w:ins w:id="2510" w:author="Công Nguyễn Văn" w:date="2019-09-04T10:04:00Z">
        <w:r w:rsidR="00815984">
          <w:t>User Management</w:t>
        </w:r>
      </w:ins>
      <w:bookmarkEnd w:id="2509"/>
      <w:del w:id="2511" w:author="Công Nguyễn Văn" w:date="2019-09-04T10:04:00Z">
        <w:r w:rsidR="003449FE" w:rsidDel="00815984">
          <w:delText>Change Profile</w:delText>
        </w:r>
      </w:del>
    </w:p>
    <w:p w14:paraId="70820239" w14:textId="7ED07A98" w:rsidR="001A76C8" w:rsidRDefault="003449FE" w:rsidP="001A76C8">
      <w:pPr>
        <w:keepNext/>
      </w:pPr>
      <w:del w:id="2512" w:author="Công Nguyễn Văn" w:date="2019-09-04T10:04:00Z">
        <w:r w:rsidDel="00815984">
          <w:rPr>
            <w:noProof/>
          </w:rPr>
          <w:drawing>
            <wp:inline distT="0" distB="0" distL="0" distR="0" wp14:anchorId="280A91FE" wp14:editId="238433B8">
              <wp:extent cx="5791200" cy="2305050"/>
              <wp:effectExtent l="0" t="0" r="0" b="0"/>
              <wp:docPr id="77" name="image34.jpg" descr="C:\Users\nvtiep2\Downloads\changeProfile (1).jpg"/>
              <wp:cNvGraphicFramePr/>
              <a:graphic xmlns:a="http://schemas.openxmlformats.org/drawingml/2006/main">
                <a:graphicData uri="http://schemas.openxmlformats.org/drawingml/2006/picture">
                  <pic:pic xmlns:pic="http://schemas.openxmlformats.org/drawingml/2006/picture">
                    <pic:nvPicPr>
                      <pic:cNvPr id="0" name="image34.jpg" descr="C:\Users\nvtiep2\Downloads\changeProfile (1).jpg"/>
                      <pic:cNvPicPr preferRelativeResize="0"/>
                    </pic:nvPicPr>
                    <pic:blipFill>
                      <a:blip r:embed="rId23"/>
                      <a:srcRect/>
                      <a:stretch>
                        <a:fillRect/>
                      </a:stretch>
                    </pic:blipFill>
                    <pic:spPr>
                      <a:xfrm>
                        <a:off x="0" y="0"/>
                        <a:ext cx="5791200" cy="2305050"/>
                      </a:xfrm>
                      <a:prstGeom prst="rect">
                        <a:avLst/>
                      </a:prstGeom>
                      <a:ln/>
                    </pic:spPr>
                  </pic:pic>
                </a:graphicData>
              </a:graphic>
            </wp:inline>
          </w:drawing>
        </w:r>
      </w:del>
      <w:ins w:id="2513" w:author="Công Nguyễn Văn" w:date="2019-09-04T10:04:00Z">
        <w:r w:rsidR="00815984">
          <w:rPr>
            <w:noProof/>
          </w:rPr>
          <w:drawing>
            <wp:inline distT="0" distB="0" distL="0" distR="0" wp14:anchorId="1EFC0664" wp14:editId="1188F11A">
              <wp:extent cx="5760720" cy="43662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ser mng.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66260"/>
                      </a:xfrm>
                      <a:prstGeom prst="rect">
                        <a:avLst/>
                      </a:prstGeom>
                    </pic:spPr>
                  </pic:pic>
                </a:graphicData>
              </a:graphic>
            </wp:inline>
          </w:drawing>
        </w:r>
      </w:ins>
    </w:p>
    <w:p w14:paraId="280A8F00" w14:textId="235D9906" w:rsidR="003C592B" w:rsidRDefault="001A76C8" w:rsidP="001A76C8">
      <w:pPr>
        <w:pStyle w:val="Caption"/>
      </w:pPr>
      <w:del w:id="2514" w:author="Công Nguyễn Văn" w:date="2019-09-03T14:05:00Z">
        <w:r w:rsidDel="005D6D75">
          <w:delText xml:space="preserve">Hình 9 </w:delText>
        </w:r>
        <w:r w:rsidR="008F3BFF" w:rsidDel="005D6D75">
          <w:fldChar w:fldCharType="begin"/>
        </w:r>
        <w:r w:rsidR="008F3BFF" w:rsidDel="005D6D75">
          <w:delInstrText xml:space="preserve"> SEQ Hình_9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chang profile</w:delText>
        </w:r>
      </w:del>
    </w:p>
    <w:p w14:paraId="280A8F01" w14:textId="14090BD8" w:rsidR="003C592B" w:rsidDel="00815984" w:rsidRDefault="003449FE" w:rsidP="00D65C75">
      <w:pPr>
        <w:jc w:val="center"/>
        <w:rPr>
          <w:del w:id="2515" w:author="Công Nguyễn Văn" w:date="2019-09-04T10:04:00Z"/>
        </w:rPr>
      </w:pPr>
      <w:bookmarkStart w:id="2516" w:name="_2iq8gzs" w:colFirst="0" w:colLast="0"/>
      <w:bookmarkEnd w:id="2516"/>
      <w:proofErr w:type="spellStart"/>
      <w:r>
        <w:t>Hình</w:t>
      </w:r>
      <w:proofErr w:type="spellEnd"/>
      <w:r>
        <w:t xml:space="preserve"> </w:t>
      </w:r>
      <w:r w:rsidR="00D65C75">
        <w:t>9</w:t>
      </w:r>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w:t>
      </w:r>
      <w:r w:rsidR="001A76C8">
        <w:t>use case</w:t>
      </w:r>
      <w:r>
        <w:t xml:space="preserve"> </w:t>
      </w:r>
      <w:ins w:id="2517" w:author="Công Nguyễn Văn" w:date="2019-09-04T10:04:00Z">
        <w:r w:rsidR="00815984">
          <w:t>user management</w:t>
        </w:r>
      </w:ins>
      <w:del w:id="2518" w:author="Công Nguyễn Văn" w:date="2019-09-04T10:04:00Z">
        <w:r w:rsidDel="00815984">
          <w:delText>Change Profile</w:delText>
        </w:r>
      </w:del>
    </w:p>
    <w:p w14:paraId="280A8F02" w14:textId="6F0C231C" w:rsidR="003C592B" w:rsidDel="00815984" w:rsidRDefault="003449FE">
      <w:pPr>
        <w:rPr>
          <w:del w:id="2519" w:author="Công Nguyễn Văn" w:date="2019-09-04T10:04:00Z"/>
        </w:rPr>
      </w:pPr>
      <w:del w:id="2520" w:author="Công Nguyễn Văn" w:date="2019-09-04T10:04:00Z">
        <w:r w:rsidDel="00815984">
          <w:delText>Mô tả: người dùng login chọn Profile sau đó chọn Edit Profile và nhập thay đổi.</w:delText>
        </w:r>
      </w:del>
    </w:p>
    <w:p w14:paraId="280A8F03" w14:textId="7754C970" w:rsidR="003C592B" w:rsidDel="00815984" w:rsidRDefault="003449FE">
      <w:pPr>
        <w:rPr>
          <w:del w:id="2521" w:author="Công Nguyễn Văn" w:date="2019-09-04T10:04:00Z"/>
        </w:rPr>
      </w:pPr>
      <w:del w:id="2522" w:author="Công Nguyễn Văn" w:date="2019-09-04T10:04:00Z">
        <w:r w:rsidDel="00815984">
          <w:delText>Form sẽ kiểm tra định dạng các trường nếu sai sẽ thông báo cho người dung nhập lại, nếu đúng sẽ gửi data tới User Controller để xử lí.</w:delText>
        </w:r>
      </w:del>
    </w:p>
    <w:p w14:paraId="280A8F04" w14:textId="45D8A2C9" w:rsidR="003C592B" w:rsidDel="00815984" w:rsidRDefault="003449FE">
      <w:pPr>
        <w:rPr>
          <w:del w:id="2523" w:author="Công Nguyễn Văn" w:date="2019-09-04T10:04:00Z"/>
        </w:rPr>
      </w:pPr>
      <w:del w:id="2524" w:author="Công Nguyễn Văn" w:date="2019-09-04T10:04:00Z">
        <w:r w:rsidDel="00815984">
          <w:delText>User Controller nhận data và truy vấn lưu vào CSDL.</w:delText>
        </w:r>
      </w:del>
    </w:p>
    <w:p w14:paraId="280A8F05" w14:textId="77777777" w:rsidR="003C592B" w:rsidRDefault="003C592B">
      <w:pPr>
        <w:jc w:val="center"/>
        <w:pPrChange w:id="2525" w:author="Công Nguyễn Văn" w:date="2019-09-04T10:04:00Z">
          <w:pPr/>
        </w:pPrChange>
      </w:pPr>
    </w:p>
    <w:p w14:paraId="280A8F06" w14:textId="78A42046" w:rsidR="003C592B" w:rsidRPr="008750BE" w:rsidDel="002247FC" w:rsidRDefault="00212D8E">
      <w:pPr>
        <w:pStyle w:val="Heading3"/>
        <w:rPr>
          <w:del w:id="2526" w:author="Công Nguyễn Văn" w:date="2019-09-04T09:57:00Z"/>
          <w:bCs/>
          <w:rPrChange w:id="2527" w:author="Công Nguyễn Văn" w:date="2019-09-04T10:42:00Z">
            <w:rPr>
              <w:del w:id="2528" w:author="Công Nguyễn Văn" w:date="2019-09-04T09:57:00Z"/>
            </w:rPr>
          </w:rPrChange>
        </w:rPr>
      </w:pPr>
      <w:bookmarkStart w:id="2529" w:name="_Toc18584503"/>
      <w:r w:rsidRPr="008750BE">
        <w:rPr>
          <w:bCs/>
          <w:rPrChange w:id="2530" w:author="Công Nguyễn Văn" w:date="2019-09-04T10:42:00Z">
            <w:rPr/>
          </w:rPrChange>
        </w:rPr>
        <w:lastRenderedPageBreak/>
        <w:t>3</w:t>
      </w:r>
      <w:r w:rsidR="003449FE" w:rsidRPr="008750BE">
        <w:rPr>
          <w:bCs/>
          <w:rPrChange w:id="2531" w:author="Công Nguyễn Văn" w:date="2019-09-04T10:42:00Z">
            <w:rPr/>
          </w:rPrChange>
        </w:rPr>
        <w:t>.5.4: Test</w:t>
      </w:r>
      <w:bookmarkEnd w:id="2529"/>
    </w:p>
    <w:p w14:paraId="66BA4E96" w14:textId="77777777" w:rsidR="002247FC" w:rsidRPr="005F40D3" w:rsidRDefault="002247FC">
      <w:pPr>
        <w:pStyle w:val="Heading3"/>
        <w:rPr>
          <w:rPrChange w:id="2532" w:author="Công Nguyễn Văn" w:date="2019-09-04T10:43:00Z">
            <w:rPr/>
          </w:rPrChange>
        </w:rPr>
        <w:pPrChange w:id="2533" w:author="Công Nguyễn Văn" w:date="2019-09-04T10:43:00Z">
          <w:pPr/>
        </w:pPrChange>
      </w:pPr>
    </w:p>
    <w:p w14:paraId="2D276040" w14:textId="323C3084" w:rsidR="001A76C8" w:rsidRDefault="003449FE">
      <w:pPr>
        <w:keepNext/>
        <w:jc w:val="center"/>
        <w:pPrChange w:id="2534" w:author="Công Nguyễn Văn" w:date="2019-09-04T10:40:00Z">
          <w:pPr>
            <w:keepNext/>
          </w:pPr>
        </w:pPrChange>
      </w:pPr>
      <w:del w:id="2535" w:author="Công Nguyễn Văn" w:date="2019-09-04T09:36:00Z">
        <w:r w:rsidDel="00443940">
          <w:rPr>
            <w:noProof/>
          </w:rPr>
          <w:drawing>
            <wp:inline distT="0" distB="0" distL="0" distR="0" wp14:anchorId="280A9200" wp14:editId="563253AD">
              <wp:extent cx="5956340" cy="1556568"/>
              <wp:effectExtent l="0" t="0" r="0" b="0"/>
              <wp:docPr id="78" name="image33.jpg" descr="C:\Users\nvtiep2\Downloads\test.jpg"/>
              <wp:cNvGraphicFramePr/>
              <a:graphic xmlns:a="http://schemas.openxmlformats.org/drawingml/2006/main">
                <a:graphicData uri="http://schemas.openxmlformats.org/drawingml/2006/picture">
                  <pic:pic xmlns:pic="http://schemas.openxmlformats.org/drawingml/2006/picture">
                    <pic:nvPicPr>
                      <pic:cNvPr id="0" name="image33.jpg" descr="C:\Users\nvtiep2\Downloads\test.jpg"/>
                      <pic:cNvPicPr preferRelativeResize="0"/>
                    </pic:nvPicPr>
                    <pic:blipFill>
                      <a:blip r:embed="rId25"/>
                      <a:srcRect/>
                      <a:stretch>
                        <a:fillRect/>
                      </a:stretch>
                    </pic:blipFill>
                    <pic:spPr>
                      <a:xfrm>
                        <a:off x="0" y="0"/>
                        <a:ext cx="5956340" cy="1556568"/>
                      </a:xfrm>
                      <a:prstGeom prst="rect">
                        <a:avLst/>
                      </a:prstGeom>
                      <a:ln/>
                    </pic:spPr>
                  </pic:pic>
                </a:graphicData>
              </a:graphic>
            </wp:inline>
          </w:drawing>
        </w:r>
      </w:del>
      <w:ins w:id="2536" w:author="Công Nguyễn Văn" w:date="2019-09-04T09:37:00Z">
        <w:r w:rsidR="00443940">
          <w:rPr>
            <w:noProof/>
          </w:rPr>
          <w:drawing>
            <wp:inline distT="0" distB="0" distL="0" distR="0" wp14:anchorId="10C468CB" wp14:editId="6BB43ACF">
              <wp:extent cx="5760720" cy="4106545"/>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es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106545"/>
                      </a:xfrm>
                      <a:prstGeom prst="rect">
                        <a:avLst/>
                      </a:prstGeom>
                    </pic:spPr>
                  </pic:pic>
                </a:graphicData>
              </a:graphic>
            </wp:inline>
          </w:drawing>
        </w:r>
      </w:ins>
    </w:p>
    <w:p w14:paraId="280A8F08" w14:textId="5DD5EC5C" w:rsidR="003C592B" w:rsidRDefault="001A76C8" w:rsidP="001A76C8">
      <w:pPr>
        <w:pStyle w:val="Caption"/>
      </w:pPr>
      <w:del w:id="2537" w:author="Công Nguyễn Văn" w:date="2019-09-03T14:05:00Z">
        <w:r w:rsidDel="005D6D75">
          <w:delText xml:space="preserve">Hình 10 </w:delText>
        </w:r>
        <w:r w:rsidR="008F3BFF" w:rsidDel="005D6D75">
          <w:fldChar w:fldCharType="begin"/>
        </w:r>
        <w:r w:rsidR="008F3BFF" w:rsidDel="005D6D75">
          <w:delInstrText xml:space="preserve"> SEQ Hình_10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test</w:delText>
        </w:r>
      </w:del>
    </w:p>
    <w:p w14:paraId="280A8F09" w14:textId="6E37887C" w:rsidR="003C592B" w:rsidDel="00443940" w:rsidRDefault="003449FE">
      <w:pPr>
        <w:jc w:val="center"/>
        <w:rPr>
          <w:del w:id="2538" w:author="Công Nguyễn Văn" w:date="2019-09-04T09:37:00Z"/>
        </w:rPr>
      </w:pPr>
      <w:bookmarkStart w:id="2539" w:name="_3hv69ve" w:colFirst="0" w:colLast="0"/>
      <w:bookmarkEnd w:id="2539"/>
      <w:proofErr w:type="spellStart"/>
      <w:r>
        <w:t>Hình</w:t>
      </w:r>
      <w:proofErr w:type="spellEnd"/>
      <w:r>
        <w:t xml:space="preserve"> </w:t>
      </w:r>
      <w:r w:rsidR="00D65C75">
        <w:t>10</w:t>
      </w:r>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w:t>
      </w:r>
      <w:r w:rsidR="001A76C8">
        <w:t xml:space="preserve">use case </w:t>
      </w:r>
      <w:r>
        <w:t>Test</w:t>
      </w:r>
    </w:p>
    <w:p w14:paraId="280A8F0A" w14:textId="07CDF89B" w:rsidR="003C592B" w:rsidDel="00443940" w:rsidRDefault="003449FE">
      <w:pPr>
        <w:jc w:val="center"/>
        <w:rPr>
          <w:del w:id="2540" w:author="Công Nguyễn Văn" w:date="2019-09-04T09:37:00Z"/>
        </w:rPr>
        <w:pPrChange w:id="2541" w:author="Công Nguyễn Văn" w:date="2019-09-04T10:40:00Z">
          <w:pPr/>
        </w:pPrChange>
      </w:pPr>
      <w:del w:id="2542" w:author="Công Nguyễn Văn" w:date="2019-09-04T09:37:00Z">
        <w:r w:rsidDel="00443940">
          <w:delText>Mô tả: người dùng login, xem danh sách bài thi và chọn bài thi.</w:delText>
        </w:r>
      </w:del>
    </w:p>
    <w:p w14:paraId="280A8F0B" w14:textId="07EB0F00" w:rsidR="003C592B" w:rsidDel="00443940" w:rsidRDefault="003449FE">
      <w:pPr>
        <w:jc w:val="center"/>
        <w:rPr>
          <w:del w:id="2543" w:author="Công Nguyễn Văn" w:date="2019-09-04T09:37:00Z"/>
        </w:rPr>
        <w:pPrChange w:id="2544" w:author="Công Nguyễn Văn" w:date="2019-09-04T10:40:00Z">
          <w:pPr/>
        </w:pPrChange>
      </w:pPr>
      <w:del w:id="2545" w:author="Công Nguyễn Văn" w:date="2019-09-04T09:37:00Z">
        <w:r w:rsidDel="00443940">
          <w:delText>Sau khi chọn sẽ được chuyển hướng sang màn hình Test.Test Screen sẽ gửi data đến Exam Controller tiếp nhận xử lí.</w:delText>
        </w:r>
      </w:del>
    </w:p>
    <w:p w14:paraId="280A8F0C" w14:textId="51847A84" w:rsidR="003C592B" w:rsidDel="00443940" w:rsidRDefault="003449FE">
      <w:pPr>
        <w:jc w:val="center"/>
        <w:rPr>
          <w:del w:id="2546" w:author="Công Nguyễn Văn" w:date="2019-09-04T09:37:00Z"/>
        </w:rPr>
        <w:pPrChange w:id="2547" w:author="Công Nguyễn Văn" w:date="2019-09-04T10:40:00Z">
          <w:pPr/>
        </w:pPrChange>
      </w:pPr>
      <w:del w:id="2548" w:author="Công Nguyễn Văn" w:date="2019-09-04T09:37:00Z">
        <w:r w:rsidDel="00443940">
          <w:delText>Exam Controller nhận data và truy vấn CSDL đế lấy data bài thi trả về cho Test Screen.</w:delText>
        </w:r>
      </w:del>
    </w:p>
    <w:p w14:paraId="280A8F0D" w14:textId="599087CA" w:rsidR="003C592B" w:rsidDel="00443940" w:rsidRDefault="003449FE">
      <w:pPr>
        <w:jc w:val="center"/>
        <w:rPr>
          <w:del w:id="2549" w:author="Công Nguyễn Văn" w:date="2019-09-04T09:37:00Z"/>
        </w:rPr>
        <w:pPrChange w:id="2550" w:author="Công Nguyễn Văn" w:date="2019-09-04T10:40:00Z">
          <w:pPr/>
        </w:pPrChange>
      </w:pPr>
      <w:del w:id="2551" w:author="Công Nguyễn Văn" w:date="2019-09-04T09:37:00Z">
        <w:r w:rsidDel="00443940">
          <w:delText>Test Screen nhận data và hiển thị bài thi cho người dùng.</w:delText>
        </w:r>
      </w:del>
    </w:p>
    <w:p w14:paraId="280A8F0E" w14:textId="77777777" w:rsidR="003C592B" w:rsidDel="002247FC" w:rsidRDefault="003C592B">
      <w:pPr>
        <w:jc w:val="center"/>
        <w:rPr>
          <w:del w:id="2552" w:author="Công Nguyễn Văn" w:date="2019-09-04T09:51:00Z"/>
        </w:rPr>
        <w:pPrChange w:id="2553" w:author="Công Nguyễn Văn" w:date="2019-09-04T10:40:00Z">
          <w:pPr/>
        </w:pPrChange>
      </w:pPr>
    </w:p>
    <w:p w14:paraId="280A8F0F" w14:textId="77777777" w:rsidR="003C592B" w:rsidRDefault="003C592B">
      <w:pPr>
        <w:jc w:val="center"/>
        <w:pPrChange w:id="2554" w:author="Công Nguyễn Văn" w:date="2019-09-04T10:40:00Z">
          <w:pPr/>
        </w:pPrChange>
      </w:pPr>
    </w:p>
    <w:p w14:paraId="280A8F10" w14:textId="55534946" w:rsidR="003C592B" w:rsidDel="001A78E4" w:rsidRDefault="00212D8E">
      <w:pPr>
        <w:pStyle w:val="Heading3"/>
        <w:rPr>
          <w:del w:id="2555" w:author="Công Nguyễn Văn" w:date="2019-09-04T09:50:00Z"/>
        </w:rPr>
      </w:pPr>
      <w:bookmarkStart w:id="2556" w:name="_Toc18584504"/>
      <w:r>
        <w:lastRenderedPageBreak/>
        <w:t>3</w:t>
      </w:r>
      <w:r w:rsidR="003449FE">
        <w:t>.5.5</w:t>
      </w:r>
      <w:ins w:id="2557" w:author="Công Nguyễn Văn" w:date="2019-09-04T09:51:00Z">
        <w:r w:rsidR="001A78E4">
          <w:t xml:space="preserve">: </w:t>
        </w:r>
      </w:ins>
      <w:ins w:id="2558" w:author="Công Nguyễn Văn" w:date="2019-09-04T09:50:00Z">
        <w:r w:rsidR="001A78E4">
          <w:t>Question</w:t>
        </w:r>
      </w:ins>
      <w:ins w:id="2559" w:author="Công Nguyễn Văn" w:date="2019-09-04T09:51:00Z">
        <w:r w:rsidR="001A78E4">
          <w:t xml:space="preserve"> Management</w:t>
        </w:r>
      </w:ins>
      <w:bookmarkEnd w:id="2556"/>
      <w:del w:id="2560" w:author="Công Nguyễn Văn" w:date="2019-09-04T09:50:00Z">
        <w:r w:rsidR="003449FE" w:rsidDel="001A78E4">
          <w:delText>: Insert or Update Question</w:delText>
        </w:r>
      </w:del>
    </w:p>
    <w:p w14:paraId="280A8F11" w14:textId="09318E83" w:rsidR="003C592B" w:rsidDel="001A78E4" w:rsidRDefault="003C592B">
      <w:pPr>
        <w:pStyle w:val="Heading3"/>
        <w:rPr>
          <w:del w:id="2561" w:author="Công Nguyễn Văn" w:date="2019-09-04T09:50:00Z"/>
        </w:rPr>
        <w:pPrChange w:id="2562" w:author="Công Nguyễn Văn" w:date="2019-09-04T09:57:00Z">
          <w:pPr/>
        </w:pPrChange>
      </w:pPr>
    </w:p>
    <w:p w14:paraId="41FDBC6B" w14:textId="7AAD9676" w:rsidR="001A76C8" w:rsidDel="001A78E4" w:rsidRDefault="003449FE">
      <w:pPr>
        <w:pStyle w:val="Heading3"/>
        <w:rPr>
          <w:del w:id="2563" w:author="Công Nguyễn Văn" w:date="2019-09-04T09:50:00Z"/>
        </w:rPr>
        <w:pPrChange w:id="2564" w:author="Công Nguyễn Văn" w:date="2019-09-04T09:57:00Z">
          <w:pPr>
            <w:keepNext/>
          </w:pPr>
        </w:pPrChange>
      </w:pPr>
      <w:del w:id="2565" w:author="Công Nguyễn Văn" w:date="2019-09-04T09:50:00Z">
        <w:r w:rsidDel="001A78E4">
          <w:rPr>
            <w:noProof/>
          </w:rPr>
          <w:drawing>
            <wp:inline distT="0" distB="0" distL="0" distR="0" wp14:anchorId="280A9202" wp14:editId="280A9203">
              <wp:extent cx="5943600" cy="1804439"/>
              <wp:effectExtent l="0" t="0" r="0" b="0"/>
              <wp:docPr id="79" name="image30.jpg" descr="C:\Users\nvtiep2\Downloads\question (1).jpg"/>
              <wp:cNvGraphicFramePr/>
              <a:graphic xmlns:a="http://schemas.openxmlformats.org/drawingml/2006/main">
                <a:graphicData uri="http://schemas.openxmlformats.org/drawingml/2006/picture">
                  <pic:pic xmlns:pic="http://schemas.openxmlformats.org/drawingml/2006/picture">
                    <pic:nvPicPr>
                      <pic:cNvPr id="0" name="image30.jpg" descr="C:\Users\nvtiep2\Downloads\question (1).jpg"/>
                      <pic:cNvPicPr preferRelativeResize="0"/>
                    </pic:nvPicPr>
                    <pic:blipFill>
                      <a:blip r:embed="rId27"/>
                      <a:srcRect/>
                      <a:stretch>
                        <a:fillRect/>
                      </a:stretch>
                    </pic:blipFill>
                    <pic:spPr>
                      <a:xfrm>
                        <a:off x="0" y="0"/>
                        <a:ext cx="5943600" cy="1804439"/>
                      </a:xfrm>
                      <a:prstGeom prst="rect">
                        <a:avLst/>
                      </a:prstGeom>
                      <a:ln/>
                    </pic:spPr>
                  </pic:pic>
                </a:graphicData>
              </a:graphic>
            </wp:inline>
          </w:drawing>
        </w:r>
      </w:del>
    </w:p>
    <w:p w14:paraId="280A8F12" w14:textId="70721AEF" w:rsidR="003C592B" w:rsidDel="001A78E4" w:rsidRDefault="001A76C8">
      <w:pPr>
        <w:pStyle w:val="Heading3"/>
        <w:rPr>
          <w:del w:id="2566" w:author="Công Nguyễn Văn" w:date="2019-09-04T09:50:00Z"/>
        </w:rPr>
        <w:pPrChange w:id="2567" w:author="Công Nguyễn Văn" w:date="2019-09-04T09:57:00Z">
          <w:pPr>
            <w:pStyle w:val="Caption"/>
          </w:pPr>
        </w:pPrChange>
      </w:pPr>
      <w:del w:id="2568" w:author="Công Nguyễn Văn" w:date="2019-09-03T14:06:00Z">
        <w:r w:rsidDel="005D6D75">
          <w:delText xml:space="preserve">Hình 11 </w:delText>
        </w:r>
        <w:r w:rsidR="008F3BFF" w:rsidDel="005D6D75">
          <w:fldChar w:fldCharType="begin"/>
        </w:r>
        <w:r w:rsidR="008F3BFF" w:rsidDel="005D6D75">
          <w:delInstrText xml:space="preserve"> SEQ Hình_11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insert question hoặc update question</w:delText>
        </w:r>
      </w:del>
    </w:p>
    <w:p w14:paraId="280A8F13" w14:textId="318B1815" w:rsidR="003C592B" w:rsidDel="001A78E4" w:rsidRDefault="003449FE">
      <w:pPr>
        <w:pStyle w:val="Heading3"/>
        <w:rPr>
          <w:del w:id="2569" w:author="Công Nguyễn Văn" w:date="2019-09-04T09:50:00Z"/>
        </w:rPr>
        <w:pPrChange w:id="2570" w:author="Công Nguyễn Văn" w:date="2019-09-04T09:57:00Z">
          <w:pPr/>
        </w:pPrChange>
      </w:pPr>
      <w:bookmarkStart w:id="2571" w:name="_4h042r0" w:colFirst="0" w:colLast="0"/>
      <w:bookmarkEnd w:id="2571"/>
      <w:del w:id="2572" w:author="Công Nguyễn Văn" w:date="2019-09-04T09:50:00Z">
        <w:r w:rsidDel="001A78E4">
          <w:delText xml:space="preserve">Hình </w:delText>
        </w:r>
        <w:r w:rsidR="00D65C75" w:rsidDel="001A78E4">
          <w:delText>11</w:delText>
        </w:r>
        <w:r w:rsidDel="001A78E4">
          <w:delText>: Biểu đồ trình tự</w:delText>
        </w:r>
        <w:r w:rsidR="001A76C8" w:rsidDel="001A78E4">
          <w:delText xml:space="preserve"> cho use </w:delText>
        </w:r>
        <w:r w:rsidDel="001A78E4">
          <w:delText>insert question hoặc update question</w:delText>
        </w:r>
      </w:del>
    </w:p>
    <w:p w14:paraId="280A8F14" w14:textId="25D06E07" w:rsidR="003C592B" w:rsidDel="001A78E4" w:rsidRDefault="003449FE">
      <w:pPr>
        <w:pStyle w:val="Heading3"/>
        <w:rPr>
          <w:del w:id="2573" w:author="Công Nguyễn Văn" w:date="2019-09-04T09:50:00Z"/>
        </w:rPr>
        <w:pPrChange w:id="2574" w:author="Công Nguyễn Văn" w:date="2019-09-04T09:57:00Z">
          <w:pPr/>
        </w:pPrChange>
      </w:pPr>
      <w:del w:id="2575" w:author="Công Nguyễn Văn" w:date="2019-09-04T09:50:00Z">
        <w:r w:rsidDel="001A78E4">
          <w:delText>Mô tả: người quản trị login vào menu Question trong CMS.</w:delText>
        </w:r>
      </w:del>
    </w:p>
    <w:p w14:paraId="280A8F15" w14:textId="410D0FF6" w:rsidR="003C592B" w:rsidDel="001A78E4" w:rsidRDefault="003449FE">
      <w:pPr>
        <w:pStyle w:val="Heading3"/>
        <w:rPr>
          <w:del w:id="2576" w:author="Công Nguyễn Văn" w:date="2019-09-04T09:50:00Z"/>
        </w:rPr>
        <w:pPrChange w:id="2577" w:author="Công Nguyễn Văn" w:date="2019-09-04T09:57:00Z">
          <w:pPr/>
        </w:pPrChange>
      </w:pPr>
      <w:del w:id="2578" w:author="Công Nguyễn Văn" w:date="2019-09-04T09:50:00Z">
        <w:r w:rsidDel="001A78E4">
          <w:delText>Nhấn nút thêm question (hoặc cập nhật) sau đó người quản trị điền đầy đủ thông tin các trường.Form sẽ kiểm tra các trường và thông báo lỗi nếu có nhập sai trước khi nhấn submit.</w:delText>
        </w:r>
      </w:del>
    </w:p>
    <w:p w14:paraId="280A8F16" w14:textId="2443527C" w:rsidR="003C592B" w:rsidDel="001A78E4" w:rsidRDefault="003449FE">
      <w:pPr>
        <w:pStyle w:val="Heading3"/>
        <w:rPr>
          <w:del w:id="2579" w:author="Công Nguyễn Văn" w:date="2019-09-04T09:50:00Z"/>
        </w:rPr>
        <w:pPrChange w:id="2580" w:author="Công Nguyễn Văn" w:date="2019-09-04T09:57:00Z">
          <w:pPr/>
        </w:pPrChange>
      </w:pPr>
      <w:del w:id="2581" w:author="Công Nguyễn Văn" w:date="2019-09-04T09:50:00Z">
        <w:r w:rsidDel="001A78E4">
          <w:delText xml:space="preserve"> Question Controller nhận dữ liệu và truy vấn thêm (hoặc cập nhật) câu hỏi vào CSDL.</w:delText>
        </w:r>
      </w:del>
    </w:p>
    <w:p w14:paraId="280A8F17" w14:textId="3CF4F288" w:rsidR="003C592B" w:rsidDel="001A78E4" w:rsidRDefault="003449FE">
      <w:pPr>
        <w:pStyle w:val="Heading3"/>
        <w:rPr>
          <w:del w:id="2582" w:author="Công Nguyễn Văn" w:date="2019-09-04T09:50:00Z"/>
        </w:rPr>
        <w:pPrChange w:id="2583" w:author="Công Nguyễn Văn" w:date="2019-09-04T09:57:00Z">
          <w:pPr/>
        </w:pPrChange>
      </w:pPr>
      <w:del w:id="2584" w:author="Công Nguyễn Văn" w:date="2019-09-04T09:50:00Z">
        <w:r w:rsidDel="001A78E4">
          <w:delText>Sau khi thành công sẽ được chuyển đến view QuestionList.</w:delText>
        </w:r>
      </w:del>
    </w:p>
    <w:p w14:paraId="280A8F18" w14:textId="1C093236" w:rsidR="003C592B" w:rsidDel="001A78E4" w:rsidRDefault="003C592B">
      <w:pPr>
        <w:pStyle w:val="Heading3"/>
        <w:rPr>
          <w:del w:id="2585" w:author="Công Nguyễn Văn" w:date="2019-09-04T09:50:00Z"/>
        </w:rPr>
        <w:pPrChange w:id="2586" w:author="Công Nguyễn Văn" w:date="2019-09-04T09:57:00Z">
          <w:pPr/>
        </w:pPrChange>
      </w:pPr>
    </w:p>
    <w:p w14:paraId="280A8F19" w14:textId="69468845" w:rsidR="003C592B" w:rsidDel="001A78E4" w:rsidRDefault="00212D8E">
      <w:pPr>
        <w:pStyle w:val="Heading3"/>
        <w:rPr>
          <w:del w:id="2587" w:author="Công Nguyễn Văn" w:date="2019-09-04T09:50:00Z"/>
        </w:rPr>
      </w:pPr>
      <w:del w:id="2588" w:author="Công Nguyễn Văn" w:date="2019-09-04T09:50:00Z">
        <w:r w:rsidDel="001A78E4">
          <w:delText>3</w:delText>
        </w:r>
        <w:r w:rsidR="003449FE" w:rsidDel="001A78E4">
          <w:delText>.5.6: Delete Question</w:delText>
        </w:r>
      </w:del>
    </w:p>
    <w:p w14:paraId="6CDDF1BD" w14:textId="0156D4DA" w:rsidR="001A76C8" w:rsidDel="001A78E4" w:rsidRDefault="003449FE">
      <w:pPr>
        <w:pStyle w:val="Heading3"/>
        <w:rPr>
          <w:del w:id="2589" w:author="Công Nguyễn Văn" w:date="2019-09-04T09:50:00Z"/>
        </w:rPr>
        <w:pPrChange w:id="2590" w:author="Công Nguyễn Văn" w:date="2019-09-04T09:57:00Z">
          <w:pPr>
            <w:keepNext/>
          </w:pPr>
        </w:pPrChange>
      </w:pPr>
      <w:del w:id="2591" w:author="Công Nguyễn Văn" w:date="2019-09-04T09:50:00Z">
        <w:r w:rsidDel="001A78E4">
          <w:rPr>
            <w:noProof/>
          </w:rPr>
          <w:drawing>
            <wp:inline distT="0" distB="0" distL="0" distR="0" wp14:anchorId="280A9204" wp14:editId="280A9205">
              <wp:extent cx="5943600" cy="1680390"/>
              <wp:effectExtent l="0" t="0" r="0" b="0"/>
              <wp:docPr id="80" name="image23.jpg" descr="C:\Users\nvtiep2\Downloads\deleteQuesiom.jpg"/>
              <wp:cNvGraphicFramePr/>
              <a:graphic xmlns:a="http://schemas.openxmlformats.org/drawingml/2006/main">
                <a:graphicData uri="http://schemas.openxmlformats.org/drawingml/2006/picture">
                  <pic:pic xmlns:pic="http://schemas.openxmlformats.org/drawingml/2006/picture">
                    <pic:nvPicPr>
                      <pic:cNvPr id="0" name="image23.jpg" descr="C:\Users\nvtiep2\Downloads\deleteQuesiom.jpg"/>
                      <pic:cNvPicPr preferRelativeResize="0"/>
                    </pic:nvPicPr>
                    <pic:blipFill>
                      <a:blip r:embed="rId28"/>
                      <a:srcRect/>
                      <a:stretch>
                        <a:fillRect/>
                      </a:stretch>
                    </pic:blipFill>
                    <pic:spPr>
                      <a:xfrm>
                        <a:off x="0" y="0"/>
                        <a:ext cx="5943600" cy="1680390"/>
                      </a:xfrm>
                      <a:prstGeom prst="rect">
                        <a:avLst/>
                      </a:prstGeom>
                      <a:ln/>
                    </pic:spPr>
                  </pic:pic>
                </a:graphicData>
              </a:graphic>
            </wp:inline>
          </w:drawing>
        </w:r>
      </w:del>
    </w:p>
    <w:p w14:paraId="280A8F1A" w14:textId="7B304DFD" w:rsidR="003C592B" w:rsidDel="001A78E4" w:rsidRDefault="001A76C8">
      <w:pPr>
        <w:pStyle w:val="Heading3"/>
        <w:rPr>
          <w:del w:id="2592" w:author="Công Nguyễn Văn" w:date="2019-09-04T09:50:00Z"/>
        </w:rPr>
        <w:pPrChange w:id="2593" w:author="Công Nguyễn Văn" w:date="2019-09-04T09:57:00Z">
          <w:pPr>
            <w:pStyle w:val="Caption"/>
          </w:pPr>
        </w:pPrChange>
      </w:pPr>
      <w:del w:id="2594" w:author="Công Nguyễn Văn" w:date="2019-09-03T14:06:00Z">
        <w:r w:rsidDel="005D6D75">
          <w:delText xml:space="preserve">Hình 12 </w:delText>
        </w:r>
        <w:r w:rsidR="008F3BFF" w:rsidDel="005D6D75">
          <w:fldChar w:fldCharType="begin"/>
        </w:r>
        <w:r w:rsidR="008F3BFF" w:rsidDel="005D6D75">
          <w:delInstrText xml:space="preserve"> SEQ Hình_12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delete question</w:delText>
        </w:r>
      </w:del>
    </w:p>
    <w:p w14:paraId="280A8F1B" w14:textId="677D0F54" w:rsidR="003C592B" w:rsidDel="001A78E4" w:rsidRDefault="003449FE">
      <w:pPr>
        <w:pStyle w:val="Heading3"/>
        <w:rPr>
          <w:del w:id="2595" w:author="Công Nguyễn Văn" w:date="2019-09-04T09:50:00Z"/>
        </w:rPr>
        <w:pPrChange w:id="2596" w:author="Công Nguyễn Văn" w:date="2019-09-04T09:57:00Z">
          <w:pPr>
            <w:jc w:val="center"/>
          </w:pPr>
        </w:pPrChange>
      </w:pPr>
      <w:bookmarkStart w:id="2597" w:name="_1baon6m" w:colFirst="0" w:colLast="0"/>
      <w:bookmarkEnd w:id="2597"/>
      <w:del w:id="2598" w:author="Công Nguyễn Văn" w:date="2019-09-04T09:50:00Z">
        <w:r w:rsidDel="001A78E4">
          <w:delText>Hình 1</w:delText>
        </w:r>
        <w:r w:rsidR="00D65C75" w:rsidDel="001A78E4">
          <w:delText>2</w:delText>
        </w:r>
        <w:r w:rsidDel="001A78E4">
          <w:delText xml:space="preserve">: Biểu đồ trình tự cho </w:delText>
        </w:r>
        <w:r w:rsidR="001A76C8" w:rsidDel="001A78E4">
          <w:delText xml:space="preserve">use case </w:delText>
        </w:r>
        <w:r w:rsidDel="001A78E4">
          <w:delText>delete question</w:delText>
        </w:r>
      </w:del>
    </w:p>
    <w:p w14:paraId="280A8F1C" w14:textId="43C20393" w:rsidR="003C592B" w:rsidDel="001A78E4" w:rsidRDefault="003C592B">
      <w:pPr>
        <w:pStyle w:val="Heading3"/>
        <w:rPr>
          <w:del w:id="2599" w:author="Công Nguyễn Văn" w:date="2019-09-04T09:50:00Z"/>
        </w:rPr>
        <w:pPrChange w:id="2600" w:author="Công Nguyễn Văn" w:date="2019-09-04T09:57:00Z">
          <w:pPr/>
        </w:pPrChange>
      </w:pPr>
    </w:p>
    <w:p w14:paraId="280A8F1D" w14:textId="639AD6ED" w:rsidR="003C592B" w:rsidDel="001A78E4" w:rsidRDefault="003449FE">
      <w:pPr>
        <w:pStyle w:val="Heading3"/>
        <w:rPr>
          <w:del w:id="2601" w:author="Công Nguyễn Văn" w:date="2019-09-04T09:50:00Z"/>
        </w:rPr>
        <w:pPrChange w:id="2602" w:author="Công Nguyễn Văn" w:date="2019-09-04T09:57:00Z">
          <w:pPr/>
        </w:pPrChange>
      </w:pPr>
      <w:del w:id="2603" w:author="Công Nguyễn Văn" w:date="2019-09-04T09:50:00Z">
        <w:r w:rsidDel="001A78E4">
          <w:delText>Mô tả: người quản trị login vào menu Question trong CMS.</w:delText>
        </w:r>
      </w:del>
    </w:p>
    <w:p w14:paraId="280A8F1E" w14:textId="2B3C4DC5" w:rsidR="003C592B" w:rsidDel="001A78E4" w:rsidRDefault="003449FE">
      <w:pPr>
        <w:pStyle w:val="Heading3"/>
        <w:rPr>
          <w:del w:id="2604" w:author="Công Nguyễn Văn" w:date="2019-09-04T09:50:00Z"/>
        </w:rPr>
        <w:pPrChange w:id="2605" w:author="Công Nguyễn Văn" w:date="2019-09-04T09:57:00Z">
          <w:pPr/>
        </w:pPrChange>
      </w:pPr>
      <w:del w:id="2606" w:author="Công Nguyễn Văn" w:date="2019-09-04T09:50:00Z">
        <w:r w:rsidDel="001A78E4">
          <w:delText>Chọn question cần xóa và nhấn delete.</w:delText>
        </w:r>
      </w:del>
    </w:p>
    <w:p w14:paraId="280A8F1F" w14:textId="35198FE7" w:rsidR="003C592B" w:rsidDel="001A78E4" w:rsidRDefault="003449FE">
      <w:pPr>
        <w:pStyle w:val="Heading3"/>
        <w:rPr>
          <w:del w:id="2607" w:author="Công Nguyễn Văn" w:date="2019-09-04T09:50:00Z"/>
        </w:rPr>
        <w:pPrChange w:id="2608" w:author="Công Nguyễn Văn" w:date="2019-09-04T09:57:00Z">
          <w:pPr/>
        </w:pPrChange>
      </w:pPr>
      <w:del w:id="2609" w:author="Công Nguyễn Văn" w:date="2019-09-04T09:50:00Z">
        <w:r w:rsidDel="001A78E4">
          <w:delText>Question Controller nhận dữ liệu và truy vấn xóa câu hỏi trong CSDL.</w:delText>
        </w:r>
      </w:del>
    </w:p>
    <w:p w14:paraId="6B75C05D" w14:textId="1F61A92C" w:rsidR="002247FC" w:rsidRPr="002247FC" w:rsidRDefault="003449FE">
      <w:pPr>
        <w:pStyle w:val="Heading3"/>
        <w:rPr>
          <w:rPrChange w:id="2610" w:author="Công Nguyễn Văn" w:date="2019-09-04T09:51:00Z">
            <w:rPr/>
          </w:rPrChange>
        </w:rPr>
        <w:pPrChange w:id="2611" w:author="Công Nguyễn Văn" w:date="2019-09-04T09:57:00Z">
          <w:pPr/>
        </w:pPrChange>
      </w:pPr>
      <w:del w:id="2612" w:author="Công Nguyễn Văn" w:date="2019-09-04T09:50:00Z">
        <w:r w:rsidDel="001A78E4">
          <w:delText>Sau khi thành công danh sách question sẽ được cập nhật lại trên view QuestionList.</w:delText>
        </w:r>
      </w:del>
    </w:p>
    <w:p w14:paraId="280A8F21" w14:textId="0C823052" w:rsidR="003C592B" w:rsidRDefault="001A78E4" w:rsidP="009D66BA">
      <w:pPr>
        <w:jc w:val="center"/>
        <w:rPr>
          <w:ins w:id="2613" w:author="Công Nguyễn Văn" w:date="2019-09-04T10:40:00Z"/>
        </w:rPr>
      </w:pPr>
      <w:ins w:id="2614" w:author="Công Nguyễn Văn" w:date="2019-09-04T09:51:00Z">
        <w:r>
          <w:rPr>
            <w:noProof/>
          </w:rPr>
          <w:drawing>
            <wp:inline distT="0" distB="0" distL="0" distR="0" wp14:anchorId="587CF3B3" wp14:editId="0D0B1BEA">
              <wp:extent cx="5760720" cy="47320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question mng.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732020"/>
                      </a:xfrm>
                      <a:prstGeom prst="rect">
                        <a:avLst/>
                      </a:prstGeom>
                    </pic:spPr>
                  </pic:pic>
                </a:graphicData>
              </a:graphic>
            </wp:inline>
          </w:drawing>
        </w:r>
      </w:ins>
    </w:p>
    <w:p w14:paraId="798466F8" w14:textId="5008961E" w:rsidR="00B71C98" w:rsidRDefault="00B71C98">
      <w:pPr>
        <w:jc w:val="center"/>
        <w:pPrChange w:id="2615" w:author="Công Nguyễn Văn" w:date="2019-09-04T10:40:00Z">
          <w:pPr/>
        </w:pPrChange>
      </w:pPr>
      <w:proofErr w:type="spellStart"/>
      <w:ins w:id="2616" w:author="Công Nguyễn Văn" w:date="2019-09-04T10:40:00Z">
        <w:r>
          <w:t>Hình</w:t>
        </w:r>
        <w:proofErr w:type="spellEnd"/>
        <w:r>
          <w:t xml:space="preserve"> 1</w:t>
        </w:r>
      </w:ins>
      <w:ins w:id="2617" w:author="Công Nguyễn Văn" w:date="2019-09-04T10:43:00Z">
        <w:r w:rsidR="005F40D3">
          <w:t>1</w:t>
        </w:r>
      </w:ins>
      <w:ins w:id="2618" w:author="Công Nguyễn Văn" w:date="2019-09-04T10:40:00Z">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use case </w:t>
        </w:r>
      </w:ins>
      <w:ins w:id="2619" w:author="Công Nguyễn Văn" w:date="2019-09-04T10:41:00Z">
        <w:r>
          <w:t>question</w:t>
        </w:r>
      </w:ins>
      <w:ins w:id="2620" w:author="Công Nguyễn Văn" w:date="2019-09-04T10:40:00Z">
        <w:r>
          <w:t xml:space="preserve"> mana</w:t>
        </w:r>
      </w:ins>
      <w:ins w:id="2621" w:author="Công Nguyễn Văn" w:date="2019-09-04T10:41:00Z">
        <w:r>
          <w:t>gement</w:t>
        </w:r>
      </w:ins>
    </w:p>
    <w:p w14:paraId="280A8F22" w14:textId="5FF37DBB" w:rsidR="003C592B" w:rsidRPr="008750BE" w:rsidDel="002247FC" w:rsidRDefault="00212D8E">
      <w:pPr>
        <w:pStyle w:val="Heading3"/>
        <w:rPr>
          <w:del w:id="2622" w:author="Công Nguyễn Văn" w:date="2019-09-04T09:55:00Z"/>
          <w:bCs/>
          <w:rPrChange w:id="2623" w:author="Công Nguyễn Văn" w:date="2019-09-04T10:42:00Z">
            <w:rPr>
              <w:del w:id="2624" w:author="Công Nguyễn Văn" w:date="2019-09-04T09:55:00Z"/>
            </w:rPr>
          </w:rPrChange>
        </w:rPr>
      </w:pPr>
      <w:bookmarkStart w:id="2625" w:name="_Toc18584505"/>
      <w:r w:rsidRPr="008750BE">
        <w:rPr>
          <w:bCs/>
          <w:rPrChange w:id="2626" w:author="Công Nguyễn Văn" w:date="2019-09-04T10:42:00Z">
            <w:rPr/>
          </w:rPrChange>
        </w:rPr>
        <w:lastRenderedPageBreak/>
        <w:t>3</w:t>
      </w:r>
      <w:r w:rsidR="003449FE" w:rsidRPr="008750BE">
        <w:rPr>
          <w:bCs/>
          <w:rPrChange w:id="2627" w:author="Công Nguyễn Văn" w:date="2019-09-04T10:42:00Z">
            <w:rPr/>
          </w:rPrChange>
        </w:rPr>
        <w:t>.5.</w:t>
      </w:r>
      <w:ins w:id="2628" w:author="Công Nguyễn Văn" w:date="2019-09-04T09:52:00Z">
        <w:r w:rsidR="002247FC" w:rsidRPr="008750BE">
          <w:rPr>
            <w:bCs/>
            <w:rPrChange w:id="2629" w:author="Công Nguyễn Văn" w:date="2019-09-04T10:42:00Z">
              <w:rPr/>
            </w:rPrChange>
          </w:rPr>
          <w:t>6</w:t>
        </w:r>
      </w:ins>
      <w:del w:id="2630" w:author="Công Nguyễn Văn" w:date="2019-09-04T09:52:00Z">
        <w:r w:rsidR="003449FE" w:rsidRPr="008750BE" w:rsidDel="002247FC">
          <w:rPr>
            <w:bCs/>
            <w:rPrChange w:id="2631" w:author="Công Nguyễn Văn" w:date="2019-09-04T10:42:00Z">
              <w:rPr/>
            </w:rPrChange>
          </w:rPr>
          <w:delText>7</w:delText>
        </w:r>
      </w:del>
      <w:r w:rsidR="003449FE" w:rsidRPr="008750BE">
        <w:rPr>
          <w:bCs/>
          <w:rPrChange w:id="2632" w:author="Công Nguyễn Văn" w:date="2019-09-04T10:42:00Z">
            <w:rPr/>
          </w:rPrChange>
        </w:rPr>
        <w:t xml:space="preserve">: </w:t>
      </w:r>
      <w:ins w:id="2633" w:author="Công Nguyễn Văn" w:date="2019-09-04T09:55:00Z">
        <w:r w:rsidR="002247FC" w:rsidRPr="008750BE">
          <w:rPr>
            <w:bCs/>
            <w:rPrChange w:id="2634" w:author="Công Nguyễn Văn" w:date="2019-09-04T10:42:00Z">
              <w:rPr/>
            </w:rPrChange>
          </w:rPr>
          <w:t xml:space="preserve">Exam </w:t>
        </w:r>
      </w:ins>
      <w:ins w:id="2635" w:author="Công Nguyễn Văn" w:date="2019-09-04T09:56:00Z">
        <w:r w:rsidR="002247FC" w:rsidRPr="008750BE">
          <w:rPr>
            <w:bCs/>
            <w:rPrChange w:id="2636" w:author="Công Nguyễn Văn" w:date="2019-09-04T10:42:00Z">
              <w:rPr/>
            </w:rPrChange>
          </w:rPr>
          <w:t>Management</w:t>
        </w:r>
        <w:bookmarkEnd w:id="2625"/>
        <w:r w:rsidR="002247FC" w:rsidRPr="008750BE">
          <w:rPr>
            <w:bCs/>
            <w:rPrChange w:id="2637" w:author="Công Nguyễn Văn" w:date="2019-09-04T10:42:00Z">
              <w:rPr/>
            </w:rPrChange>
          </w:rPr>
          <w:t xml:space="preserve"> </w:t>
        </w:r>
      </w:ins>
      <w:del w:id="2638" w:author="Công Nguyễn Văn" w:date="2019-09-04T09:55:00Z">
        <w:r w:rsidR="003449FE" w:rsidRPr="008750BE" w:rsidDel="002247FC">
          <w:rPr>
            <w:bCs/>
            <w:rPrChange w:id="2639" w:author="Công Nguyễn Văn" w:date="2019-09-04T10:42:00Z">
              <w:rPr/>
            </w:rPrChange>
          </w:rPr>
          <w:delText>Insert or Update Exam</w:delText>
        </w:r>
      </w:del>
    </w:p>
    <w:p w14:paraId="1B2B52F7" w14:textId="77777777" w:rsidR="002247FC" w:rsidRPr="002247FC" w:rsidRDefault="002247FC">
      <w:pPr>
        <w:pStyle w:val="Heading3"/>
        <w:rPr>
          <w:ins w:id="2640" w:author="Công Nguyễn Văn" w:date="2019-09-04T09:56:00Z"/>
        </w:rPr>
      </w:pPr>
    </w:p>
    <w:p w14:paraId="7DD0C477" w14:textId="4823B772" w:rsidR="001A76C8" w:rsidDel="00B71C98" w:rsidRDefault="002247FC">
      <w:pPr>
        <w:pStyle w:val="Heading3"/>
        <w:rPr>
          <w:del w:id="2641" w:author="Công Nguyễn Văn" w:date="2019-09-04T09:55:00Z"/>
        </w:rPr>
      </w:pPr>
      <w:ins w:id="2642" w:author="Công Nguyễn Văn" w:date="2019-09-04T09:56:00Z">
        <w:r>
          <w:rPr>
            <w:noProof/>
          </w:rPr>
          <w:drawing>
            <wp:inline distT="0" distB="0" distL="0" distR="0" wp14:anchorId="7658A14D" wp14:editId="59A4C75E">
              <wp:extent cx="5760720" cy="493903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am m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939030"/>
                      </a:xfrm>
                      <a:prstGeom prst="rect">
                        <a:avLst/>
                      </a:prstGeom>
                    </pic:spPr>
                  </pic:pic>
                </a:graphicData>
              </a:graphic>
            </wp:inline>
          </w:drawing>
        </w:r>
      </w:ins>
      <w:del w:id="2643" w:author="Công Nguyễn Văn" w:date="2019-09-04T09:55:00Z">
        <w:r w:rsidR="003449FE" w:rsidDel="002247FC">
          <w:rPr>
            <w:noProof/>
          </w:rPr>
          <w:drawing>
            <wp:inline distT="0" distB="0" distL="0" distR="0" wp14:anchorId="280A9206" wp14:editId="280A9207">
              <wp:extent cx="5943600" cy="1765965"/>
              <wp:effectExtent l="0" t="0" r="0" b="0"/>
              <wp:docPr id="81" name="image25.jpg" descr="C:\Users\nvtiep2\Downloads\Insert_exam.jpg"/>
              <wp:cNvGraphicFramePr/>
              <a:graphic xmlns:a="http://schemas.openxmlformats.org/drawingml/2006/main">
                <a:graphicData uri="http://schemas.openxmlformats.org/drawingml/2006/picture">
                  <pic:pic xmlns:pic="http://schemas.openxmlformats.org/drawingml/2006/picture">
                    <pic:nvPicPr>
                      <pic:cNvPr id="0" name="image25.jpg" descr="C:\Users\nvtiep2\Downloads\Insert_exam.jpg"/>
                      <pic:cNvPicPr preferRelativeResize="0"/>
                    </pic:nvPicPr>
                    <pic:blipFill>
                      <a:blip r:embed="rId31"/>
                      <a:srcRect/>
                      <a:stretch>
                        <a:fillRect/>
                      </a:stretch>
                    </pic:blipFill>
                    <pic:spPr>
                      <a:xfrm>
                        <a:off x="0" y="0"/>
                        <a:ext cx="5943600" cy="1765965"/>
                      </a:xfrm>
                      <a:prstGeom prst="rect">
                        <a:avLst/>
                      </a:prstGeom>
                      <a:ln/>
                    </pic:spPr>
                  </pic:pic>
                </a:graphicData>
              </a:graphic>
            </wp:inline>
          </w:drawing>
        </w:r>
      </w:del>
    </w:p>
    <w:p w14:paraId="1D416589" w14:textId="77777777" w:rsidR="00B71C98" w:rsidRPr="00B71C98" w:rsidRDefault="00B71C98">
      <w:pPr>
        <w:rPr>
          <w:ins w:id="2644" w:author="Công Nguyễn Văn" w:date="2019-09-04T10:41:00Z"/>
        </w:rPr>
        <w:pPrChange w:id="2645" w:author="Công Nguyễn Văn" w:date="2019-09-04T10:41:00Z">
          <w:pPr>
            <w:jc w:val="center"/>
          </w:pPr>
        </w:pPrChange>
      </w:pPr>
    </w:p>
    <w:p w14:paraId="280A8F23" w14:textId="1978140D" w:rsidR="003C592B" w:rsidDel="002247FC" w:rsidRDefault="00B71C98">
      <w:pPr>
        <w:jc w:val="center"/>
        <w:rPr>
          <w:del w:id="2646" w:author="Công Nguyễn Văn" w:date="2019-09-04T09:55:00Z"/>
        </w:rPr>
        <w:pPrChange w:id="2647" w:author="Công Nguyễn Văn" w:date="2019-09-04T10:41:00Z">
          <w:pPr>
            <w:pStyle w:val="Caption"/>
          </w:pPr>
        </w:pPrChange>
      </w:pPr>
      <w:proofErr w:type="spellStart"/>
      <w:ins w:id="2648" w:author="Công Nguyễn Văn" w:date="2019-09-04T10:41:00Z">
        <w:r>
          <w:t>Hình</w:t>
        </w:r>
        <w:proofErr w:type="spellEnd"/>
        <w:r>
          <w:t xml:space="preserve"> 1</w:t>
        </w:r>
      </w:ins>
      <w:ins w:id="2649" w:author="Công Nguyễn Văn" w:date="2019-09-04T10:43:00Z">
        <w:r w:rsidR="005F40D3">
          <w:t>2</w:t>
        </w:r>
      </w:ins>
      <w:ins w:id="2650" w:author="Công Nguyễn Văn" w:date="2019-09-04T10:41:00Z">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use case ex</w:t>
        </w:r>
      </w:ins>
      <w:ins w:id="2651" w:author="Công Nguyễn Văn" w:date="2019-09-04T10:42:00Z">
        <w:r>
          <w:t>am management</w:t>
        </w:r>
      </w:ins>
      <w:del w:id="2652" w:author="Công Nguyễn Văn" w:date="2019-09-03T14:06:00Z">
        <w:r w:rsidR="001A76C8" w:rsidDel="005D6D75">
          <w:delText xml:space="preserve">Hình 13 </w:delText>
        </w:r>
        <w:r w:rsidR="008F3BFF" w:rsidDel="005D6D75">
          <w:rPr>
            <w:b/>
            <w:color w:val="000000"/>
          </w:rPr>
          <w:fldChar w:fldCharType="begin"/>
        </w:r>
        <w:r w:rsidR="008F3BFF" w:rsidDel="005D6D75">
          <w:delInstrText xml:space="preserve"> SEQ Hình_13 \* ARABIC </w:delInstrText>
        </w:r>
        <w:r w:rsidR="008F3BFF" w:rsidDel="005D6D75">
          <w:rPr>
            <w:b/>
            <w:color w:val="000000"/>
          </w:rPr>
          <w:fldChar w:fldCharType="separate"/>
        </w:r>
        <w:r w:rsidR="001A76C8" w:rsidDel="005D6D75">
          <w:rPr>
            <w:noProof/>
          </w:rPr>
          <w:delText>1</w:delText>
        </w:r>
        <w:r w:rsidR="008F3BFF" w:rsidDel="005D6D75">
          <w:rPr>
            <w:b/>
            <w:noProof/>
            <w:color w:val="000000"/>
          </w:rPr>
          <w:fldChar w:fldCharType="end"/>
        </w:r>
        <w:r w:rsidR="001A76C8" w:rsidDel="005D6D75">
          <w:delText>Biểu đồ trình tự cho use case insert exam hoặc update exam</w:delText>
        </w:r>
      </w:del>
    </w:p>
    <w:p w14:paraId="280A8F24" w14:textId="58AA4835" w:rsidR="003C592B" w:rsidDel="002247FC" w:rsidRDefault="003449FE">
      <w:pPr>
        <w:jc w:val="center"/>
        <w:rPr>
          <w:del w:id="2653" w:author="Công Nguyễn Văn" w:date="2019-09-04T09:55:00Z"/>
        </w:rPr>
        <w:pPrChange w:id="2654" w:author="Công Nguyễn Văn" w:date="2019-09-04T10:41:00Z">
          <w:pPr/>
        </w:pPrChange>
      </w:pPr>
      <w:bookmarkStart w:id="2655" w:name="_2afmg28" w:colFirst="0" w:colLast="0"/>
      <w:bookmarkEnd w:id="2655"/>
      <w:del w:id="2656" w:author="Công Nguyễn Văn" w:date="2019-09-04T09:55:00Z">
        <w:r w:rsidDel="002247FC">
          <w:delText>Hình 1</w:delText>
        </w:r>
        <w:r w:rsidR="00D65C75" w:rsidDel="002247FC">
          <w:delText>3</w:delText>
        </w:r>
        <w:r w:rsidDel="002247FC">
          <w:delText xml:space="preserve">: Biểu đồ trình tự cho </w:delText>
        </w:r>
        <w:r w:rsidR="001A76C8" w:rsidDel="002247FC">
          <w:delText>use case</w:delText>
        </w:r>
        <w:r w:rsidDel="002247FC">
          <w:delText xml:space="preserve"> insert exam hoặc update exam</w:delText>
        </w:r>
      </w:del>
    </w:p>
    <w:p w14:paraId="280A8F25" w14:textId="17A10F0B" w:rsidR="003C592B" w:rsidDel="002247FC" w:rsidRDefault="003C592B">
      <w:pPr>
        <w:jc w:val="center"/>
        <w:rPr>
          <w:del w:id="2657" w:author="Công Nguyễn Văn" w:date="2019-09-04T09:55:00Z"/>
        </w:rPr>
        <w:pPrChange w:id="2658" w:author="Công Nguyễn Văn" w:date="2019-09-04T10:41:00Z">
          <w:pPr/>
        </w:pPrChange>
      </w:pPr>
    </w:p>
    <w:p w14:paraId="280A8F26" w14:textId="18CAE128" w:rsidR="003C592B" w:rsidDel="002247FC" w:rsidRDefault="003C592B">
      <w:pPr>
        <w:jc w:val="center"/>
        <w:rPr>
          <w:del w:id="2659" w:author="Công Nguyễn Văn" w:date="2019-09-04T09:55:00Z"/>
        </w:rPr>
        <w:pPrChange w:id="2660" w:author="Công Nguyễn Văn" w:date="2019-09-04T10:41:00Z">
          <w:pPr/>
        </w:pPrChange>
      </w:pPr>
    </w:p>
    <w:p w14:paraId="280A8F27" w14:textId="1A315970" w:rsidR="003C592B" w:rsidDel="002247FC" w:rsidRDefault="003449FE">
      <w:pPr>
        <w:jc w:val="center"/>
        <w:rPr>
          <w:del w:id="2661" w:author="Công Nguyễn Văn" w:date="2019-09-04T09:55:00Z"/>
        </w:rPr>
        <w:pPrChange w:id="2662" w:author="Công Nguyễn Văn" w:date="2019-09-04T10:41:00Z">
          <w:pPr/>
        </w:pPrChange>
      </w:pPr>
      <w:del w:id="2663" w:author="Công Nguyễn Văn" w:date="2019-09-04T09:55:00Z">
        <w:r w:rsidDel="002247FC">
          <w:delText>Mô tả: người quản trị login vào menu Exam trong CMS.</w:delText>
        </w:r>
      </w:del>
    </w:p>
    <w:p w14:paraId="280A8F28" w14:textId="07A711D2" w:rsidR="003C592B" w:rsidDel="002247FC" w:rsidRDefault="003449FE">
      <w:pPr>
        <w:jc w:val="center"/>
        <w:rPr>
          <w:del w:id="2664" w:author="Công Nguyễn Văn" w:date="2019-09-04T09:55:00Z"/>
        </w:rPr>
        <w:pPrChange w:id="2665" w:author="Công Nguyễn Văn" w:date="2019-09-04T10:41:00Z">
          <w:pPr/>
        </w:pPrChange>
      </w:pPr>
      <w:del w:id="2666" w:author="Công Nguyễn Văn" w:date="2019-09-04T09:55:00Z">
        <w:r w:rsidDel="002247FC">
          <w:delText>Nhấn thêm hoặc chọn question để cập nhật.Form hiển thị lên, người quản trị nhập các thông tin cần thiết vào form.Form sẽ kiểm tra các trường trước khi gửi data cho Exam Controller.</w:delText>
        </w:r>
      </w:del>
    </w:p>
    <w:p w14:paraId="280A8F29" w14:textId="6D58EFBB" w:rsidR="003C592B" w:rsidDel="002247FC" w:rsidRDefault="003449FE">
      <w:pPr>
        <w:jc w:val="center"/>
        <w:rPr>
          <w:del w:id="2667" w:author="Công Nguyễn Văn" w:date="2019-09-04T09:55:00Z"/>
        </w:rPr>
        <w:pPrChange w:id="2668" w:author="Công Nguyễn Văn" w:date="2019-09-04T10:41:00Z">
          <w:pPr/>
        </w:pPrChange>
      </w:pPr>
      <w:del w:id="2669" w:author="Công Nguyễn Văn" w:date="2019-09-04T09:55:00Z">
        <w:r w:rsidDel="002247FC">
          <w:delText>Exam Controller nhận dữ liệu và truy vấn thêm hoặc cập nhật bài thi trong CSDL.</w:delText>
        </w:r>
      </w:del>
    </w:p>
    <w:p w14:paraId="280A8F2A" w14:textId="5D75E145" w:rsidR="003C592B" w:rsidDel="002247FC" w:rsidRDefault="003449FE">
      <w:pPr>
        <w:jc w:val="center"/>
        <w:rPr>
          <w:del w:id="2670" w:author="Công Nguyễn Văn" w:date="2019-09-04T09:55:00Z"/>
        </w:rPr>
        <w:pPrChange w:id="2671" w:author="Công Nguyễn Văn" w:date="2019-09-04T10:41:00Z">
          <w:pPr/>
        </w:pPrChange>
      </w:pPr>
      <w:del w:id="2672" w:author="Công Nguyễn Văn" w:date="2019-09-04T09:55:00Z">
        <w:r w:rsidDel="002247FC">
          <w:delText>Sau khi thành công bài thi vừa được tạo (hoặc cập nhật) sẽ được chuyển về trạng thái pending trên danh sách bài thi.</w:delText>
        </w:r>
      </w:del>
    </w:p>
    <w:p w14:paraId="280A8F2B" w14:textId="0E5008CF" w:rsidR="003C592B" w:rsidDel="002247FC" w:rsidRDefault="003C592B">
      <w:pPr>
        <w:jc w:val="center"/>
        <w:rPr>
          <w:del w:id="2673" w:author="Công Nguyễn Văn" w:date="2019-09-04T09:55:00Z"/>
        </w:rPr>
        <w:pPrChange w:id="2674" w:author="Công Nguyễn Văn" w:date="2019-09-04T10:41:00Z">
          <w:pPr/>
        </w:pPrChange>
      </w:pPr>
    </w:p>
    <w:p w14:paraId="280A8F2C" w14:textId="0FE4C8D6" w:rsidR="003C592B" w:rsidDel="002247FC" w:rsidRDefault="00212D8E">
      <w:pPr>
        <w:jc w:val="center"/>
        <w:rPr>
          <w:del w:id="2675" w:author="Công Nguyễn Văn" w:date="2019-09-04T09:55:00Z"/>
        </w:rPr>
        <w:pPrChange w:id="2676" w:author="Công Nguyễn Văn" w:date="2019-09-04T10:41:00Z">
          <w:pPr>
            <w:pStyle w:val="Heading3"/>
          </w:pPr>
        </w:pPrChange>
      </w:pPr>
      <w:del w:id="2677" w:author="Công Nguyễn Văn" w:date="2019-09-04T09:55:00Z">
        <w:r w:rsidDel="002247FC">
          <w:delText>3</w:delText>
        </w:r>
        <w:r w:rsidR="003449FE" w:rsidDel="002247FC">
          <w:delText>.5.8: Change status exam</w:delText>
        </w:r>
      </w:del>
    </w:p>
    <w:p w14:paraId="3967AFEC" w14:textId="0D67A96D" w:rsidR="001A76C8" w:rsidDel="002247FC" w:rsidRDefault="003449FE">
      <w:pPr>
        <w:jc w:val="center"/>
        <w:rPr>
          <w:del w:id="2678" w:author="Công Nguyễn Văn" w:date="2019-09-04T09:55:00Z"/>
        </w:rPr>
        <w:pPrChange w:id="2679" w:author="Công Nguyễn Văn" w:date="2019-09-04T10:41:00Z">
          <w:pPr>
            <w:keepNext/>
          </w:pPr>
        </w:pPrChange>
      </w:pPr>
      <w:del w:id="2680" w:author="Công Nguyễn Văn" w:date="2019-09-04T09:55:00Z">
        <w:r w:rsidDel="002247FC">
          <w:rPr>
            <w:b/>
            <w:noProof/>
            <w:color w:val="000000"/>
          </w:rPr>
          <w:drawing>
            <wp:inline distT="0" distB="0" distL="0" distR="0" wp14:anchorId="280A9208" wp14:editId="280A9209">
              <wp:extent cx="6050348" cy="1539964"/>
              <wp:effectExtent l="0" t="0" r="0" b="0"/>
              <wp:docPr id="82" name="image26.jpg" descr="C:\Users\nvtiep2\Downloads\changestatusexam (1).jpg"/>
              <wp:cNvGraphicFramePr/>
              <a:graphic xmlns:a="http://schemas.openxmlformats.org/drawingml/2006/main">
                <a:graphicData uri="http://schemas.openxmlformats.org/drawingml/2006/picture">
                  <pic:pic xmlns:pic="http://schemas.openxmlformats.org/drawingml/2006/picture">
                    <pic:nvPicPr>
                      <pic:cNvPr id="0" name="image26.jpg" descr="C:\Users\nvtiep2\Downloads\changestatusexam (1).jpg"/>
                      <pic:cNvPicPr preferRelativeResize="0"/>
                    </pic:nvPicPr>
                    <pic:blipFill>
                      <a:blip r:embed="rId32"/>
                      <a:srcRect/>
                      <a:stretch>
                        <a:fillRect/>
                      </a:stretch>
                    </pic:blipFill>
                    <pic:spPr>
                      <a:xfrm>
                        <a:off x="0" y="0"/>
                        <a:ext cx="6050348" cy="1539964"/>
                      </a:xfrm>
                      <a:prstGeom prst="rect">
                        <a:avLst/>
                      </a:prstGeom>
                      <a:ln/>
                    </pic:spPr>
                  </pic:pic>
                </a:graphicData>
              </a:graphic>
            </wp:inline>
          </w:drawing>
        </w:r>
      </w:del>
    </w:p>
    <w:p w14:paraId="59D4BFDB" w14:textId="5F32F51C" w:rsidR="001A76C8" w:rsidDel="002247FC" w:rsidRDefault="001A76C8">
      <w:pPr>
        <w:jc w:val="center"/>
        <w:rPr>
          <w:del w:id="2681" w:author="Công Nguyễn Văn" w:date="2019-09-04T09:55:00Z"/>
        </w:rPr>
        <w:pPrChange w:id="2682" w:author="Công Nguyễn Văn" w:date="2019-09-04T10:41:00Z">
          <w:pPr>
            <w:pStyle w:val="Caption"/>
          </w:pPr>
        </w:pPrChange>
      </w:pPr>
      <w:bookmarkStart w:id="2683" w:name="_Toc18089518"/>
      <w:del w:id="2684" w:author="Công Nguyễn Văn" w:date="2019-09-03T14:06:00Z">
        <w:r w:rsidDel="005D6D75">
          <w:delText xml:space="preserve">Hình 14 </w:delText>
        </w:r>
        <w:r w:rsidR="008F3BFF" w:rsidDel="005D6D75">
          <w:rPr>
            <w:b/>
            <w:color w:val="000000"/>
          </w:rPr>
          <w:fldChar w:fldCharType="begin"/>
        </w:r>
        <w:r w:rsidR="008F3BFF" w:rsidDel="005D6D75">
          <w:delInstrText xml:space="preserve"> SEQ Hình_14 \* ARABIC </w:delInstrText>
        </w:r>
        <w:r w:rsidR="008F3BFF" w:rsidDel="005D6D75">
          <w:rPr>
            <w:b/>
            <w:color w:val="000000"/>
          </w:rPr>
          <w:fldChar w:fldCharType="separate"/>
        </w:r>
        <w:r w:rsidDel="005D6D75">
          <w:rPr>
            <w:noProof/>
          </w:rPr>
          <w:delText>1</w:delText>
        </w:r>
        <w:r w:rsidR="008F3BFF" w:rsidDel="005D6D75">
          <w:rPr>
            <w:b/>
            <w:noProof/>
            <w:color w:val="000000"/>
          </w:rPr>
          <w:fldChar w:fldCharType="end"/>
        </w:r>
        <w:r w:rsidDel="005D6D75">
          <w:delText>Biểu đồ trình tự cho use case chang status exam</w:delText>
        </w:r>
      </w:del>
      <w:bookmarkEnd w:id="2683"/>
    </w:p>
    <w:p w14:paraId="280A8F2D" w14:textId="40F21F98" w:rsidR="003C592B" w:rsidDel="002247FC" w:rsidRDefault="003C592B">
      <w:pPr>
        <w:jc w:val="center"/>
        <w:rPr>
          <w:del w:id="2685" w:author="Công Nguyễn Văn" w:date="2019-09-04T09:55:00Z"/>
        </w:rPr>
        <w:pPrChange w:id="2686" w:author="Công Nguyễn Văn" w:date="2019-09-04T10:41:00Z">
          <w:pPr/>
        </w:pPrChange>
      </w:pPr>
    </w:p>
    <w:p w14:paraId="280A8F2E" w14:textId="2E8B6359" w:rsidR="003C592B" w:rsidDel="002247FC" w:rsidRDefault="003449FE">
      <w:pPr>
        <w:jc w:val="center"/>
        <w:rPr>
          <w:del w:id="2687" w:author="Công Nguyễn Văn" w:date="2019-09-04T09:55:00Z"/>
        </w:rPr>
        <w:pPrChange w:id="2688" w:author="Công Nguyễn Văn" w:date="2019-09-04T10:41:00Z">
          <w:pPr/>
        </w:pPrChange>
      </w:pPr>
      <w:bookmarkStart w:id="2689" w:name="_39kk8xu" w:colFirst="0" w:colLast="0"/>
      <w:bookmarkEnd w:id="2689"/>
      <w:del w:id="2690" w:author="Công Nguyễn Văn" w:date="2019-09-04T09:55:00Z">
        <w:r w:rsidDel="002247FC">
          <w:delText>Hình 1</w:delText>
        </w:r>
        <w:r w:rsidR="00D65C75" w:rsidDel="002247FC">
          <w:delText>4</w:delText>
        </w:r>
        <w:r w:rsidDel="002247FC">
          <w:delText xml:space="preserve">: Biểu đồ trình tự cho </w:delText>
        </w:r>
        <w:r w:rsidR="001A76C8" w:rsidDel="002247FC">
          <w:delText>use case</w:delText>
        </w:r>
        <w:r w:rsidDel="002247FC">
          <w:delText xml:space="preserve"> change status exam</w:delText>
        </w:r>
      </w:del>
    </w:p>
    <w:p w14:paraId="280A8F2F" w14:textId="762AEF39" w:rsidR="003C592B" w:rsidDel="002247FC" w:rsidRDefault="003449FE">
      <w:pPr>
        <w:jc w:val="center"/>
        <w:rPr>
          <w:del w:id="2691" w:author="Công Nguyễn Văn" w:date="2019-09-04T09:55:00Z"/>
        </w:rPr>
        <w:pPrChange w:id="2692" w:author="Công Nguyễn Văn" w:date="2019-09-04T10:41:00Z">
          <w:pPr/>
        </w:pPrChange>
      </w:pPr>
      <w:del w:id="2693" w:author="Công Nguyễn Văn" w:date="2019-09-04T09:55:00Z">
        <w:r w:rsidDel="002247FC">
          <w:delText>Mô tả: người quản trị login vào menu Exam trong CMS.</w:delText>
        </w:r>
      </w:del>
    </w:p>
    <w:p w14:paraId="280A8F30" w14:textId="5443DA95" w:rsidR="003C592B" w:rsidDel="002247FC" w:rsidRDefault="003449FE">
      <w:pPr>
        <w:jc w:val="center"/>
        <w:rPr>
          <w:del w:id="2694" w:author="Công Nguyễn Văn" w:date="2019-09-04T09:55:00Z"/>
        </w:rPr>
        <w:pPrChange w:id="2695" w:author="Công Nguyễn Văn" w:date="2019-09-04T10:41:00Z">
          <w:pPr/>
        </w:pPrChange>
      </w:pPr>
      <w:del w:id="2696" w:author="Công Nguyễn Văn" w:date="2019-09-04T09:55:00Z">
        <w:r w:rsidDel="002247FC">
          <w:delText>Chọn Change Status với exam lựa chọn.Tùy chọn mà có thể chọn status (Active, Pending, Delete).</w:delText>
        </w:r>
      </w:del>
    </w:p>
    <w:p w14:paraId="280A8F31" w14:textId="62FA8E18" w:rsidR="003C592B" w:rsidDel="002247FC" w:rsidRDefault="003449FE">
      <w:pPr>
        <w:jc w:val="center"/>
        <w:rPr>
          <w:del w:id="2697" w:author="Công Nguyễn Văn" w:date="2019-09-04T09:55:00Z"/>
        </w:rPr>
        <w:pPrChange w:id="2698" w:author="Công Nguyễn Văn" w:date="2019-09-04T10:41:00Z">
          <w:pPr/>
        </w:pPrChange>
      </w:pPr>
      <w:del w:id="2699" w:author="Công Nguyễn Văn" w:date="2019-09-04T09:55:00Z">
        <w:r w:rsidDel="002247FC">
          <w:delText>Sauk khi chọn thì sẽ gọi đến Exam Controller để thay đổi status, Exam Controller sẽ truy vấn cập nhật exam trong CSDL.</w:delText>
        </w:r>
      </w:del>
    </w:p>
    <w:p w14:paraId="2D96D026" w14:textId="35AF05B3" w:rsidR="00983C1A" w:rsidDel="002247FC" w:rsidRDefault="003449FE">
      <w:pPr>
        <w:jc w:val="center"/>
        <w:rPr>
          <w:del w:id="2700" w:author="Công Nguyễn Văn" w:date="2019-09-04T09:55:00Z"/>
          <w:noProof/>
        </w:rPr>
        <w:pPrChange w:id="2701" w:author="Công Nguyễn Văn" w:date="2019-09-04T10:41:00Z">
          <w:pPr/>
        </w:pPrChange>
      </w:pPr>
      <w:del w:id="2702" w:author="Công Nguyễn Văn" w:date="2019-09-04T09:55:00Z">
        <w:r w:rsidDel="002247FC">
          <w:delText>Sau khi thành công status của Exam được cập nhật ở cột trạng thái.</w:delText>
        </w:r>
        <w:r w:rsidR="00983C1A" w:rsidDel="002247FC">
          <w:fldChar w:fldCharType="begin"/>
        </w:r>
        <w:r w:rsidR="00983C1A" w:rsidDel="002247FC">
          <w:delInstrText xml:space="preserve"> TOC \h \z \c "Hình 14" </w:delInstrText>
        </w:r>
        <w:r w:rsidR="00983C1A" w:rsidDel="002247FC">
          <w:fldChar w:fldCharType="separate"/>
        </w:r>
      </w:del>
    </w:p>
    <w:p w14:paraId="0DBC1BCC" w14:textId="1BA3C06A" w:rsidR="00983C1A" w:rsidDel="002247FC" w:rsidRDefault="00E67B83">
      <w:pPr>
        <w:jc w:val="center"/>
        <w:rPr>
          <w:del w:id="2703" w:author="Công Nguyễn Văn" w:date="2019-09-04T09:55:00Z"/>
          <w:noProof/>
        </w:rPr>
        <w:pPrChange w:id="2704" w:author="Công Nguyễn Văn" w:date="2019-09-04T10:41:00Z">
          <w:pPr>
            <w:pStyle w:val="TableofFigures"/>
            <w:tabs>
              <w:tab w:val="right" w:leader="dot" w:pos="9062"/>
            </w:tabs>
          </w:pPr>
        </w:pPrChange>
      </w:pPr>
      <w:del w:id="2705" w:author="Công Nguyễn Văn" w:date="2019-09-04T09:55:00Z">
        <w:r w:rsidDel="002247FC">
          <w:rPr>
            <w:b/>
            <w:color w:val="000000"/>
          </w:rPr>
          <w:fldChar w:fldCharType="begin"/>
        </w:r>
        <w:r w:rsidDel="002247FC">
          <w:delInstrText xml:space="preserve"> HYPERLINK \l "_Toc18089518" </w:delInstrText>
        </w:r>
        <w:r w:rsidDel="002247FC">
          <w:rPr>
            <w:b/>
            <w:color w:val="000000"/>
          </w:rPr>
          <w:fldChar w:fldCharType="separate"/>
        </w:r>
        <w:r w:rsidR="00983C1A" w:rsidRPr="004B40E5" w:rsidDel="002247FC">
          <w:rPr>
            <w:rStyle w:val="Hyperlink"/>
            <w:noProof/>
          </w:rPr>
          <w:delText>Hình 14 1Biểu đồ trình tự cho use case chang status exam</w:delText>
        </w:r>
        <w:r w:rsidR="00983C1A" w:rsidDel="002247FC">
          <w:rPr>
            <w:noProof/>
            <w:webHidden/>
          </w:rPr>
          <w:tab/>
        </w:r>
        <w:r w:rsidR="00983C1A" w:rsidDel="002247FC">
          <w:rPr>
            <w:b/>
            <w:noProof/>
            <w:webHidden/>
            <w:color w:val="000000"/>
          </w:rPr>
          <w:fldChar w:fldCharType="begin"/>
        </w:r>
        <w:r w:rsidR="00983C1A" w:rsidDel="002247FC">
          <w:rPr>
            <w:noProof/>
            <w:webHidden/>
          </w:rPr>
          <w:delInstrText xml:space="preserve"> PAGEREF _Toc18089518 \h </w:delInstrText>
        </w:r>
        <w:r w:rsidR="00983C1A" w:rsidDel="002247FC">
          <w:rPr>
            <w:b/>
            <w:noProof/>
            <w:webHidden/>
            <w:color w:val="000000"/>
          </w:rPr>
        </w:r>
        <w:r w:rsidR="00983C1A" w:rsidDel="002247FC">
          <w:rPr>
            <w:b/>
            <w:noProof/>
            <w:webHidden/>
            <w:color w:val="000000"/>
          </w:rPr>
          <w:fldChar w:fldCharType="separate"/>
        </w:r>
        <w:r w:rsidR="00983C1A" w:rsidDel="002247FC">
          <w:rPr>
            <w:noProof/>
            <w:webHidden/>
          </w:rPr>
          <w:delText>47</w:delText>
        </w:r>
        <w:r w:rsidR="00983C1A" w:rsidDel="002247FC">
          <w:rPr>
            <w:b/>
            <w:noProof/>
            <w:webHidden/>
            <w:color w:val="000000"/>
          </w:rPr>
          <w:fldChar w:fldCharType="end"/>
        </w:r>
        <w:r w:rsidDel="002247FC">
          <w:rPr>
            <w:b/>
            <w:noProof/>
            <w:color w:val="000000"/>
          </w:rPr>
          <w:fldChar w:fldCharType="end"/>
        </w:r>
      </w:del>
    </w:p>
    <w:p w14:paraId="280A8F3B" w14:textId="741970E1" w:rsidR="003C592B" w:rsidRDefault="00983C1A">
      <w:pPr>
        <w:jc w:val="center"/>
        <w:pPrChange w:id="2706" w:author="Công Nguyễn Văn" w:date="2019-09-04T10:41:00Z">
          <w:pPr/>
        </w:pPrChange>
      </w:pPr>
      <w:del w:id="2707" w:author="Công Nguyễn Văn" w:date="2019-09-04T09:55:00Z">
        <w:r w:rsidDel="002247FC">
          <w:fldChar w:fldCharType="end"/>
        </w:r>
      </w:del>
    </w:p>
    <w:p w14:paraId="280A8F3C" w14:textId="446D6E37" w:rsidR="003C592B" w:rsidRDefault="00212D8E">
      <w:pPr>
        <w:pStyle w:val="Heading2"/>
        <w:rPr>
          <w:ins w:id="2708" w:author="Công Nguyễn Văn" w:date="2019-09-05T13:01:00Z"/>
        </w:rPr>
      </w:pPr>
      <w:bookmarkStart w:id="2709" w:name="_Toc18584506"/>
      <w:r>
        <w:t>3</w:t>
      </w:r>
      <w:r w:rsidR="003449FE">
        <w:t xml:space="preserve">.6: </w:t>
      </w:r>
      <w:proofErr w:type="spellStart"/>
      <w:r w:rsidR="003449FE">
        <w:t>Thiết</w:t>
      </w:r>
      <w:proofErr w:type="spellEnd"/>
      <w:r w:rsidR="003449FE">
        <w:t xml:space="preserve"> </w:t>
      </w:r>
      <w:proofErr w:type="spellStart"/>
      <w:r w:rsidR="003449FE">
        <w:t>kế</w:t>
      </w:r>
      <w:proofErr w:type="spellEnd"/>
      <w:r w:rsidR="003449FE">
        <w:t xml:space="preserve"> </w:t>
      </w:r>
      <w:proofErr w:type="spellStart"/>
      <w:r w:rsidR="003449FE">
        <w:t>cơ</w:t>
      </w:r>
      <w:proofErr w:type="spellEnd"/>
      <w:r w:rsidR="003449FE">
        <w:t xml:space="preserve"> </w:t>
      </w:r>
      <w:proofErr w:type="spellStart"/>
      <w:r w:rsidR="003449FE">
        <w:t>sở</w:t>
      </w:r>
      <w:proofErr w:type="spellEnd"/>
      <w:r w:rsidR="003449FE">
        <w:t xml:space="preserve"> </w:t>
      </w:r>
      <w:proofErr w:type="spellStart"/>
      <w:r w:rsidR="003449FE">
        <w:t>dữ</w:t>
      </w:r>
      <w:proofErr w:type="spellEnd"/>
      <w:r w:rsidR="003449FE">
        <w:t xml:space="preserve"> </w:t>
      </w:r>
      <w:proofErr w:type="spellStart"/>
      <w:r w:rsidR="003449FE">
        <w:t>liệu</w:t>
      </w:r>
      <w:bookmarkEnd w:id="2709"/>
      <w:proofErr w:type="spellEnd"/>
    </w:p>
    <w:p w14:paraId="2B832A64" w14:textId="77777777" w:rsidR="009C49AB" w:rsidRDefault="009C49AB" w:rsidP="009C49AB">
      <w:pPr>
        <w:rPr>
          <w:ins w:id="2710" w:author="Công Nguyễn Văn" w:date="2019-09-05T13:01:00Z"/>
        </w:rPr>
      </w:pPr>
      <w:proofErr w:type="spellStart"/>
      <w:ins w:id="2711" w:author="Công Nguyễn Văn" w:date="2019-09-05T13:01:00Z">
        <w:r>
          <w:t>Từ</w:t>
        </w:r>
        <w:proofErr w:type="spellEnd"/>
        <w:r>
          <w:t xml:space="preserve"> </w:t>
        </w:r>
        <w:proofErr w:type="spellStart"/>
        <w:r>
          <w:t>sơ</w:t>
        </w:r>
        <w:proofErr w:type="spellEnd"/>
        <w:r>
          <w:t xml:space="preserve"> </w:t>
        </w:r>
        <w:proofErr w:type="spellStart"/>
        <w:r>
          <w:t>đồ</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liệt</w:t>
        </w:r>
        <w:proofErr w:type="spellEnd"/>
        <w:r>
          <w:t xml:space="preserve"> </w:t>
        </w:r>
        <w:proofErr w:type="spellStart"/>
        <w:r>
          <w:t>kê</w:t>
        </w:r>
        <w:proofErr w:type="spellEnd"/>
        <w:r>
          <w:t xml:space="preserve"> </w:t>
        </w:r>
        <w:proofErr w:type="spellStart"/>
        <w:r>
          <w:t>trong</w:t>
        </w:r>
        <w:proofErr w:type="spellEnd"/>
        <w:r>
          <w:t xml:space="preserve"> </w:t>
        </w:r>
        <w:proofErr w:type="spellStart"/>
        <w:r>
          <w:t>từ</w:t>
        </w:r>
        <w:proofErr w:type="spellEnd"/>
        <w:r>
          <w:t xml:space="preserve"> </w:t>
        </w:r>
        <w:proofErr w:type="spellStart"/>
        <w:r>
          <w:t>điển</w:t>
        </w:r>
        <w:proofErr w:type="spellEnd"/>
        <w:r>
          <w:t xml:space="preserve"> </w:t>
        </w:r>
        <w:proofErr w:type="spellStart"/>
        <w:r>
          <w:t>dữ</w:t>
        </w:r>
        <w:proofErr w:type="spellEnd"/>
        <w:r>
          <w:t xml:space="preserve"> </w:t>
        </w:r>
        <w:proofErr w:type="spellStart"/>
        <w:r>
          <w:t>liệu</w:t>
        </w:r>
        <w:proofErr w:type="spellEnd"/>
        <w:r>
          <w:t xml:space="preserve"> ở </w:t>
        </w:r>
        <w:proofErr w:type="spellStart"/>
        <w:r>
          <w:t>phần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yêu</w:t>
        </w:r>
        <w:proofErr w:type="spellEnd"/>
        <w:r>
          <w:t xml:space="preserve"> </w:t>
        </w:r>
        <w:proofErr w:type="spellStart"/>
        <w:r>
          <w:t>cầu</w:t>
        </w:r>
        <w:proofErr w:type="spellEnd"/>
        <w:r>
          <w:t xml:space="preserve">, ta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liên</w:t>
        </w:r>
        <w:proofErr w:type="spellEnd"/>
        <w:r>
          <w:t xml:space="preserve"> </w:t>
        </w:r>
        <w:proofErr w:type="spellStart"/>
        <w:r>
          <w:t>kết</w:t>
        </w:r>
        <w:proofErr w:type="spellEnd"/>
        <w:r>
          <w:t xml:space="preserve"> (ERD) </w:t>
        </w:r>
        <w:proofErr w:type="spellStart"/>
        <w:r w:rsidRPr="004B47BF">
          <w:t>của</w:t>
        </w:r>
        <w:proofErr w:type="spellEnd"/>
        <w:r w:rsidRPr="004B47BF">
          <w:t xml:space="preserve"> </w:t>
        </w:r>
        <w:proofErr w:type="spellStart"/>
        <w:r w:rsidRPr="004B47BF">
          <w:t>hệ</w:t>
        </w:r>
        <w:proofErr w:type="spellEnd"/>
        <w:r w:rsidRPr="004B47BF">
          <w:t xml:space="preserve"> </w:t>
        </w:r>
        <w:proofErr w:type="spellStart"/>
        <w:r w:rsidRPr="004B47BF">
          <w:t>thống</w:t>
        </w:r>
        <w:proofErr w:type="spellEnd"/>
      </w:ins>
    </w:p>
    <w:p w14:paraId="352A1C0F" w14:textId="77777777" w:rsidR="009C49AB" w:rsidRPr="009C49AB" w:rsidRDefault="009C49AB" w:rsidP="009C49AB">
      <w:pPr>
        <w:rPr>
          <w:ins w:id="2712" w:author="Nguyen Thanh Binh" w:date="2019-09-03T10:32:00Z"/>
          <w:rFonts w:hint="eastAsia"/>
          <w:rPrChange w:id="2713" w:author="Công Nguyễn Văn" w:date="2019-09-05T13:01:00Z">
            <w:rPr>
              <w:ins w:id="2714" w:author="Nguyen Thanh Binh" w:date="2019-09-03T10:32:00Z"/>
            </w:rPr>
          </w:rPrChange>
        </w:rPr>
        <w:pPrChange w:id="2715" w:author="Công Nguyễn Văn" w:date="2019-09-05T13:01:00Z">
          <w:pPr>
            <w:pStyle w:val="Heading2"/>
          </w:pPr>
        </w:pPrChange>
      </w:pPr>
    </w:p>
    <w:p w14:paraId="5F8091AA" w14:textId="7F93FF9B" w:rsidR="00B8439E" w:rsidRDefault="00D92648" w:rsidP="009C49AB">
      <w:pPr>
        <w:pStyle w:val="Heading3"/>
        <w:rPr>
          <w:ins w:id="2716" w:author="Công Nguyễn Văn" w:date="2019-09-05T13:01:00Z"/>
        </w:rPr>
        <w:pPrChange w:id="2717" w:author="Công Nguyễn Văn" w:date="2019-09-05T13:02:00Z">
          <w:pPr/>
        </w:pPrChange>
      </w:pPr>
      <w:bookmarkStart w:id="2718" w:name="_Toc18584507"/>
      <w:ins w:id="2719" w:author="Công Nguyễn Văn" w:date="2019-09-05T13:56:00Z">
        <w:r>
          <w:t>3.6.1:</w:t>
        </w:r>
      </w:ins>
      <w:ins w:id="2720" w:author="Nguyen Thanh Binh" w:date="2019-09-03T10:32:00Z">
        <w:del w:id="2721" w:author="Công Nguyễn Văn" w:date="2019-09-05T13:56:00Z">
          <w:r w:rsidR="00B8439E" w:rsidDel="00D92648">
            <w:delText>-</w:delText>
          </w:r>
        </w:del>
        <w:r w:rsidR="00B8439E" w:rsidRPr="009C49AB">
          <w:rPr>
            <w:rPrChange w:id="2722" w:author="Công Nguyễn Văn" w:date="2019-09-05T13:01:00Z">
              <w:rPr/>
            </w:rPrChange>
          </w:rPr>
          <w:t xml:space="preserve"> </w:t>
        </w:r>
      </w:ins>
      <w:proofErr w:type="spellStart"/>
      <w:ins w:id="2723" w:author="Công Nguyễn Văn" w:date="2019-09-05T13:00:00Z">
        <w:r w:rsidR="009C49AB" w:rsidRPr="009C49AB">
          <w:rPr>
            <w:rPrChange w:id="2724" w:author="Công Nguyễn Văn" w:date="2019-09-05T13:01:00Z">
              <w:rPr/>
            </w:rPrChange>
          </w:rPr>
          <w:t>Mô</w:t>
        </w:r>
        <w:proofErr w:type="spellEnd"/>
        <w:r w:rsidR="009C49AB" w:rsidRPr="009C49AB">
          <w:rPr>
            <w:rPrChange w:id="2725" w:author="Công Nguyễn Văn" w:date="2019-09-05T13:01:00Z">
              <w:rPr/>
            </w:rPrChange>
          </w:rPr>
          <w:t xml:space="preserve"> </w:t>
        </w:r>
      </w:ins>
      <w:ins w:id="2726" w:author="Nguyen Thanh Binh" w:date="2019-09-03T10:32:00Z">
        <w:del w:id="2727" w:author="Công Nguyễn Văn" w:date="2019-09-05T13:00:00Z">
          <w:r w:rsidR="00B8439E" w:rsidRPr="009C49AB" w:rsidDel="009C49AB">
            <w:rPr>
              <w:rPrChange w:id="2728" w:author="Công Nguyễn Văn" w:date="2019-09-05T13:01:00Z">
                <w:rPr/>
              </w:rPrChange>
            </w:rPr>
            <w:delText xml:space="preserve">Xây dựng mô </w:delText>
          </w:r>
        </w:del>
        <w:proofErr w:type="spellStart"/>
        <w:r w:rsidR="00B8439E" w:rsidRPr="009C49AB">
          <w:rPr>
            <w:rPrChange w:id="2729" w:author="Công Nguyễn Văn" w:date="2019-09-05T13:01:00Z">
              <w:rPr/>
            </w:rPrChange>
          </w:rPr>
          <w:t>hình</w:t>
        </w:r>
        <w:proofErr w:type="spellEnd"/>
        <w:r w:rsidR="00B8439E" w:rsidRPr="009C49AB">
          <w:rPr>
            <w:rPrChange w:id="2730" w:author="Công Nguyễn Văn" w:date="2019-09-05T13:01:00Z">
              <w:rPr/>
            </w:rPrChange>
          </w:rPr>
          <w:t xml:space="preserve"> </w:t>
        </w:r>
        <w:proofErr w:type="spellStart"/>
        <w:r w:rsidR="00B8439E" w:rsidRPr="009C49AB">
          <w:rPr>
            <w:rPrChange w:id="2731" w:author="Công Nguyễn Văn" w:date="2019-09-05T13:01:00Z">
              <w:rPr/>
            </w:rPrChange>
          </w:rPr>
          <w:t>thực</w:t>
        </w:r>
        <w:proofErr w:type="spellEnd"/>
        <w:r w:rsidR="00B8439E" w:rsidRPr="009C49AB">
          <w:rPr>
            <w:rPrChange w:id="2732" w:author="Công Nguyễn Văn" w:date="2019-09-05T13:01:00Z">
              <w:rPr/>
            </w:rPrChange>
          </w:rPr>
          <w:t xml:space="preserve"> </w:t>
        </w:r>
        <w:proofErr w:type="spellStart"/>
        <w:r w:rsidR="00B8439E" w:rsidRPr="009C49AB">
          <w:rPr>
            <w:rPrChange w:id="2733" w:author="Công Nguyễn Văn" w:date="2019-09-05T13:01:00Z">
              <w:rPr/>
            </w:rPrChange>
          </w:rPr>
          <w:t>thể</w:t>
        </w:r>
        <w:proofErr w:type="spellEnd"/>
        <w:r w:rsidR="00B8439E" w:rsidRPr="009C49AB">
          <w:rPr>
            <w:rPrChange w:id="2734" w:author="Công Nguyễn Văn" w:date="2019-09-05T13:01:00Z">
              <w:rPr/>
            </w:rPrChange>
          </w:rPr>
          <w:t xml:space="preserve"> </w:t>
        </w:r>
        <w:proofErr w:type="spellStart"/>
        <w:r w:rsidR="00B8439E" w:rsidRPr="009C49AB">
          <w:rPr>
            <w:rPrChange w:id="2735" w:author="Công Nguyễn Văn" w:date="2019-09-05T13:01:00Z">
              <w:rPr/>
            </w:rPrChange>
          </w:rPr>
          <w:t>liên</w:t>
        </w:r>
        <w:proofErr w:type="spellEnd"/>
        <w:r w:rsidR="00B8439E" w:rsidRPr="009C49AB">
          <w:rPr>
            <w:rPrChange w:id="2736" w:author="Công Nguyễn Văn" w:date="2019-09-05T13:01:00Z">
              <w:rPr/>
            </w:rPrChange>
          </w:rPr>
          <w:t xml:space="preserve"> </w:t>
        </w:r>
        <w:proofErr w:type="spellStart"/>
        <w:r w:rsidR="00B8439E" w:rsidRPr="009C49AB">
          <w:rPr>
            <w:rPrChange w:id="2737" w:author="Công Nguyễn Văn" w:date="2019-09-05T13:01:00Z">
              <w:rPr/>
            </w:rPrChange>
          </w:rPr>
          <w:t>kết</w:t>
        </w:r>
        <w:bookmarkEnd w:id="2718"/>
        <w:proofErr w:type="spellEnd"/>
        <w:del w:id="2738" w:author="Công Nguyễn Văn" w:date="2019-09-05T13:01:00Z">
          <w:r w:rsidR="00B8439E" w:rsidDel="009C49AB">
            <w:delText xml:space="preserve"> </w:delText>
          </w:r>
        </w:del>
      </w:ins>
      <w:ins w:id="2739" w:author="Nguyen Thanh Binh" w:date="2019-09-03T10:34:00Z">
        <w:del w:id="2740" w:author="Công Nguyễn Văn" w:date="2019-09-05T13:01:00Z">
          <w:r w:rsidR="00B8439E" w:rsidDel="009C49AB">
            <w:delText>(Phân tích dữ liệu)</w:delText>
          </w:r>
        </w:del>
      </w:ins>
    </w:p>
    <w:p w14:paraId="00C8D9C1" w14:textId="77777777" w:rsidR="009C49AB" w:rsidRDefault="009C49AB" w:rsidP="009C49AB">
      <w:pPr>
        <w:rPr>
          <w:ins w:id="2741" w:author="Công Nguyễn Văn" w:date="2019-09-05T13:01:00Z"/>
        </w:rPr>
      </w:pPr>
      <w:proofErr w:type="spellStart"/>
      <w:ins w:id="2742" w:author="Công Nguyễn Văn" w:date="2019-09-05T13:01:00Z">
        <w:r w:rsidRPr="00025C26">
          <w:t>Mô</w:t>
        </w:r>
        <w:proofErr w:type="spellEnd"/>
        <w:r w:rsidRPr="00025C26">
          <w:t xml:space="preserve"> </w:t>
        </w:r>
        <w:proofErr w:type="spellStart"/>
        <w:r w:rsidRPr="00025C26">
          <w:t>hình</w:t>
        </w:r>
        <w:proofErr w:type="spellEnd"/>
        <w:r w:rsidRPr="00025C26">
          <w:t xml:space="preserve"> </w:t>
        </w:r>
        <w:proofErr w:type="spellStart"/>
        <w:r w:rsidRPr="00025C26">
          <w:t>thực</w:t>
        </w:r>
        <w:proofErr w:type="spellEnd"/>
        <w:r w:rsidRPr="00025C26">
          <w:t xml:space="preserve"> </w:t>
        </w:r>
        <w:proofErr w:type="spellStart"/>
        <w:r w:rsidRPr="00025C26">
          <w:t>thể-liên</w:t>
        </w:r>
        <w:proofErr w:type="spellEnd"/>
        <w:r w:rsidRPr="00025C26">
          <w:t xml:space="preserve"> </w:t>
        </w:r>
        <w:proofErr w:type="spellStart"/>
        <w:r w:rsidRPr="00025C26">
          <w:t>kết</w:t>
        </w:r>
        <w:proofErr w:type="spellEnd"/>
        <w:r w:rsidRPr="00025C26">
          <w:t xml:space="preserve"> </w:t>
        </w:r>
        <w:proofErr w:type="spellStart"/>
        <w:r w:rsidRPr="00025C26">
          <w:t>là</w:t>
        </w:r>
        <w:proofErr w:type="spellEnd"/>
        <w:r w:rsidRPr="00025C26">
          <w:t xml:space="preserve"> </w:t>
        </w:r>
        <w:proofErr w:type="spellStart"/>
        <w:r w:rsidRPr="00025C26">
          <w:t>một</w:t>
        </w:r>
        <w:proofErr w:type="spellEnd"/>
        <w:r w:rsidRPr="00025C26">
          <w:t xml:space="preserve"> </w:t>
        </w:r>
        <w:proofErr w:type="spellStart"/>
        <w:r w:rsidRPr="00025C26">
          <w:t>mô</w:t>
        </w:r>
        <w:proofErr w:type="spellEnd"/>
        <w:r w:rsidRPr="00025C26">
          <w:t xml:space="preserve"> </w:t>
        </w:r>
        <w:proofErr w:type="spellStart"/>
        <w:r w:rsidRPr="00025C26">
          <w:t>hình</w:t>
        </w:r>
        <w:proofErr w:type="spellEnd"/>
        <w:r w:rsidRPr="00025C26">
          <w:t xml:space="preserve"> </w:t>
        </w:r>
        <w:proofErr w:type="spellStart"/>
        <w:r w:rsidRPr="00025C26">
          <w:t>dữ</w:t>
        </w:r>
        <w:proofErr w:type="spellEnd"/>
        <w:r w:rsidRPr="00025C26">
          <w:t xml:space="preserve"> </w:t>
        </w:r>
        <w:proofErr w:type="spellStart"/>
        <w:r w:rsidRPr="00025C26">
          <w:t>liệu</w:t>
        </w:r>
        <w:proofErr w:type="spellEnd"/>
        <w:r w:rsidRPr="00025C26">
          <w:t xml:space="preserve"> </w:t>
        </w:r>
        <w:proofErr w:type="spellStart"/>
        <w:r w:rsidRPr="00025C26">
          <w:t>mức</w:t>
        </w:r>
        <w:proofErr w:type="spellEnd"/>
        <w:r w:rsidRPr="00025C26">
          <w:t xml:space="preserve"> </w:t>
        </w:r>
        <w:proofErr w:type="spellStart"/>
        <w:r w:rsidRPr="00025C26">
          <w:t>quan</w:t>
        </w:r>
        <w:proofErr w:type="spellEnd"/>
        <w:r w:rsidRPr="00025C26">
          <w:t xml:space="preserve"> </w:t>
        </w:r>
        <w:proofErr w:type="spellStart"/>
        <w:r w:rsidRPr="00025C26">
          <w:t>niệm</w:t>
        </w:r>
        <w:proofErr w:type="spellEnd"/>
        <w:r w:rsidRPr="00025C26">
          <w:t xml:space="preserve"> </w:t>
        </w:r>
        <w:proofErr w:type="spellStart"/>
        <w:r w:rsidRPr="00025C26">
          <w:t>phổ</w:t>
        </w:r>
        <w:proofErr w:type="spellEnd"/>
        <w:r w:rsidRPr="00025C26">
          <w:t xml:space="preserve"> </w:t>
        </w:r>
        <w:proofErr w:type="spellStart"/>
        <w:r w:rsidRPr="00025C26">
          <w:t>biến</w:t>
        </w:r>
        <w:proofErr w:type="spellEnd"/>
        <w:r w:rsidRPr="00025C26">
          <w:t xml:space="preserve">, </w:t>
        </w:r>
        <w:proofErr w:type="spellStart"/>
        <w:r w:rsidRPr="00025C26">
          <w:t>tập</w:t>
        </w:r>
        <w:proofErr w:type="spellEnd"/>
        <w:r w:rsidRPr="00025C26">
          <w:t xml:space="preserve"> </w:t>
        </w:r>
        <w:proofErr w:type="spellStart"/>
        <w:r w:rsidRPr="00025C26">
          <w:t>trung</w:t>
        </w:r>
        <w:proofErr w:type="spellEnd"/>
        <w:r w:rsidRPr="00025C26">
          <w:t xml:space="preserve"> </w:t>
        </w:r>
        <w:proofErr w:type="spellStart"/>
        <w:r w:rsidRPr="00025C26">
          <w:t>vào</w:t>
        </w:r>
        <w:proofErr w:type="spellEnd"/>
        <w:r w:rsidRPr="00025C26">
          <w:t xml:space="preserve"> </w:t>
        </w:r>
        <w:proofErr w:type="spellStart"/>
        <w:r w:rsidRPr="00025C26">
          <w:t>các</w:t>
        </w:r>
        <w:proofErr w:type="spellEnd"/>
        <w:r w:rsidRPr="00025C26">
          <w:t xml:space="preserve"> </w:t>
        </w:r>
        <w:proofErr w:type="spellStart"/>
        <w:r w:rsidRPr="00025C26">
          <w:t>cấu</w:t>
        </w:r>
        <w:proofErr w:type="spellEnd"/>
        <w:r w:rsidRPr="00025C26">
          <w:t xml:space="preserve"> </w:t>
        </w:r>
        <w:proofErr w:type="spellStart"/>
        <w:r w:rsidRPr="00025C26">
          <w:t>trúc</w:t>
        </w:r>
        <w:proofErr w:type="spellEnd"/>
        <w:r w:rsidRPr="00025C26">
          <w:t xml:space="preserve"> </w:t>
        </w:r>
        <w:proofErr w:type="spellStart"/>
        <w:r w:rsidRPr="00025C26">
          <w:t>dữ</w:t>
        </w:r>
        <w:proofErr w:type="spellEnd"/>
        <w:r w:rsidRPr="00025C26">
          <w:t xml:space="preserve"> </w:t>
        </w:r>
        <w:proofErr w:type="spellStart"/>
        <w:r w:rsidRPr="00025C26">
          <w:t>liệu</w:t>
        </w:r>
        <w:proofErr w:type="spellEnd"/>
        <w:r w:rsidRPr="00025C26">
          <w:t xml:space="preserve"> </w:t>
        </w:r>
        <w:proofErr w:type="spellStart"/>
        <w:r w:rsidRPr="00025C26">
          <w:t>và</w:t>
        </w:r>
        <w:proofErr w:type="spellEnd"/>
        <w:r w:rsidRPr="00025C26">
          <w:t xml:space="preserve"> </w:t>
        </w:r>
        <w:proofErr w:type="spellStart"/>
        <w:r w:rsidRPr="00025C26">
          <w:t>các</w:t>
        </w:r>
        <w:proofErr w:type="spellEnd"/>
        <w:r w:rsidRPr="00025C26">
          <w:t xml:space="preserve"> </w:t>
        </w:r>
        <w:proofErr w:type="spellStart"/>
        <w:r w:rsidRPr="00025C26">
          <w:t>ràng</w:t>
        </w:r>
        <w:proofErr w:type="spellEnd"/>
        <w:r w:rsidRPr="00025C26">
          <w:t xml:space="preserve"> </w:t>
        </w:r>
        <w:proofErr w:type="spellStart"/>
        <w:r w:rsidRPr="00025C26">
          <w:t>buộc</w:t>
        </w:r>
        <w:proofErr w:type="spellEnd"/>
        <w:r w:rsidRPr="00025C26">
          <w:t xml:space="preserve">. </w:t>
        </w:r>
        <w:proofErr w:type="spellStart"/>
        <w:r w:rsidRPr="00025C26">
          <w:t>Mô</w:t>
        </w:r>
        <w:proofErr w:type="spellEnd"/>
        <w:r w:rsidRPr="00025C26">
          <w:t xml:space="preserve"> </w:t>
        </w:r>
        <w:proofErr w:type="spellStart"/>
        <w:r w:rsidRPr="00025C26">
          <w:t>hình</w:t>
        </w:r>
        <w:proofErr w:type="spellEnd"/>
        <w:r w:rsidRPr="00025C26">
          <w:t xml:space="preserve"> </w:t>
        </w:r>
        <w:proofErr w:type="spellStart"/>
        <w:r w:rsidRPr="00025C26">
          <w:t>này</w:t>
        </w:r>
        <w:proofErr w:type="spellEnd"/>
        <w:r w:rsidRPr="00025C26">
          <w:t xml:space="preserve"> </w:t>
        </w:r>
        <w:proofErr w:type="spellStart"/>
        <w:r w:rsidRPr="00025C26">
          <w:t>thường</w:t>
        </w:r>
        <w:proofErr w:type="spellEnd"/>
        <w:r w:rsidRPr="00025C26">
          <w:t xml:space="preserve"> </w:t>
        </w:r>
        <w:proofErr w:type="spellStart"/>
        <w:r w:rsidRPr="00025C26">
          <w:t>được</w:t>
        </w:r>
        <w:proofErr w:type="spellEnd"/>
        <w:r w:rsidRPr="00025C26">
          <w:t xml:space="preserve"> </w:t>
        </w:r>
        <w:proofErr w:type="spellStart"/>
        <w:r w:rsidRPr="00025C26">
          <w:t>sử</w:t>
        </w:r>
        <w:proofErr w:type="spellEnd"/>
        <w:r w:rsidRPr="00025C26">
          <w:t xml:space="preserve"> </w:t>
        </w:r>
        <w:proofErr w:type="spellStart"/>
        <w:r w:rsidRPr="00025C26">
          <w:t>dụng</w:t>
        </w:r>
        <w:proofErr w:type="spellEnd"/>
        <w:r w:rsidRPr="00025C26">
          <w:t xml:space="preserve"> </w:t>
        </w:r>
        <w:proofErr w:type="spellStart"/>
        <w:r w:rsidRPr="00025C26">
          <w:t>để</w:t>
        </w:r>
        <w:proofErr w:type="spellEnd"/>
        <w:r w:rsidRPr="00025C26">
          <w:t xml:space="preserve"> </w:t>
        </w:r>
        <w:proofErr w:type="spellStart"/>
        <w:r w:rsidRPr="00025C26">
          <w:t>thiết</w:t>
        </w:r>
        <w:proofErr w:type="spellEnd"/>
        <w:r w:rsidRPr="00025C26">
          <w:t xml:space="preserve"> </w:t>
        </w:r>
        <w:proofErr w:type="spellStart"/>
        <w:r w:rsidRPr="00025C26">
          <w:t>kế</w:t>
        </w:r>
        <w:proofErr w:type="spellEnd"/>
        <w:r w:rsidRPr="00025C26">
          <w:t xml:space="preserve"> </w:t>
        </w:r>
        <w:proofErr w:type="spellStart"/>
        <w:r w:rsidRPr="00025C26">
          <w:t>các</w:t>
        </w:r>
        <w:proofErr w:type="spellEnd"/>
        <w:r w:rsidRPr="00025C26">
          <w:t xml:space="preserve"> </w:t>
        </w:r>
        <w:proofErr w:type="spellStart"/>
        <w:r w:rsidRPr="00025C26">
          <w:t>ứng</w:t>
        </w:r>
        <w:proofErr w:type="spellEnd"/>
        <w:r w:rsidRPr="00025C26">
          <w:t xml:space="preserve"> </w:t>
        </w:r>
        <w:proofErr w:type="spellStart"/>
        <w:r w:rsidRPr="00025C26">
          <w:t>dụng</w:t>
        </w:r>
        <w:proofErr w:type="spellEnd"/>
        <w:r w:rsidRPr="00025C26">
          <w:t xml:space="preserve"> </w:t>
        </w:r>
        <w:proofErr w:type="spellStart"/>
        <w:r w:rsidRPr="00025C26">
          <w:t>cơ</w:t>
        </w:r>
        <w:proofErr w:type="spellEnd"/>
        <w:r w:rsidRPr="00025C26">
          <w:t xml:space="preserve"> </w:t>
        </w:r>
        <w:proofErr w:type="spellStart"/>
        <w:r w:rsidRPr="00025C26">
          <w:t>sở</w:t>
        </w:r>
        <w:proofErr w:type="spellEnd"/>
        <w:r w:rsidRPr="00025C26">
          <w:t xml:space="preserve"> </w:t>
        </w:r>
        <w:proofErr w:type="spellStart"/>
        <w:r w:rsidRPr="00025C26">
          <w:t>dữ</w:t>
        </w:r>
        <w:proofErr w:type="spellEnd"/>
        <w:r w:rsidRPr="00025C26">
          <w:t xml:space="preserve"> </w:t>
        </w:r>
        <w:proofErr w:type="spellStart"/>
        <w:r w:rsidRPr="00025C26">
          <w:t>liệu</w:t>
        </w:r>
        <w:proofErr w:type="spellEnd"/>
        <w:r w:rsidRPr="00025C26">
          <w:t xml:space="preserve"> </w:t>
        </w:r>
        <w:proofErr w:type="spellStart"/>
        <w:r w:rsidRPr="00025C26">
          <w:t>và</w:t>
        </w:r>
        <w:proofErr w:type="spellEnd"/>
        <w:r w:rsidRPr="00025C26">
          <w:t xml:space="preserve"> </w:t>
        </w:r>
        <w:proofErr w:type="spellStart"/>
        <w:r w:rsidRPr="00025C26">
          <w:t>nhiều</w:t>
        </w:r>
        <w:proofErr w:type="spellEnd"/>
        <w:r w:rsidRPr="00025C26">
          <w:t xml:space="preserve"> </w:t>
        </w:r>
        <w:proofErr w:type="spellStart"/>
        <w:r w:rsidRPr="00025C26">
          <w:t>công</w:t>
        </w:r>
        <w:proofErr w:type="spellEnd"/>
        <w:r w:rsidRPr="00025C26">
          <w:t xml:space="preserve"> </w:t>
        </w:r>
        <w:proofErr w:type="spellStart"/>
        <w:r w:rsidRPr="00025C26">
          <w:t>cụ</w:t>
        </w:r>
        <w:proofErr w:type="spellEnd"/>
        <w:r w:rsidRPr="00025C26">
          <w:t xml:space="preserve"> </w:t>
        </w:r>
        <w:proofErr w:type="spellStart"/>
        <w:r w:rsidRPr="00025C26">
          <w:t>thiết</w:t>
        </w:r>
        <w:proofErr w:type="spellEnd"/>
        <w:r w:rsidRPr="00025C26">
          <w:t xml:space="preserve"> </w:t>
        </w:r>
        <w:proofErr w:type="spellStart"/>
        <w:r w:rsidRPr="00025C26">
          <w:t>kế</w:t>
        </w:r>
        <w:proofErr w:type="spellEnd"/>
        <w:r w:rsidRPr="00025C26">
          <w:t xml:space="preserve"> </w:t>
        </w:r>
        <w:proofErr w:type="spellStart"/>
        <w:r w:rsidRPr="00025C26">
          <w:t>cơ</w:t>
        </w:r>
        <w:proofErr w:type="spellEnd"/>
        <w:r w:rsidRPr="00025C26">
          <w:t xml:space="preserve"> </w:t>
        </w:r>
        <w:proofErr w:type="spellStart"/>
        <w:r w:rsidRPr="00025C26">
          <w:t>sở</w:t>
        </w:r>
        <w:proofErr w:type="spellEnd"/>
        <w:r w:rsidRPr="00025C26">
          <w:t xml:space="preserve"> </w:t>
        </w:r>
        <w:proofErr w:type="spellStart"/>
        <w:r w:rsidRPr="00025C26">
          <w:t>dữ</w:t>
        </w:r>
        <w:proofErr w:type="spellEnd"/>
        <w:r w:rsidRPr="00025C26">
          <w:t xml:space="preserve"> </w:t>
        </w:r>
        <w:proofErr w:type="spellStart"/>
        <w:r w:rsidRPr="00025C26">
          <w:t>liệu</w:t>
        </w:r>
        <w:proofErr w:type="spellEnd"/>
        <w:r w:rsidRPr="00025C26">
          <w:t xml:space="preserve"> </w:t>
        </w:r>
        <w:proofErr w:type="spellStart"/>
        <w:r w:rsidRPr="00025C26">
          <w:t>sử</w:t>
        </w:r>
        <w:proofErr w:type="spellEnd"/>
        <w:r w:rsidRPr="00025C26">
          <w:t xml:space="preserve"> </w:t>
        </w:r>
        <w:proofErr w:type="spellStart"/>
        <w:r w:rsidRPr="00025C26">
          <w:t>dụng</w:t>
        </w:r>
        <w:proofErr w:type="spellEnd"/>
        <w:r w:rsidRPr="00025C26">
          <w:t xml:space="preserve"> </w:t>
        </w:r>
        <w:proofErr w:type="spellStart"/>
        <w:r w:rsidRPr="00025C26">
          <w:t>các</w:t>
        </w:r>
        <w:proofErr w:type="spellEnd"/>
        <w:r w:rsidRPr="00025C26">
          <w:t xml:space="preserve"> </w:t>
        </w:r>
        <w:proofErr w:type="spellStart"/>
        <w:r w:rsidRPr="00025C26">
          <w:t>khái</w:t>
        </w:r>
        <w:proofErr w:type="spellEnd"/>
        <w:r w:rsidRPr="00025C26">
          <w:t xml:space="preserve"> </w:t>
        </w:r>
        <w:proofErr w:type="spellStart"/>
        <w:r w:rsidRPr="00025C26">
          <w:t>niệm</w:t>
        </w:r>
        <w:proofErr w:type="spellEnd"/>
        <w:r w:rsidRPr="00025C26">
          <w:t xml:space="preserve"> </w:t>
        </w:r>
        <w:proofErr w:type="spellStart"/>
        <w:r w:rsidRPr="00025C26">
          <w:t>của</w:t>
        </w:r>
        <w:proofErr w:type="spellEnd"/>
        <w:r w:rsidRPr="00025C26">
          <w:t xml:space="preserve"> </w:t>
        </w:r>
        <w:proofErr w:type="spellStart"/>
        <w:r w:rsidRPr="00025C26">
          <w:t>nó</w:t>
        </w:r>
        <w:proofErr w:type="spellEnd"/>
        <w:r w:rsidRPr="00025C26">
          <w:t>.</w:t>
        </w:r>
      </w:ins>
    </w:p>
    <w:p w14:paraId="34566EBF" w14:textId="77777777" w:rsidR="009C49AB" w:rsidRPr="00B50954" w:rsidRDefault="009C49AB" w:rsidP="009C49AB">
      <w:pPr>
        <w:rPr>
          <w:ins w:id="2743" w:author="Công Nguyễn Văn" w:date="2019-09-05T13:01:00Z"/>
        </w:rPr>
      </w:pPr>
      <w:proofErr w:type="spellStart"/>
      <w:ins w:id="2744" w:author="Công Nguyễn Văn" w:date="2019-09-05T13:01:00Z">
        <w:r>
          <w:lastRenderedPageBreak/>
          <w:t>Từ</w:t>
        </w:r>
        <w:proofErr w:type="spellEnd"/>
        <w:r>
          <w:t xml:space="preserve"> </w:t>
        </w:r>
        <w:proofErr w:type="spellStart"/>
        <w:r>
          <w:t>sơ</w:t>
        </w:r>
        <w:proofErr w:type="spellEnd"/>
        <w:r>
          <w:t xml:space="preserve"> </w:t>
        </w:r>
        <w:proofErr w:type="spellStart"/>
        <w:r>
          <w:t>đồ</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liệt</w:t>
        </w:r>
        <w:proofErr w:type="spellEnd"/>
        <w:r>
          <w:t xml:space="preserve"> </w:t>
        </w:r>
        <w:proofErr w:type="spellStart"/>
        <w:r>
          <w:t>kê</w:t>
        </w:r>
        <w:proofErr w:type="spellEnd"/>
        <w:r>
          <w:t xml:space="preserve"> </w:t>
        </w:r>
        <w:proofErr w:type="spellStart"/>
        <w:r>
          <w:t>trong</w:t>
        </w:r>
        <w:proofErr w:type="spellEnd"/>
        <w:r>
          <w:t xml:space="preserve"> </w:t>
        </w:r>
        <w:proofErr w:type="spellStart"/>
        <w:r>
          <w:t>từ</w:t>
        </w:r>
        <w:proofErr w:type="spellEnd"/>
        <w:r>
          <w:t xml:space="preserve"> </w:t>
        </w:r>
        <w:proofErr w:type="spellStart"/>
        <w:r>
          <w:t>điển</w:t>
        </w:r>
        <w:proofErr w:type="spellEnd"/>
        <w:r>
          <w:t xml:space="preserve"> </w:t>
        </w:r>
        <w:proofErr w:type="spellStart"/>
        <w:r>
          <w:t>dữ</w:t>
        </w:r>
        <w:proofErr w:type="spellEnd"/>
        <w:r>
          <w:t xml:space="preserve"> </w:t>
        </w:r>
        <w:proofErr w:type="spellStart"/>
        <w:r>
          <w:t>liệu</w:t>
        </w:r>
        <w:proofErr w:type="spellEnd"/>
        <w:r>
          <w:t xml:space="preserve"> ở </w:t>
        </w:r>
        <w:proofErr w:type="spellStart"/>
        <w:r>
          <w:t>phần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yêu</w:t>
        </w:r>
        <w:proofErr w:type="spellEnd"/>
        <w:r>
          <w:t xml:space="preserve"> </w:t>
        </w:r>
        <w:proofErr w:type="spellStart"/>
        <w:r>
          <w:t>cầu</w:t>
        </w:r>
        <w:proofErr w:type="spellEnd"/>
        <w:r>
          <w:t xml:space="preserve">, ta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liên</w:t>
        </w:r>
        <w:proofErr w:type="spellEnd"/>
        <w:r>
          <w:t xml:space="preserve"> </w:t>
        </w:r>
        <w:proofErr w:type="spellStart"/>
        <w:r>
          <w:t>kết</w:t>
        </w:r>
        <w:proofErr w:type="spellEnd"/>
        <w:r>
          <w:t xml:space="preserve"> (ERD)</w:t>
        </w:r>
        <w:r w:rsidRPr="00B50954">
          <w:t>.</w:t>
        </w:r>
      </w:ins>
    </w:p>
    <w:p w14:paraId="5D6D0E61" w14:textId="77777777" w:rsidR="009C49AB" w:rsidRPr="00B50954" w:rsidRDefault="009C49AB" w:rsidP="009C49AB">
      <w:pPr>
        <w:rPr>
          <w:ins w:id="2745" w:author="Công Nguyễn Văn" w:date="2019-09-05T13:04:00Z"/>
          <w:b/>
          <w:bCs/>
        </w:rPr>
      </w:pPr>
      <w:proofErr w:type="spellStart"/>
      <w:ins w:id="2746" w:author="Công Nguyễn Văn" w:date="2019-09-05T13:04:00Z">
        <w:r w:rsidRPr="00B50954">
          <w:rPr>
            <w:b/>
            <w:bCs/>
          </w:rPr>
          <w:t>Các</w:t>
        </w:r>
        <w:proofErr w:type="spellEnd"/>
        <w:r w:rsidRPr="00B50954">
          <w:rPr>
            <w:b/>
            <w:bCs/>
          </w:rPr>
          <w:t xml:space="preserve"> </w:t>
        </w:r>
        <w:proofErr w:type="spellStart"/>
        <w:r w:rsidRPr="00B50954">
          <w:rPr>
            <w:b/>
            <w:bCs/>
          </w:rPr>
          <w:t>thực</w:t>
        </w:r>
        <w:proofErr w:type="spellEnd"/>
        <w:r w:rsidRPr="00B50954">
          <w:rPr>
            <w:b/>
            <w:bCs/>
          </w:rPr>
          <w:t xml:space="preserve"> </w:t>
        </w:r>
        <w:proofErr w:type="spellStart"/>
        <w:r w:rsidRPr="00B50954">
          <w:rPr>
            <w:b/>
            <w:bCs/>
          </w:rPr>
          <w:t>thể</w:t>
        </w:r>
        <w:proofErr w:type="spellEnd"/>
      </w:ins>
    </w:p>
    <w:tbl>
      <w:tblPr>
        <w:tblStyle w:val="PlainTable1"/>
        <w:tblW w:w="0" w:type="auto"/>
        <w:tblLook w:val="04A0" w:firstRow="1" w:lastRow="0" w:firstColumn="1" w:lastColumn="0" w:noHBand="0" w:noVBand="1"/>
        <w:tblPrChange w:id="2747" w:author="Công Nguyễn Văn" w:date="2019-09-05T13:04:00Z">
          <w:tblPr>
            <w:tblStyle w:val="PlainTable1"/>
            <w:tblW w:w="0" w:type="auto"/>
            <w:tblLook w:val="04A0" w:firstRow="1" w:lastRow="0" w:firstColumn="1" w:lastColumn="0" w:noHBand="0" w:noVBand="1"/>
          </w:tblPr>
        </w:tblPrChange>
      </w:tblPr>
      <w:tblGrid>
        <w:gridCol w:w="2925"/>
        <w:gridCol w:w="2926"/>
        <w:gridCol w:w="2926"/>
        <w:tblGridChange w:id="2748">
          <w:tblGrid>
            <w:gridCol w:w="2925"/>
            <w:gridCol w:w="2926"/>
            <w:gridCol w:w="2926"/>
          </w:tblGrid>
        </w:tblGridChange>
      </w:tblGrid>
      <w:tr w:rsidR="009C49AB" w:rsidRPr="00DB4A23" w14:paraId="49B1A0BC" w14:textId="77777777" w:rsidTr="009C49AB">
        <w:trPr>
          <w:cnfStyle w:val="100000000000" w:firstRow="1" w:lastRow="0" w:firstColumn="0" w:lastColumn="0" w:oddVBand="0" w:evenVBand="0" w:oddHBand="0" w:evenHBand="0" w:firstRowFirstColumn="0" w:firstRowLastColumn="0" w:lastRowFirstColumn="0" w:lastRowLastColumn="0"/>
          <w:trHeight w:val="525"/>
          <w:ins w:id="2749" w:author="Công Nguyễn Văn" w:date="2019-09-05T13:04:00Z"/>
        </w:trPr>
        <w:tc>
          <w:tcPr>
            <w:cnfStyle w:val="001000000000" w:firstRow="0" w:lastRow="0" w:firstColumn="1" w:lastColumn="0" w:oddVBand="0" w:evenVBand="0" w:oddHBand="0" w:evenHBand="0" w:firstRowFirstColumn="0" w:firstRowLastColumn="0" w:lastRowFirstColumn="0" w:lastRowLastColumn="0"/>
            <w:tcW w:w="2925" w:type="dxa"/>
            <w:tcPrChange w:id="2750" w:author="Công Nguyễn Văn" w:date="2019-09-05T13:04:00Z">
              <w:tcPr>
                <w:tcW w:w="2925" w:type="dxa"/>
              </w:tcPr>
            </w:tcPrChange>
          </w:tcPr>
          <w:p w14:paraId="3BCD87C4" w14:textId="77777777" w:rsidR="009C49AB" w:rsidRPr="00DB4A23" w:rsidRDefault="009C49AB" w:rsidP="009C49AB">
            <w:pPr>
              <w:pStyle w:val="Table"/>
              <w:cnfStyle w:val="101000000000" w:firstRow="1" w:lastRow="0" w:firstColumn="1" w:lastColumn="0" w:oddVBand="0" w:evenVBand="0" w:oddHBand="0" w:evenHBand="0" w:firstRowFirstColumn="0" w:firstRowLastColumn="0" w:lastRowFirstColumn="0" w:lastRowLastColumn="0"/>
              <w:rPr>
                <w:ins w:id="2751" w:author="Công Nguyễn Văn" w:date="2019-09-05T13:04:00Z"/>
                <w:lang w:val="en-US"/>
              </w:rPr>
              <w:pPrChange w:id="2752" w:author="Công Nguyễn Văn" w:date="2019-09-05T13:04:00Z">
                <w:pPr>
                  <w:cnfStyle w:val="101000000000" w:firstRow="1" w:lastRow="0" w:firstColumn="1" w:lastColumn="0" w:oddVBand="0" w:evenVBand="0" w:oddHBand="0" w:evenHBand="0" w:firstRowFirstColumn="0" w:firstRowLastColumn="0" w:lastRowFirstColumn="0" w:lastRowLastColumn="0"/>
                </w:pPr>
              </w:pPrChange>
            </w:pPr>
            <w:proofErr w:type="spellStart"/>
            <w:ins w:id="2753" w:author="Công Nguyễn Văn" w:date="2019-09-05T13:04:00Z">
              <w:r w:rsidRPr="00DB4A23">
                <w:rPr>
                  <w:lang w:val="en-US"/>
                </w:rPr>
                <w:t>Tên</w:t>
              </w:r>
              <w:proofErr w:type="spellEnd"/>
              <w:r w:rsidRPr="00DB4A23">
                <w:rPr>
                  <w:lang w:val="en-US"/>
                </w:rPr>
                <w:t xml:space="preserve"> </w:t>
              </w:r>
              <w:proofErr w:type="spellStart"/>
              <w:r w:rsidRPr="00DB4A23">
                <w:rPr>
                  <w:lang w:val="en-US"/>
                </w:rPr>
                <w:t>thực</w:t>
              </w:r>
              <w:proofErr w:type="spellEnd"/>
              <w:r w:rsidRPr="00DB4A23">
                <w:rPr>
                  <w:lang w:val="en-US"/>
                </w:rPr>
                <w:t xml:space="preserve"> </w:t>
              </w:r>
              <w:proofErr w:type="spellStart"/>
              <w:r w:rsidRPr="00DB4A23">
                <w:rPr>
                  <w:lang w:val="en-US"/>
                </w:rPr>
                <w:t>thể</w:t>
              </w:r>
              <w:proofErr w:type="spellEnd"/>
            </w:ins>
          </w:p>
        </w:tc>
        <w:tc>
          <w:tcPr>
            <w:tcW w:w="2926" w:type="dxa"/>
            <w:tcPrChange w:id="2754" w:author="Công Nguyễn Văn" w:date="2019-09-05T13:04:00Z">
              <w:tcPr>
                <w:tcW w:w="2926" w:type="dxa"/>
              </w:tcPr>
            </w:tcPrChange>
          </w:tcPr>
          <w:p w14:paraId="56DE2C97" w14:textId="77777777" w:rsidR="009C49AB" w:rsidRPr="00DB4A23" w:rsidRDefault="009C49AB" w:rsidP="009C49AB">
            <w:pPr>
              <w:pStyle w:val="Table"/>
              <w:cnfStyle w:val="100000000000" w:firstRow="1" w:lastRow="0" w:firstColumn="0" w:lastColumn="0" w:oddVBand="0" w:evenVBand="0" w:oddHBand="0" w:evenHBand="0" w:firstRowFirstColumn="0" w:firstRowLastColumn="0" w:lastRowFirstColumn="0" w:lastRowLastColumn="0"/>
              <w:rPr>
                <w:ins w:id="2755" w:author="Công Nguyễn Văn" w:date="2019-09-05T13:04:00Z"/>
                <w:lang w:val="en-US"/>
              </w:rPr>
              <w:pPrChange w:id="2756" w:author="Công Nguyễn Văn" w:date="2019-09-05T13:04:00Z">
                <w:pPr>
                  <w:cnfStyle w:val="100000000000" w:firstRow="1" w:lastRow="0" w:firstColumn="0" w:lastColumn="0" w:oddVBand="0" w:evenVBand="0" w:oddHBand="0" w:evenHBand="0" w:firstRowFirstColumn="0" w:firstRowLastColumn="0" w:lastRowFirstColumn="0" w:lastRowLastColumn="0"/>
                </w:pPr>
              </w:pPrChange>
            </w:pPr>
            <w:proofErr w:type="spellStart"/>
            <w:ins w:id="2757" w:author="Công Nguyễn Văn" w:date="2019-09-05T13:04:00Z">
              <w:r w:rsidRPr="00DB4A23">
                <w:rPr>
                  <w:lang w:val="en-US"/>
                </w:rPr>
                <w:t>Tên</w:t>
              </w:r>
              <w:proofErr w:type="spellEnd"/>
              <w:r w:rsidRPr="00DB4A23">
                <w:rPr>
                  <w:lang w:val="en-US"/>
                </w:rPr>
                <w:t xml:space="preserve"> </w:t>
              </w:r>
              <w:proofErr w:type="spellStart"/>
              <w:r w:rsidRPr="00DB4A23">
                <w:rPr>
                  <w:lang w:val="en-US"/>
                </w:rPr>
                <w:t>sử</w:t>
              </w:r>
              <w:proofErr w:type="spellEnd"/>
              <w:r w:rsidRPr="00DB4A23">
                <w:rPr>
                  <w:lang w:val="en-US"/>
                </w:rPr>
                <w:t xml:space="preserve"> </w:t>
              </w:r>
              <w:proofErr w:type="spellStart"/>
              <w:r w:rsidRPr="00DB4A23">
                <w:rPr>
                  <w:lang w:val="en-US"/>
                </w:rPr>
                <w:t>dụng</w:t>
              </w:r>
              <w:proofErr w:type="spellEnd"/>
            </w:ins>
          </w:p>
        </w:tc>
        <w:tc>
          <w:tcPr>
            <w:tcW w:w="2926" w:type="dxa"/>
            <w:tcPrChange w:id="2758" w:author="Công Nguyễn Văn" w:date="2019-09-05T13:04:00Z">
              <w:tcPr>
                <w:tcW w:w="2926" w:type="dxa"/>
              </w:tcPr>
            </w:tcPrChange>
          </w:tcPr>
          <w:p w14:paraId="24617426" w14:textId="77777777" w:rsidR="009C49AB" w:rsidRPr="00DB4A23" w:rsidRDefault="009C49AB" w:rsidP="009C49AB">
            <w:pPr>
              <w:pStyle w:val="Table"/>
              <w:cnfStyle w:val="100000000000" w:firstRow="1" w:lastRow="0" w:firstColumn="0" w:lastColumn="0" w:oddVBand="0" w:evenVBand="0" w:oddHBand="0" w:evenHBand="0" w:firstRowFirstColumn="0" w:firstRowLastColumn="0" w:lastRowFirstColumn="0" w:lastRowLastColumn="0"/>
              <w:rPr>
                <w:ins w:id="2759" w:author="Công Nguyễn Văn" w:date="2019-09-05T13:04:00Z"/>
                <w:lang w:val="en-US"/>
              </w:rPr>
              <w:pPrChange w:id="2760" w:author="Công Nguyễn Văn" w:date="2019-09-05T13:04:00Z">
                <w:pPr>
                  <w:cnfStyle w:val="100000000000" w:firstRow="1" w:lastRow="0" w:firstColumn="0" w:lastColumn="0" w:oddVBand="0" w:evenVBand="0" w:oddHBand="0" w:evenHBand="0" w:firstRowFirstColumn="0" w:firstRowLastColumn="0" w:lastRowFirstColumn="0" w:lastRowLastColumn="0"/>
                </w:pPr>
              </w:pPrChange>
            </w:pPr>
            <w:proofErr w:type="spellStart"/>
            <w:ins w:id="2761" w:author="Công Nguyễn Văn" w:date="2019-09-05T13:04:00Z">
              <w:r w:rsidRPr="00DB4A23">
                <w:rPr>
                  <w:lang w:val="en-US"/>
                </w:rPr>
                <w:t>Các</w:t>
              </w:r>
              <w:proofErr w:type="spellEnd"/>
              <w:r w:rsidRPr="00DB4A23">
                <w:rPr>
                  <w:lang w:val="en-US"/>
                </w:rPr>
                <w:t xml:space="preserve"> </w:t>
              </w:r>
              <w:proofErr w:type="spellStart"/>
              <w:r w:rsidRPr="00DB4A23">
                <w:rPr>
                  <w:lang w:val="en-US"/>
                </w:rPr>
                <w:t>thuộc</w:t>
              </w:r>
              <w:proofErr w:type="spellEnd"/>
              <w:r w:rsidRPr="00DB4A23">
                <w:rPr>
                  <w:lang w:val="en-US"/>
                </w:rPr>
                <w:t xml:space="preserve"> </w:t>
              </w:r>
              <w:proofErr w:type="spellStart"/>
              <w:r w:rsidRPr="00DB4A23">
                <w:rPr>
                  <w:lang w:val="en-US"/>
                </w:rPr>
                <w:t>tính</w:t>
              </w:r>
              <w:proofErr w:type="spellEnd"/>
            </w:ins>
          </w:p>
        </w:tc>
      </w:tr>
      <w:tr w:rsidR="009C49AB" w:rsidRPr="00DB4A23" w14:paraId="6028AD0C" w14:textId="77777777" w:rsidTr="00BF1A0D">
        <w:trPr>
          <w:cnfStyle w:val="000000100000" w:firstRow="0" w:lastRow="0" w:firstColumn="0" w:lastColumn="0" w:oddVBand="0" w:evenVBand="0" w:oddHBand="1" w:evenHBand="0" w:firstRowFirstColumn="0" w:firstRowLastColumn="0" w:lastRowFirstColumn="0" w:lastRowLastColumn="0"/>
          <w:ins w:id="2762" w:author="Công Nguyễn Văn" w:date="2019-09-05T13:04:00Z"/>
        </w:trPr>
        <w:tc>
          <w:tcPr>
            <w:cnfStyle w:val="001000000000" w:firstRow="0" w:lastRow="0" w:firstColumn="1" w:lastColumn="0" w:oddVBand="0" w:evenVBand="0" w:oddHBand="0" w:evenHBand="0" w:firstRowFirstColumn="0" w:firstRowLastColumn="0" w:lastRowFirstColumn="0" w:lastRowLastColumn="0"/>
            <w:tcW w:w="2925" w:type="dxa"/>
          </w:tcPr>
          <w:p w14:paraId="3E701859" w14:textId="4964FB1A" w:rsidR="009C49AB" w:rsidRPr="00DB4A23" w:rsidRDefault="009C49AB" w:rsidP="009C49AB">
            <w:pPr>
              <w:pStyle w:val="Table"/>
              <w:rPr>
                <w:ins w:id="2763" w:author="Công Nguyễn Văn" w:date="2019-09-05T13:04:00Z"/>
                <w:lang w:val="en-US"/>
              </w:rPr>
              <w:pPrChange w:id="2764" w:author="Công Nguyễn Văn" w:date="2019-09-05T13:04:00Z">
                <w:pPr/>
              </w:pPrChange>
            </w:pPr>
            <w:proofErr w:type="spellStart"/>
            <w:ins w:id="2765" w:author="Công Nguyễn Văn" w:date="2019-09-05T13:04:00Z">
              <w:r>
                <w:rPr>
                  <w:lang w:val="en-US"/>
                </w:rPr>
                <w:t>Nhân</w:t>
              </w:r>
              <w:proofErr w:type="spellEnd"/>
              <w:r>
                <w:rPr>
                  <w:lang w:val="en-US"/>
                </w:rPr>
                <w:t xml:space="preserve"> </w:t>
              </w:r>
              <w:proofErr w:type="spellStart"/>
              <w:r>
                <w:rPr>
                  <w:lang w:val="en-US"/>
                </w:rPr>
                <w:t>viên</w:t>
              </w:r>
            </w:ins>
            <w:proofErr w:type="spellEnd"/>
            <w:ins w:id="2766" w:author="Công Nguyễn Văn" w:date="2019-09-05T13:08:00Z">
              <w:r>
                <w:rPr>
                  <w:lang w:val="en-US"/>
                </w:rPr>
                <w:t>(User)</w:t>
              </w:r>
            </w:ins>
          </w:p>
        </w:tc>
        <w:tc>
          <w:tcPr>
            <w:tcW w:w="2926" w:type="dxa"/>
          </w:tcPr>
          <w:p w14:paraId="6D62F62E" w14:textId="77777777" w:rsidR="009C49AB" w:rsidRPr="00DB4A23" w:rsidRDefault="009C49AB" w:rsidP="00BF1A0D">
            <w:pPr>
              <w:pStyle w:val="Table"/>
              <w:cnfStyle w:val="000000100000" w:firstRow="0" w:lastRow="0" w:firstColumn="0" w:lastColumn="0" w:oddVBand="0" w:evenVBand="0" w:oddHBand="1" w:evenHBand="0" w:firstRowFirstColumn="0" w:firstRowLastColumn="0" w:lastRowFirstColumn="0" w:lastRowLastColumn="0"/>
              <w:rPr>
                <w:ins w:id="2767" w:author="Công Nguyễn Văn" w:date="2019-09-05T13:04:00Z"/>
                <w:lang w:val="en-US"/>
              </w:rPr>
              <w:pPrChange w:id="2768" w:author="Công Nguyễn Văn" w:date="2019-09-05T13:10:00Z">
                <w:pPr>
                  <w:cnfStyle w:val="000000100000" w:firstRow="0" w:lastRow="0" w:firstColumn="0" w:lastColumn="0" w:oddVBand="0" w:evenVBand="0" w:oddHBand="1" w:evenHBand="0" w:firstRowFirstColumn="0" w:firstRowLastColumn="0" w:lastRowFirstColumn="0" w:lastRowLastColumn="0"/>
                </w:pPr>
              </w:pPrChange>
            </w:pPr>
            <w:ins w:id="2769" w:author="Công Nguyễn Văn" w:date="2019-09-05T13:04:00Z">
              <w:r w:rsidRPr="00DB4A23">
                <w:rPr>
                  <w:lang w:val="en-US"/>
                </w:rPr>
                <w:t>NV</w:t>
              </w:r>
            </w:ins>
          </w:p>
        </w:tc>
        <w:tc>
          <w:tcPr>
            <w:tcW w:w="2926" w:type="dxa"/>
          </w:tcPr>
          <w:p w14:paraId="088B397A" w14:textId="024EE495" w:rsidR="009C49AB" w:rsidRPr="00DB4A23" w:rsidRDefault="00CB2F3D" w:rsidP="004E5F90">
            <w:pPr>
              <w:pStyle w:val="Table"/>
              <w:jc w:val="left"/>
              <w:cnfStyle w:val="000000100000" w:firstRow="0" w:lastRow="0" w:firstColumn="0" w:lastColumn="0" w:oddVBand="0" w:evenVBand="0" w:oddHBand="1" w:evenHBand="0" w:firstRowFirstColumn="0" w:firstRowLastColumn="0" w:lastRowFirstColumn="0" w:lastRowLastColumn="0"/>
              <w:rPr>
                <w:ins w:id="2770" w:author="Công Nguyễn Văn" w:date="2019-09-05T13:04:00Z"/>
              </w:rPr>
              <w:pPrChange w:id="2771" w:author="Công Nguyễn Văn" w:date="2019-09-05T13:29:00Z">
                <w:pPr>
                  <w:cnfStyle w:val="000000100000" w:firstRow="0" w:lastRow="0" w:firstColumn="0" w:lastColumn="0" w:oddVBand="0" w:evenVBand="0" w:oddHBand="1" w:evenHBand="0" w:firstRowFirstColumn="0" w:firstRowLastColumn="0" w:lastRowFirstColumn="0" w:lastRowLastColumn="0"/>
                </w:pPr>
              </w:pPrChange>
            </w:pPr>
            <w:ins w:id="2772" w:author="Công Nguyễn Văn" w:date="2019-09-05T13:43:00Z">
              <w:r>
                <w:rPr>
                  <w:lang w:val="en-US"/>
                </w:rPr>
                <w:t xml:space="preserve">ID, </w:t>
              </w:r>
            </w:ins>
            <w:proofErr w:type="spellStart"/>
            <w:ins w:id="2773" w:author="Công Nguyễn Văn" w:date="2019-09-05T13:04:00Z">
              <w:r w:rsidR="009C49AB" w:rsidRPr="00DB4A23">
                <w:rPr>
                  <w:lang w:val="en-US"/>
                </w:rPr>
                <w:t>Tên</w:t>
              </w:r>
              <w:proofErr w:type="spellEnd"/>
              <w:r w:rsidR="009C49AB">
                <w:rPr>
                  <w:lang w:val="en-US"/>
                </w:rPr>
                <w:t xml:space="preserve">, </w:t>
              </w:r>
              <w:proofErr w:type="spellStart"/>
              <w:r w:rsidR="009C49AB" w:rsidRPr="00DB4A23">
                <w:rPr>
                  <w:lang w:val="en-US"/>
                </w:rPr>
                <w:t>Số</w:t>
              </w:r>
              <w:proofErr w:type="spellEnd"/>
              <w:r w:rsidR="009C49AB" w:rsidRPr="00DB4A23">
                <w:rPr>
                  <w:lang w:val="en-US"/>
                </w:rPr>
                <w:t xml:space="preserve"> </w:t>
              </w:r>
              <w:proofErr w:type="spellStart"/>
              <w:r w:rsidR="009C49AB" w:rsidRPr="00DB4A23">
                <w:rPr>
                  <w:lang w:val="en-US"/>
                </w:rPr>
                <w:t>Đt</w:t>
              </w:r>
            </w:ins>
            <w:ins w:id="2774" w:author="Công Nguyễn Văn" w:date="2019-09-05T13:43:00Z">
              <w:r>
                <w:rPr>
                  <w:lang w:val="en-US"/>
                </w:rPr>
                <w:t>,Địa</w:t>
              </w:r>
              <w:proofErr w:type="spellEnd"/>
              <w:r>
                <w:rPr>
                  <w:lang w:val="en-US"/>
                </w:rPr>
                <w:t xml:space="preserve"> </w:t>
              </w:r>
              <w:proofErr w:type="spellStart"/>
              <w:r>
                <w:rPr>
                  <w:lang w:val="en-US"/>
                </w:rPr>
                <w:t>chỉ</w:t>
              </w:r>
            </w:ins>
            <w:proofErr w:type="spellEnd"/>
          </w:p>
        </w:tc>
      </w:tr>
      <w:tr w:rsidR="009C49AB" w:rsidRPr="00DB4A23" w14:paraId="54C4A8CB" w14:textId="77777777" w:rsidTr="00BF1A0D">
        <w:trPr>
          <w:ins w:id="2775" w:author="Công Nguyễn Văn" w:date="2019-09-05T13:04:00Z"/>
        </w:trPr>
        <w:tc>
          <w:tcPr>
            <w:cnfStyle w:val="001000000000" w:firstRow="0" w:lastRow="0" w:firstColumn="1" w:lastColumn="0" w:oddVBand="0" w:evenVBand="0" w:oddHBand="0" w:evenHBand="0" w:firstRowFirstColumn="0" w:firstRowLastColumn="0" w:lastRowFirstColumn="0" w:lastRowLastColumn="0"/>
            <w:tcW w:w="2925" w:type="dxa"/>
          </w:tcPr>
          <w:p w14:paraId="13839A40" w14:textId="5471943A" w:rsidR="009C49AB" w:rsidRPr="00DB4A23" w:rsidRDefault="009C49AB" w:rsidP="009C49AB">
            <w:pPr>
              <w:pStyle w:val="Table"/>
              <w:rPr>
                <w:ins w:id="2776" w:author="Công Nguyễn Văn" w:date="2019-09-05T13:04:00Z"/>
                <w:lang w:val="en-US"/>
              </w:rPr>
              <w:pPrChange w:id="2777" w:author="Công Nguyễn Văn" w:date="2019-09-05T13:04:00Z">
                <w:pPr/>
              </w:pPrChange>
            </w:pPr>
            <w:ins w:id="2778" w:author="Công Nguyễn Văn" w:date="2019-09-05T13:07:00Z">
              <w:r>
                <w:rPr>
                  <w:lang w:val="en-US"/>
                </w:rPr>
                <w:t>Admin</w:t>
              </w:r>
            </w:ins>
          </w:p>
        </w:tc>
        <w:tc>
          <w:tcPr>
            <w:tcW w:w="2926" w:type="dxa"/>
          </w:tcPr>
          <w:p w14:paraId="3AC14A83" w14:textId="1CEA1E08" w:rsidR="009C49AB" w:rsidRPr="00DB4A23" w:rsidRDefault="009C49AB" w:rsidP="00BF1A0D">
            <w:pPr>
              <w:pStyle w:val="Table"/>
              <w:cnfStyle w:val="000000000000" w:firstRow="0" w:lastRow="0" w:firstColumn="0" w:lastColumn="0" w:oddVBand="0" w:evenVBand="0" w:oddHBand="0" w:evenHBand="0" w:firstRowFirstColumn="0" w:firstRowLastColumn="0" w:lastRowFirstColumn="0" w:lastRowLastColumn="0"/>
              <w:rPr>
                <w:ins w:id="2779" w:author="Công Nguyễn Văn" w:date="2019-09-05T13:04:00Z"/>
                <w:lang w:val="en-US"/>
              </w:rPr>
              <w:pPrChange w:id="2780" w:author="Công Nguyễn Văn" w:date="2019-09-05T13:10:00Z">
                <w:pPr>
                  <w:cnfStyle w:val="000000000000" w:firstRow="0" w:lastRow="0" w:firstColumn="0" w:lastColumn="0" w:oddVBand="0" w:evenVBand="0" w:oddHBand="0" w:evenHBand="0" w:firstRowFirstColumn="0" w:firstRowLastColumn="0" w:lastRowFirstColumn="0" w:lastRowLastColumn="0"/>
                </w:pPr>
              </w:pPrChange>
            </w:pPr>
            <w:ins w:id="2781" w:author="Công Nguyễn Văn" w:date="2019-09-05T13:08:00Z">
              <w:r>
                <w:rPr>
                  <w:rFonts w:hint="eastAsia"/>
                  <w:lang w:val="en-US"/>
                </w:rPr>
                <w:t>A</w:t>
              </w:r>
              <w:r>
                <w:rPr>
                  <w:lang w:val="en-US"/>
                </w:rPr>
                <w:t>D</w:t>
              </w:r>
            </w:ins>
          </w:p>
        </w:tc>
        <w:tc>
          <w:tcPr>
            <w:tcW w:w="2926" w:type="dxa"/>
          </w:tcPr>
          <w:p w14:paraId="24546573" w14:textId="7E402670" w:rsidR="009C49AB" w:rsidRPr="00DB4A23" w:rsidRDefault="004E5F90" w:rsidP="004E5F90">
            <w:pPr>
              <w:pStyle w:val="Table"/>
              <w:jc w:val="left"/>
              <w:cnfStyle w:val="000000000000" w:firstRow="0" w:lastRow="0" w:firstColumn="0" w:lastColumn="0" w:oddVBand="0" w:evenVBand="0" w:oddHBand="0" w:evenHBand="0" w:firstRowFirstColumn="0" w:firstRowLastColumn="0" w:lastRowFirstColumn="0" w:lastRowLastColumn="0"/>
              <w:rPr>
                <w:ins w:id="2782" w:author="Công Nguyễn Văn" w:date="2019-09-05T13:04:00Z"/>
                <w:lang w:val="en-US"/>
              </w:rPr>
              <w:pPrChange w:id="2783" w:author="Công Nguyễn Văn" w:date="2019-09-05T13:29:00Z">
                <w:pPr>
                  <w:cnfStyle w:val="000000000000" w:firstRow="0" w:lastRow="0" w:firstColumn="0" w:lastColumn="0" w:oddVBand="0" w:evenVBand="0" w:oddHBand="0" w:evenHBand="0" w:firstRowFirstColumn="0" w:firstRowLastColumn="0" w:lastRowFirstColumn="0" w:lastRowLastColumn="0"/>
                </w:pPr>
              </w:pPrChange>
            </w:pPr>
            <w:ins w:id="2784" w:author="Công Nguyễn Văn" w:date="2019-09-05T13:26:00Z">
              <w:r w:rsidRPr="00DB4A23">
                <w:rPr>
                  <w:lang w:val="en-US"/>
                </w:rPr>
                <w:t>ID</w:t>
              </w:r>
              <w:r>
                <w:rPr>
                  <w:lang w:val="en-US"/>
                </w:rPr>
                <w:t xml:space="preserve">, </w:t>
              </w:r>
              <w:proofErr w:type="spellStart"/>
              <w:r>
                <w:rPr>
                  <w:lang w:val="en-US"/>
                </w:rPr>
                <w:t>tên</w:t>
              </w:r>
              <w:proofErr w:type="spellEnd"/>
              <w:r>
                <w:rPr>
                  <w:lang w:val="en-US"/>
                </w:rPr>
                <w:t xml:space="preserve"> </w:t>
              </w:r>
              <w:proofErr w:type="spellStart"/>
              <w:r w:rsidRPr="00DB4A23">
                <w:rPr>
                  <w:lang w:val="en-US"/>
                </w:rPr>
                <w:t>tài</w:t>
              </w:r>
              <w:proofErr w:type="spellEnd"/>
              <w:r>
                <w:rPr>
                  <w:lang w:val="en-US"/>
                </w:rPr>
                <w:t xml:space="preserve"> </w:t>
              </w:r>
              <w:proofErr w:type="spellStart"/>
              <w:r w:rsidRPr="00DB4A23">
                <w:rPr>
                  <w:lang w:val="en-US"/>
                </w:rPr>
                <w:t>khoản</w:t>
              </w:r>
              <w:proofErr w:type="spellEnd"/>
              <w:r w:rsidRPr="00DB4A23">
                <w:rPr>
                  <w:lang w:val="en-US"/>
                </w:rPr>
                <w:t xml:space="preserve"> admin</w:t>
              </w:r>
              <w:r>
                <w:rPr>
                  <w:lang w:val="en-US"/>
                </w:rPr>
                <w:t>,</w:t>
              </w:r>
              <w:r w:rsidRPr="00DB4A23">
                <w:rPr>
                  <w:lang w:val="en-US"/>
                </w:rPr>
                <w:t xml:space="preserve"> </w:t>
              </w:r>
              <w:proofErr w:type="spellStart"/>
              <w:r w:rsidRPr="00DB4A23">
                <w:rPr>
                  <w:lang w:val="en-US"/>
                </w:rPr>
                <w:t>mật</w:t>
              </w:r>
              <w:proofErr w:type="spellEnd"/>
              <w:r w:rsidRPr="00DB4A23">
                <w:rPr>
                  <w:lang w:val="en-US"/>
                </w:rPr>
                <w:t xml:space="preserve"> </w:t>
              </w:r>
              <w:proofErr w:type="spellStart"/>
              <w:r w:rsidRPr="00DB4A23">
                <w:rPr>
                  <w:lang w:val="en-US"/>
                </w:rPr>
                <w:t>khẩu</w:t>
              </w:r>
            </w:ins>
            <w:proofErr w:type="spellEnd"/>
          </w:p>
        </w:tc>
      </w:tr>
      <w:tr w:rsidR="004E5F90" w:rsidRPr="00DB4A23" w14:paraId="0BECED8A" w14:textId="77777777" w:rsidTr="00BF1A0D">
        <w:trPr>
          <w:cnfStyle w:val="000000100000" w:firstRow="0" w:lastRow="0" w:firstColumn="0" w:lastColumn="0" w:oddVBand="0" w:evenVBand="0" w:oddHBand="1" w:evenHBand="0" w:firstRowFirstColumn="0" w:firstRowLastColumn="0" w:lastRowFirstColumn="0" w:lastRowLastColumn="0"/>
          <w:ins w:id="2785" w:author="Công Nguyễn Văn" w:date="2019-09-05T13:26:00Z"/>
        </w:trPr>
        <w:tc>
          <w:tcPr>
            <w:cnfStyle w:val="001000000000" w:firstRow="0" w:lastRow="0" w:firstColumn="1" w:lastColumn="0" w:oddVBand="0" w:evenVBand="0" w:oddHBand="0" w:evenHBand="0" w:firstRowFirstColumn="0" w:firstRowLastColumn="0" w:lastRowFirstColumn="0" w:lastRowLastColumn="0"/>
            <w:tcW w:w="2925" w:type="dxa"/>
          </w:tcPr>
          <w:p w14:paraId="54C1F822" w14:textId="4BECF71B" w:rsidR="004E5F90" w:rsidRDefault="004E5F90" w:rsidP="009C49AB">
            <w:pPr>
              <w:pStyle w:val="Table"/>
              <w:rPr>
                <w:ins w:id="2786" w:author="Công Nguyễn Văn" w:date="2019-09-05T13:26:00Z"/>
                <w:lang w:eastAsia="ja-JP"/>
              </w:rPr>
            </w:pPr>
            <w:ins w:id="2787" w:author="Công Nguyễn Văn" w:date="2019-09-05T13:26:00Z">
              <w:r>
                <w:rPr>
                  <w:rFonts w:hint="eastAsia"/>
                  <w:lang w:eastAsia="ja-JP"/>
                </w:rPr>
                <w:t>B</w:t>
              </w:r>
              <w:r>
                <w:rPr>
                  <w:lang w:eastAsia="ja-JP"/>
                </w:rPr>
                <w:t>ộ phận(Group)</w:t>
              </w:r>
            </w:ins>
          </w:p>
        </w:tc>
        <w:tc>
          <w:tcPr>
            <w:tcW w:w="2926" w:type="dxa"/>
          </w:tcPr>
          <w:p w14:paraId="30590D7D" w14:textId="49EC5AC5" w:rsidR="004E5F90" w:rsidRDefault="004E5F90" w:rsidP="00BF1A0D">
            <w:pPr>
              <w:pStyle w:val="Table"/>
              <w:cnfStyle w:val="000000100000" w:firstRow="0" w:lastRow="0" w:firstColumn="0" w:lastColumn="0" w:oddVBand="0" w:evenVBand="0" w:oddHBand="1" w:evenHBand="0" w:firstRowFirstColumn="0" w:firstRowLastColumn="0" w:lastRowFirstColumn="0" w:lastRowLastColumn="0"/>
              <w:rPr>
                <w:ins w:id="2788" w:author="Công Nguyễn Văn" w:date="2019-09-05T13:26:00Z"/>
                <w:lang w:eastAsia="ja-JP"/>
              </w:rPr>
            </w:pPr>
            <w:ins w:id="2789" w:author="Công Nguyễn Văn" w:date="2019-09-05T13:26:00Z">
              <w:r>
                <w:rPr>
                  <w:rFonts w:hint="eastAsia"/>
                  <w:lang w:eastAsia="ja-JP"/>
                </w:rPr>
                <w:t>G</w:t>
              </w:r>
              <w:r>
                <w:rPr>
                  <w:lang w:eastAsia="ja-JP"/>
                </w:rPr>
                <w:t>R</w:t>
              </w:r>
            </w:ins>
          </w:p>
        </w:tc>
        <w:tc>
          <w:tcPr>
            <w:tcW w:w="2926" w:type="dxa"/>
          </w:tcPr>
          <w:p w14:paraId="636745C8" w14:textId="04D54E17" w:rsidR="004E5F90" w:rsidRPr="00DB4A23" w:rsidRDefault="004E5F90" w:rsidP="004E5F90">
            <w:pPr>
              <w:pStyle w:val="Table"/>
              <w:jc w:val="left"/>
              <w:cnfStyle w:val="000000100000" w:firstRow="0" w:lastRow="0" w:firstColumn="0" w:lastColumn="0" w:oddVBand="0" w:evenVBand="0" w:oddHBand="1" w:evenHBand="0" w:firstRowFirstColumn="0" w:firstRowLastColumn="0" w:lastRowFirstColumn="0" w:lastRowLastColumn="0"/>
              <w:rPr>
                <w:ins w:id="2790" w:author="Công Nguyễn Văn" w:date="2019-09-05T13:26:00Z"/>
                <w:lang w:eastAsia="ja-JP"/>
              </w:rPr>
              <w:pPrChange w:id="2791" w:author="Công Nguyễn Văn" w:date="2019-09-05T13:29:00Z">
                <w:pPr>
                  <w:pStyle w:val="Table"/>
                  <w:cnfStyle w:val="000000100000" w:firstRow="0" w:lastRow="0" w:firstColumn="0" w:lastColumn="0" w:oddVBand="0" w:evenVBand="0" w:oddHBand="1" w:evenHBand="0" w:firstRowFirstColumn="0" w:firstRowLastColumn="0" w:lastRowFirstColumn="0" w:lastRowLastColumn="0"/>
                </w:pPr>
              </w:pPrChange>
            </w:pPr>
            <w:ins w:id="2792" w:author="Công Nguyễn Văn" w:date="2019-09-05T13:26:00Z">
              <w:r>
                <w:rPr>
                  <w:lang w:eastAsia="ja-JP"/>
                </w:rPr>
                <w:t>ID,</w:t>
              </w:r>
              <w:r>
                <w:rPr>
                  <w:rFonts w:hint="eastAsia"/>
                  <w:lang w:eastAsia="ja-JP"/>
                </w:rPr>
                <w:t>T</w:t>
              </w:r>
              <w:r>
                <w:rPr>
                  <w:lang w:eastAsia="ja-JP"/>
                </w:rPr>
                <w:t>ên bộ phận</w:t>
              </w:r>
            </w:ins>
          </w:p>
        </w:tc>
      </w:tr>
      <w:tr w:rsidR="009C49AB" w:rsidRPr="00DB4A23" w14:paraId="259532FB" w14:textId="77777777" w:rsidTr="00BF1A0D">
        <w:trPr>
          <w:ins w:id="2793" w:author="Công Nguyễn Văn" w:date="2019-09-05T13:04:00Z"/>
        </w:trPr>
        <w:tc>
          <w:tcPr>
            <w:cnfStyle w:val="001000000000" w:firstRow="0" w:lastRow="0" w:firstColumn="1" w:lastColumn="0" w:oddVBand="0" w:evenVBand="0" w:oddHBand="0" w:evenHBand="0" w:firstRowFirstColumn="0" w:firstRowLastColumn="0" w:lastRowFirstColumn="0" w:lastRowLastColumn="0"/>
            <w:tcW w:w="2925" w:type="dxa"/>
          </w:tcPr>
          <w:p w14:paraId="178C608B" w14:textId="28913F59" w:rsidR="009C49AB" w:rsidRPr="00DB4A23" w:rsidRDefault="009C49AB" w:rsidP="009C49AB">
            <w:pPr>
              <w:pStyle w:val="Table"/>
              <w:rPr>
                <w:ins w:id="2794" w:author="Công Nguyễn Văn" w:date="2019-09-05T13:04:00Z"/>
                <w:lang w:val="en-US"/>
              </w:rPr>
              <w:pPrChange w:id="2795" w:author="Công Nguyễn Văn" w:date="2019-09-05T13:04:00Z">
                <w:pPr/>
              </w:pPrChange>
            </w:pPr>
            <w:proofErr w:type="spellStart"/>
            <w:ins w:id="2796" w:author="Công Nguyễn Văn" w:date="2019-09-05T13:07:00Z">
              <w:r>
                <w:rPr>
                  <w:lang w:val="en-US"/>
                </w:rPr>
                <w:t>Môn</w:t>
              </w:r>
              <w:proofErr w:type="spellEnd"/>
              <w:r>
                <w:rPr>
                  <w:lang w:val="en-US"/>
                </w:rPr>
                <w:t xml:space="preserve"> </w:t>
              </w:r>
              <w:proofErr w:type="spellStart"/>
              <w:r>
                <w:rPr>
                  <w:lang w:val="en-US"/>
                </w:rPr>
                <w:t>học</w:t>
              </w:r>
              <w:proofErr w:type="spellEnd"/>
              <w:r>
                <w:rPr>
                  <w:lang w:val="en-US"/>
                </w:rPr>
                <w:t>(Subject)</w:t>
              </w:r>
            </w:ins>
          </w:p>
        </w:tc>
        <w:tc>
          <w:tcPr>
            <w:tcW w:w="2926" w:type="dxa"/>
          </w:tcPr>
          <w:p w14:paraId="7F608471" w14:textId="000F85C7" w:rsidR="009C49AB" w:rsidRPr="00DB4A23" w:rsidRDefault="009C49AB" w:rsidP="00BF1A0D">
            <w:pPr>
              <w:pStyle w:val="Table"/>
              <w:cnfStyle w:val="000000000000" w:firstRow="0" w:lastRow="0" w:firstColumn="0" w:lastColumn="0" w:oddVBand="0" w:evenVBand="0" w:oddHBand="0" w:evenHBand="0" w:firstRowFirstColumn="0" w:firstRowLastColumn="0" w:lastRowFirstColumn="0" w:lastRowLastColumn="0"/>
              <w:rPr>
                <w:ins w:id="2797" w:author="Công Nguyễn Văn" w:date="2019-09-05T13:04:00Z"/>
                <w:lang w:val="en-US"/>
              </w:rPr>
              <w:pPrChange w:id="2798" w:author="Công Nguyễn Văn" w:date="2019-09-05T13:10:00Z">
                <w:pPr>
                  <w:cnfStyle w:val="000000000000" w:firstRow="0" w:lastRow="0" w:firstColumn="0" w:lastColumn="0" w:oddVBand="0" w:evenVBand="0" w:oddHBand="0" w:evenHBand="0" w:firstRowFirstColumn="0" w:firstRowLastColumn="0" w:lastRowFirstColumn="0" w:lastRowLastColumn="0"/>
                </w:pPr>
              </w:pPrChange>
            </w:pPr>
            <w:ins w:id="2799" w:author="Công Nguyễn Văn" w:date="2019-09-05T13:08:00Z">
              <w:r>
                <w:rPr>
                  <w:rFonts w:hint="eastAsia"/>
                  <w:lang w:val="en-US"/>
                </w:rPr>
                <w:t>S</w:t>
              </w:r>
              <w:r>
                <w:rPr>
                  <w:lang w:val="en-US"/>
                </w:rPr>
                <w:t>B</w:t>
              </w:r>
            </w:ins>
          </w:p>
        </w:tc>
        <w:tc>
          <w:tcPr>
            <w:tcW w:w="2926" w:type="dxa"/>
          </w:tcPr>
          <w:p w14:paraId="34C5DBFC" w14:textId="66C8EC82" w:rsidR="009C49AB" w:rsidRPr="00DB4A23" w:rsidRDefault="009C49AB" w:rsidP="004E5F90">
            <w:pPr>
              <w:pStyle w:val="Table"/>
              <w:jc w:val="left"/>
              <w:cnfStyle w:val="000000000000" w:firstRow="0" w:lastRow="0" w:firstColumn="0" w:lastColumn="0" w:oddVBand="0" w:evenVBand="0" w:oddHBand="0" w:evenHBand="0" w:firstRowFirstColumn="0" w:firstRowLastColumn="0" w:lastRowFirstColumn="0" w:lastRowLastColumn="0"/>
              <w:rPr>
                <w:ins w:id="2800" w:author="Công Nguyễn Văn" w:date="2019-09-05T13:04:00Z"/>
                <w:lang w:val="en-US"/>
              </w:rPr>
              <w:pPrChange w:id="2801" w:author="Công Nguyễn Văn" w:date="2019-09-05T13:29:00Z">
                <w:pPr>
                  <w:cnfStyle w:val="000000000000" w:firstRow="0" w:lastRow="0" w:firstColumn="0" w:lastColumn="0" w:oddVBand="0" w:evenVBand="0" w:oddHBand="0" w:evenHBand="0" w:firstRowFirstColumn="0" w:firstRowLastColumn="0" w:lastRowFirstColumn="0" w:lastRowLastColumn="0"/>
                </w:pPr>
              </w:pPrChange>
            </w:pPr>
            <w:ins w:id="2802" w:author="Công Nguyễn Văn" w:date="2019-09-05T13:04:00Z">
              <w:r w:rsidRPr="00DB4A23">
                <w:rPr>
                  <w:lang w:val="en-US"/>
                </w:rPr>
                <w:t xml:space="preserve"> ID</w:t>
              </w:r>
              <w:r>
                <w:rPr>
                  <w:lang w:val="en-US"/>
                </w:rPr>
                <w:t xml:space="preserve">, </w:t>
              </w:r>
            </w:ins>
            <w:proofErr w:type="spellStart"/>
            <w:ins w:id="2803" w:author="Công Nguyễn Văn" w:date="2019-09-05T13:27:00Z">
              <w:r w:rsidR="004E5F90">
                <w:rPr>
                  <w:lang w:val="en-US"/>
                </w:rPr>
                <w:t>Tên</w:t>
              </w:r>
              <w:proofErr w:type="spellEnd"/>
              <w:r w:rsidR="004E5F90">
                <w:rPr>
                  <w:lang w:val="en-US"/>
                </w:rPr>
                <w:t xml:space="preserve"> </w:t>
              </w:r>
              <w:proofErr w:type="spellStart"/>
              <w:r w:rsidR="004E5F90">
                <w:rPr>
                  <w:lang w:val="en-US"/>
                </w:rPr>
                <w:t>môn</w:t>
              </w:r>
              <w:proofErr w:type="spellEnd"/>
              <w:r w:rsidR="004E5F90">
                <w:rPr>
                  <w:lang w:val="en-US"/>
                </w:rPr>
                <w:t xml:space="preserve"> </w:t>
              </w:r>
              <w:proofErr w:type="spellStart"/>
              <w:r w:rsidR="004E5F90">
                <w:rPr>
                  <w:lang w:val="en-US"/>
                </w:rPr>
                <w:t>học</w:t>
              </w:r>
            </w:ins>
            <w:proofErr w:type="spellEnd"/>
          </w:p>
        </w:tc>
      </w:tr>
      <w:tr w:rsidR="009C49AB" w:rsidRPr="00DB4A23" w14:paraId="212368FF" w14:textId="77777777" w:rsidTr="00BF1A0D">
        <w:trPr>
          <w:cnfStyle w:val="000000100000" w:firstRow="0" w:lastRow="0" w:firstColumn="0" w:lastColumn="0" w:oddVBand="0" w:evenVBand="0" w:oddHBand="1" w:evenHBand="0" w:firstRowFirstColumn="0" w:firstRowLastColumn="0" w:lastRowFirstColumn="0" w:lastRowLastColumn="0"/>
          <w:ins w:id="2804" w:author="Công Nguyễn Văn" w:date="2019-09-05T13:04:00Z"/>
        </w:trPr>
        <w:tc>
          <w:tcPr>
            <w:cnfStyle w:val="001000000000" w:firstRow="0" w:lastRow="0" w:firstColumn="1" w:lastColumn="0" w:oddVBand="0" w:evenVBand="0" w:oddHBand="0" w:evenHBand="0" w:firstRowFirstColumn="0" w:firstRowLastColumn="0" w:lastRowFirstColumn="0" w:lastRowLastColumn="0"/>
            <w:tcW w:w="2925" w:type="dxa"/>
          </w:tcPr>
          <w:p w14:paraId="67D19841" w14:textId="25E0F62D" w:rsidR="009C49AB" w:rsidRPr="00DB4A23" w:rsidRDefault="009C49AB" w:rsidP="009C49AB">
            <w:pPr>
              <w:pStyle w:val="Table"/>
              <w:rPr>
                <w:ins w:id="2805" w:author="Công Nguyễn Văn" w:date="2019-09-05T13:04:00Z"/>
                <w:lang w:val="en-US"/>
              </w:rPr>
              <w:pPrChange w:id="2806" w:author="Công Nguyễn Văn" w:date="2019-09-05T13:04:00Z">
                <w:pPr/>
              </w:pPrChange>
            </w:pPr>
            <w:proofErr w:type="spellStart"/>
            <w:ins w:id="2807" w:author="Công Nguyễn Văn" w:date="2019-09-05T13:07:00Z">
              <w:r>
                <w:rPr>
                  <w:lang w:val="en-US"/>
                </w:rPr>
                <w:t>Chương</w:t>
              </w:r>
              <w:proofErr w:type="spellEnd"/>
              <w:r>
                <w:rPr>
                  <w:lang w:val="en-US"/>
                </w:rPr>
                <w:t>(Chapter)</w:t>
              </w:r>
            </w:ins>
          </w:p>
        </w:tc>
        <w:tc>
          <w:tcPr>
            <w:tcW w:w="2926" w:type="dxa"/>
          </w:tcPr>
          <w:p w14:paraId="6ECAE3FB" w14:textId="2253B33A" w:rsidR="009C49AB" w:rsidRPr="00DB4A23" w:rsidRDefault="009C49AB" w:rsidP="00BF1A0D">
            <w:pPr>
              <w:pStyle w:val="Table"/>
              <w:cnfStyle w:val="000000100000" w:firstRow="0" w:lastRow="0" w:firstColumn="0" w:lastColumn="0" w:oddVBand="0" w:evenVBand="0" w:oddHBand="1" w:evenHBand="0" w:firstRowFirstColumn="0" w:firstRowLastColumn="0" w:lastRowFirstColumn="0" w:lastRowLastColumn="0"/>
              <w:rPr>
                <w:ins w:id="2808" w:author="Công Nguyễn Văn" w:date="2019-09-05T13:04:00Z"/>
                <w:lang w:val="en-US"/>
              </w:rPr>
              <w:pPrChange w:id="2809" w:author="Công Nguyễn Văn" w:date="2019-09-05T13:10:00Z">
                <w:pPr>
                  <w:cnfStyle w:val="000000100000" w:firstRow="0" w:lastRow="0" w:firstColumn="0" w:lastColumn="0" w:oddVBand="0" w:evenVBand="0" w:oddHBand="1" w:evenHBand="0" w:firstRowFirstColumn="0" w:firstRowLastColumn="0" w:lastRowFirstColumn="0" w:lastRowLastColumn="0"/>
                </w:pPr>
              </w:pPrChange>
            </w:pPr>
            <w:ins w:id="2810" w:author="Công Nguyễn Văn" w:date="2019-09-05T13:08:00Z">
              <w:r>
                <w:rPr>
                  <w:rFonts w:hint="eastAsia"/>
                  <w:lang w:val="en-US"/>
                </w:rPr>
                <w:t>C</w:t>
              </w:r>
            </w:ins>
            <w:ins w:id="2811" w:author="Công Nguyễn Văn" w:date="2019-09-05T13:09:00Z">
              <w:r>
                <w:rPr>
                  <w:lang w:val="en-US"/>
                </w:rPr>
                <w:t>H</w:t>
              </w:r>
            </w:ins>
          </w:p>
        </w:tc>
        <w:tc>
          <w:tcPr>
            <w:tcW w:w="2926" w:type="dxa"/>
          </w:tcPr>
          <w:p w14:paraId="78990360" w14:textId="0CF79095" w:rsidR="009C49AB" w:rsidRPr="00DB4A23" w:rsidRDefault="004E5F90" w:rsidP="004E5F90">
            <w:pPr>
              <w:pStyle w:val="Table"/>
              <w:jc w:val="left"/>
              <w:cnfStyle w:val="000000100000" w:firstRow="0" w:lastRow="0" w:firstColumn="0" w:lastColumn="0" w:oddVBand="0" w:evenVBand="0" w:oddHBand="1" w:evenHBand="0" w:firstRowFirstColumn="0" w:firstRowLastColumn="0" w:lastRowFirstColumn="0" w:lastRowLastColumn="0"/>
              <w:rPr>
                <w:ins w:id="2812" w:author="Công Nguyễn Văn" w:date="2019-09-05T13:04:00Z"/>
              </w:rPr>
              <w:pPrChange w:id="2813" w:author="Công Nguyễn Văn" w:date="2019-09-05T13:29:00Z">
                <w:pPr>
                  <w:cnfStyle w:val="000000100000" w:firstRow="0" w:lastRow="0" w:firstColumn="0" w:lastColumn="0" w:oddVBand="0" w:evenVBand="0" w:oddHBand="1" w:evenHBand="0" w:firstRowFirstColumn="0" w:firstRowLastColumn="0" w:lastRowFirstColumn="0" w:lastRowLastColumn="0"/>
                </w:pPr>
              </w:pPrChange>
            </w:pPr>
            <w:ins w:id="2814" w:author="Công Nguyễn Văn" w:date="2019-09-05T13:27:00Z">
              <w:r>
                <w:rPr>
                  <w:lang w:val="en-US"/>
                </w:rPr>
                <w:t xml:space="preserve">ID, </w:t>
              </w:r>
              <w:proofErr w:type="spellStart"/>
              <w:r>
                <w:rPr>
                  <w:lang w:val="en-US"/>
                </w:rPr>
                <w:t>Tên</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chương</w:t>
              </w:r>
            </w:ins>
            <w:proofErr w:type="spellEnd"/>
          </w:p>
        </w:tc>
      </w:tr>
      <w:tr w:rsidR="009C49AB" w:rsidRPr="00DB4A23" w14:paraId="3CF58519" w14:textId="77777777" w:rsidTr="00BF1A0D">
        <w:trPr>
          <w:ins w:id="2815" w:author="Công Nguyễn Văn" w:date="2019-09-05T13:04:00Z"/>
        </w:trPr>
        <w:tc>
          <w:tcPr>
            <w:cnfStyle w:val="001000000000" w:firstRow="0" w:lastRow="0" w:firstColumn="1" w:lastColumn="0" w:oddVBand="0" w:evenVBand="0" w:oddHBand="0" w:evenHBand="0" w:firstRowFirstColumn="0" w:firstRowLastColumn="0" w:lastRowFirstColumn="0" w:lastRowLastColumn="0"/>
            <w:tcW w:w="2925" w:type="dxa"/>
          </w:tcPr>
          <w:p w14:paraId="667FC07F" w14:textId="1EAB07C2" w:rsidR="009C49AB" w:rsidRPr="00DB4A23" w:rsidRDefault="009C49AB" w:rsidP="009C49AB">
            <w:pPr>
              <w:pStyle w:val="Table"/>
              <w:rPr>
                <w:ins w:id="2816" w:author="Công Nguyễn Văn" w:date="2019-09-05T13:04:00Z"/>
                <w:lang w:val="en-US"/>
              </w:rPr>
              <w:pPrChange w:id="2817" w:author="Công Nguyễn Văn" w:date="2019-09-05T13:04:00Z">
                <w:pPr/>
              </w:pPrChange>
            </w:pPr>
            <w:proofErr w:type="spellStart"/>
            <w:ins w:id="2818" w:author="Công Nguyễn Văn" w:date="2019-09-05T13:07:00Z">
              <w:r>
                <w:rPr>
                  <w:lang w:val="en-US"/>
                </w:rPr>
                <w:t>Kĩ</w:t>
              </w:r>
              <w:proofErr w:type="spellEnd"/>
              <w:r>
                <w:rPr>
                  <w:lang w:val="en-US"/>
                </w:rPr>
                <w:t xml:space="preserve"> </w:t>
              </w:r>
              <w:proofErr w:type="spellStart"/>
              <w:r>
                <w:rPr>
                  <w:lang w:val="en-US"/>
                </w:rPr>
                <w:t>năng</w:t>
              </w:r>
              <w:proofErr w:type="spellEnd"/>
              <w:r>
                <w:rPr>
                  <w:lang w:val="en-US"/>
                </w:rPr>
                <w:t>(</w:t>
              </w:r>
              <w:proofErr w:type="spellStart"/>
              <w:r>
                <w:rPr>
                  <w:lang w:val="en-US"/>
                </w:rPr>
                <w:t>Doamin</w:t>
              </w:r>
              <w:proofErr w:type="spellEnd"/>
              <w:r>
                <w:rPr>
                  <w:lang w:val="en-US"/>
                </w:rPr>
                <w:t>)</w:t>
              </w:r>
            </w:ins>
          </w:p>
        </w:tc>
        <w:tc>
          <w:tcPr>
            <w:tcW w:w="2926" w:type="dxa"/>
          </w:tcPr>
          <w:p w14:paraId="4E08BB60" w14:textId="15133109" w:rsidR="009C49AB" w:rsidRPr="00DB4A23" w:rsidRDefault="009C49AB" w:rsidP="00BF1A0D">
            <w:pPr>
              <w:pStyle w:val="Table"/>
              <w:cnfStyle w:val="000000000000" w:firstRow="0" w:lastRow="0" w:firstColumn="0" w:lastColumn="0" w:oddVBand="0" w:evenVBand="0" w:oddHBand="0" w:evenHBand="0" w:firstRowFirstColumn="0" w:firstRowLastColumn="0" w:lastRowFirstColumn="0" w:lastRowLastColumn="0"/>
              <w:rPr>
                <w:ins w:id="2819" w:author="Công Nguyễn Văn" w:date="2019-09-05T13:04:00Z"/>
                <w:lang w:val="en-US"/>
              </w:rPr>
              <w:pPrChange w:id="2820" w:author="Công Nguyễn Văn" w:date="2019-09-05T13:10:00Z">
                <w:pPr>
                  <w:cnfStyle w:val="000000000000" w:firstRow="0" w:lastRow="0" w:firstColumn="0" w:lastColumn="0" w:oddVBand="0" w:evenVBand="0" w:oddHBand="0" w:evenHBand="0" w:firstRowFirstColumn="0" w:firstRowLastColumn="0" w:lastRowFirstColumn="0" w:lastRowLastColumn="0"/>
                </w:pPr>
              </w:pPrChange>
            </w:pPr>
            <w:ins w:id="2821" w:author="Công Nguyễn Văn" w:date="2019-09-05T13:09:00Z">
              <w:r>
                <w:rPr>
                  <w:rFonts w:hint="eastAsia"/>
                  <w:lang w:val="en-US"/>
                </w:rPr>
                <w:t>D</w:t>
              </w:r>
              <w:r>
                <w:rPr>
                  <w:lang w:val="en-US"/>
                </w:rPr>
                <w:t>O</w:t>
              </w:r>
            </w:ins>
          </w:p>
        </w:tc>
        <w:tc>
          <w:tcPr>
            <w:tcW w:w="2926" w:type="dxa"/>
          </w:tcPr>
          <w:p w14:paraId="400939A7" w14:textId="28E48D08" w:rsidR="009C49AB" w:rsidRPr="00DB4A23" w:rsidRDefault="004E5F90" w:rsidP="004E5F90">
            <w:pPr>
              <w:pStyle w:val="Table"/>
              <w:jc w:val="left"/>
              <w:cnfStyle w:val="000000000000" w:firstRow="0" w:lastRow="0" w:firstColumn="0" w:lastColumn="0" w:oddVBand="0" w:evenVBand="0" w:oddHBand="0" w:evenHBand="0" w:firstRowFirstColumn="0" w:firstRowLastColumn="0" w:lastRowFirstColumn="0" w:lastRowLastColumn="0"/>
              <w:rPr>
                <w:ins w:id="2822" w:author="Công Nguyễn Văn" w:date="2019-09-05T13:04:00Z"/>
                <w:lang w:val="en-US"/>
              </w:rPr>
              <w:pPrChange w:id="2823" w:author="Công Nguyễn Văn" w:date="2019-09-05T13:29:00Z">
                <w:pPr>
                  <w:cnfStyle w:val="000000000000" w:firstRow="0" w:lastRow="0" w:firstColumn="0" w:lastColumn="0" w:oddVBand="0" w:evenVBand="0" w:oddHBand="0" w:evenHBand="0" w:firstRowFirstColumn="0" w:firstRowLastColumn="0" w:lastRowFirstColumn="0" w:lastRowLastColumn="0"/>
                </w:pPr>
              </w:pPrChange>
            </w:pPr>
            <w:ins w:id="2824" w:author="Công Nguyễn Văn" w:date="2019-09-05T13:27:00Z">
              <w:r>
                <w:rPr>
                  <w:lang w:val="en-US"/>
                </w:rPr>
                <w:t xml:space="preserve">ID, </w:t>
              </w:r>
              <w:proofErr w:type="spellStart"/>
              <w:r>
                <w:rPr>
                  <w:lang w:val="en-US"/>
                </w:rPr>
                <w:t>Tên</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kĩ</w:t>
              </w:r>
              <w:proofErr w:type="spellEnd"/>
              <w:r>
                <w:rPr>
                  <w:lang w:val="en-US"/>
                </w:rPr>
                <w:t xml:space="preserve"> </w:t>
              </w:r>
              <w:proofErr w:type="spellStart"/>
              <w:r>
                <w:rPr>
                  <w:lang w:val="en-US"/>
                </w:rPr>
                <w:t>năng</w:t>
              </w:r>
            </w:ins>
            <w:proofErr w:type="spellEnd"/>
          </w:p>
        </w:tc>
      </w:tr>
      <w:tr w:rsidR="009C49AB" w:rsidRPr="00DB4A23" w14:paraId="29A26E06" w14:textId="77777777" w:rsidTr="00BF1A0D">
        <w:trPr>
          <w:cnfStyle w:val="000000100000" w:firstRow="0" w:lastRow="0" w:firstColumn="0" w:lastColumn="0" w:oddVBand="0" w:evenVBand="0" w:oddHBand="1" w:evenHBand="0" w:firstRowFirstColumn="0" w:firstRowLastColumn="0" w:lastRowFirstColumn="0" w:lastRowLastColumn="0"/>
          <w:ins w:id="2825" w:author="Công Nguyễn Văn" w:date="2019-09-05T13:04:00Z"/>
        </w:trPr>
        <w:tc>
          <w:tcPr>
            <w:cnfStyle w:val="001000000000" w:firstRow="0" w:lastRow="0" w:firstColumn="1" w:lastColumn="0" w:oddVBand="0" w:evenVBand="0" w:oddHBand="0" w:evenHBand="0" w:firstRowFirstColumn="0" w:firstRowLastColumn="0" w:lastRowFirstColumn="0" w:lastRowLastColumn="0"/>
            <w:tcW w:w="2925" w:type="dxa"/>
          </w:tcPr>
          <w:p w14:paraId="31FFEA39" w14:textId="3F81B89D" w:rsidR="009C49AB" w:rsidRPr="00DB4A23" w:rsidRDefault="009C49AB" w:rsidP="009C49AB">
            <w:pPr>
              <w:pStyle w:val="Table"/>
              <w:rPr>
                <w:ins w:id="2826" w:author="Công Nguyễn Văn" w:date="2019-09-05T13:04:00Z"/>
                <w:lang w:val="en-US"/>
              </w:rPr>
              <w:pPrChange w:id="2827" w:author="Công Nguyễn Văn" w:date="2019-09-05T13:04:00Z">
                <w:pPr/>
              </w:pPrChange>
            </w:pPr>
            <w:proofErr w:type="spellStart"/>
            <w:ins w:id="2828" w:author="Công Nguyễn Văn" w:date="2019-09-05T13:07:00Z">
              <w:r>
                <w:rPr>
                  <w:lang w:val="en-US"/>
                </w:rPr>
                <w:t>Câu</w:t>
              </w:r>
              <w:proofErr w:type="spellEnd"/>
              <w:r>
                <w:rPr>
                  <w:lang w:val="en-US"/>
                </w:rPr>
                <w:t xml:space="preserve"> </w:t>
              </w:r>
            </w:ins>
            <w:proofErr w:type="spellStart"/>
            <w:ins w:id="2829" w:author="Công Nguyễn Văn" w:date="2019-09-05T13:08:00Z">
              <w:r>
                <w:rPr>
                  <w:lang w:val="en-US"/>
                </w:rPr>
                <w:t>hỏi</w:t>
              </w:r>
              <w:proofErr w:type="spellEnd"/>
              <w:r>
                <w:rPr>
                  <w:lang w:val="en-US"/>
                </w:rPr>
                <w:t>(Question)</w:t>
              </w:r>
            </w:ins>
          </w:p>
        </w:tc>
        <w:tc>
          <w:tcPr>
            <w:tcW w:w="2926" w:type="dxa"/>
          </w:tcPr>
          <w:p w14:paraId="41C953E4" w14:textId="065836C9" w:rsidR="009C49AB" w:rsidRPr="00DB4A23" w:rsidRDefault="009C49AB" w:rsidP="00BF1A0D">
            <w:pPr>
              <w:pStyle w:val="Table"/>
              <w:cnfStyle w:val="000000100000" w:firstRow="0" w:lastRow="0" w:firstColumn="0" w:lastColumn="0" w:oddVBand="0" w:evenVBand="0" w:oddHBand="1" w:evenHBand="0" w:firstRowFirstColumn="0" w:firstRowLastColumn="0" w:lastRowFirstColumn="0" w:lastRowLastColumn="0"/>
              <w:rPr>
                <w:ins w:id="2830" w:author="Công Nguyễn Văn" w:date="2019-09-05T13:04:00Z"/>
                <w:lang w:val="en-US"/>
              </w:rPr>
              <w:pPrChange w:id="2831" w:author="Công Nguyễn Văn" w:date="2019-09-05T13:10:00Z">
                <w:pPr>
                  <w:cnfStyle w:val="000000100000" w:firstRow="0" w:lastRow="0" w:firstColumn="0" w:lastColumn="0" w:oddVBand="0" w:evenVBand="0" w:oddHBand="1" w:evenHBand="0" w:firstRowFirstColumn="0" w:firstRowLastColumn="0" w:lastRowFirstColumn="0" w:lastRowLastColumn="0"/>
                </w:pPr>
              </w:pPrChange>
            </w:pPr>
            <w:ins w:id="2832" w:author="Công Nguyễn Văn" w:date="2019-09-05T13:09:00Z">
              <w:r>
                <w:rPr>
                  <w:rFonts w:hint="eastAsia"/>
                  <w:lang w:val="en-US"/>
                </w:rPr>
                <w:t>Q</w:t>
              </w:r>
              <w:r>
                <w:rPr>
                  <w:lang w:val="en-US"/>
                </w:rPr>
                <w:t>U</w:t>
              </w:r>
            </w:ins>
          </w:p>
        </w:tc>
        <w:tc>
          <w:tcPr>
            <w:tcW w:w="2926" w:type="dxa"/>
          </w:tcPr>
          <w:p w14:paraId="63A41ABB" w14:textId="4F3E476A" w:rsidR="009C49AB" w:rsidRPr="00DB4A23" w:rsidRDefault="004E5F90" w:rsidP="004E5F90">
            <w:pPr>
              <w:pStyle w:val="Table"/>
              <w:jc w:val="left"/>
              <w:cnfStyle w:val="000000100000" w:firstRow="0" w:lastRow="0" w:firstColumn="0" w:lastColumn="0" w:oddVBand="0" w:evenVBand="0" w:oddHBand="1" w:evenHBand="0" w:firstRowFirstColumn="0" w:firstRowLastColumn="0" w:lastRowFirstColumn="0" w:lastRowLastColumn="0"/>
              <w:rPr>
                <w:ins w:id="2833" w:author="Công Nguyễn Văn" w:date="2019-09-05T13:04:00Z"/>
                <w:lang w:val="en-US"/>
              </w:rPr>
              <w:pPrChange w:id="2834" w:author="Công Nguyễn Văn" w:date="2019-09-05T13:29:00Z">
                <w:pPr>
                  <w:cnfStyle w:val="000000100000" w:firstRow="0" w:lastRow="0" w:firstColumn="0" w:lastColumn="0" w:oddVBand="0" w:evenVBand="0" w:oddHBand="1" w:evenHBand="0" w:firstRowFirstColumn="0" w:firstRowLastColumn="0" w:lastRowFirstColumn="0" w:lastRowLastColumn="0"/>
                </w:pPr>
              </w:pPrChange>
            </w:pPr>
            <w:ins w:id="2835" w:author="Công Nguyễn Văn" w:date="2019-09-05T13:27:00Z">
              <w:r>
                <w:t>ID,</w:t>
              </w:r>
            </w:ins>
            <w:ins w:id="2836" w:author="Công Nguyễn Văn" w:date="2019-09-05T13:30:00Z">
              <w:r>
                <w:t xml:space="preserve"> </w:t>
              </w:r>
            </w:ins>
            <w:ins w:id="2837" w:author="Công Nguyễn Văn" w:date="2019-09-05T13:27:00Z">
              <w:r>
                <w:t>Tiêu</w:t>
              </w:r>
            </w:ins>
            <w:ins w:id="2838" w:author="Công Nguyễn Văn" w:date="2019-09-05T13:29:00Z">
              <w:r>
                <w:t xml:space="preserve"> </w:t>
              </w:r>
            </w:ins>
            <w:ins w:id="2839" w:author="Công Nguyễn Văn" w:date="2019-09-05T13:27:00Z">
              <w:r>
                <w:t>đề,</w:t>
              </w:r>
            </w:ins>
            <w:ins w:id="2840" w:author="Công Nguyễn Văn" w:date="2019-09-05T13:30:00Z">
              <w:r>
                <w:t xml:space="preserve"> </w:t>
              </w:r>
            </w:ins>
            <w:ins w:id="2841" w:author="Công Nguyễn Văn" w:date="2019-09-05T13:28:00Z">
              <w:r>
                <w:t>Mã câu hỏi,</w:t>
              </w:r>
            </w:ins>
            <w:ins w:id="2842" w:author="Công Nguyễn Văn" w:date="2019-09-05T13:30:00Z">
              <w:r>
                <w:t xml:space="preserve"> </w:t>
              </w:r>
            </w:ins>
            <w:ins w:id="2843" w:author="Công Nguyễn Văn" w:date="2019-09-05T13:28:00Z">
              <w:r>
                <w:t>Tên môn học,</w:t>
              </w:r>
            </w:ins>
            <w:ins w:id="2844" w:author="Công Nguyễn Văn" w:date="2019-09-05T13:30:00Z">
              <w:r>
                <w:t xml:space="preserve"> </w:t>
              </w:r>
            </w:ins>
            <w:ins w:id="2845" w:author="Công Nguyễn Văn" w:date="2019-09-05T13:28:00Z">
              <w:r>
                <w:t>Tên chương, Tên kĩ năng,</w:t>
              </w:r>
            </w:ins>
            <w:ins w:id="2846" w:author="Công Nguyễn Văn" w:date="2019-09-05T13:30:00Z">
              <w:r>
                <w:t xml:space="preserve"> </w:t>
              </w:r>
            </w:ins>
            <w:ins w:id="2847" w:author="Công Nguyễn Văn" w:date="2019-09-05T13:28:00Z">
              <w:r>
                <w:t>Đáp án,Trạng thái,</w:t>
              </w:r>
            </w:ins>
            <w:ins w:id="2848" w:author="Công Nguyễn Văn" w:date="2019-09-05T13:30:00Z">
              <w:r>
                <w:t xml:space="preserve"> </w:t>
              </w:r>
            </w:ins>
            <w:ins w:id="2849" w:author="Công Nguyễn Văn" w:date="2019-09-05T13:28:00Z">
              <w:r>
                <w:t>Người</w:t>
              </w:r>
            </w:ins>
            <w:ins w:id="2850" w:author="Công Nguyễn Văn" w:date="2019-09-05T13:29:00Z">
              <w:r>
                <w:t xml:space="preserve"> tạo</w:t>
              </w:r>
            </w:ins>
          </w:p>
        </w:tc>
      </w:tr>
      <w:tr w:rsidR="009C49AB" w:rsidRPr="00DB4A23" w14:paraId="5B5CE575" w14:textId="77777777" w:rsidTr="00BF1A0D">
        <w:trPr>
          <w:ins w:id="2851" w:author="Công Nguyễn Văn" w:date="2019-09-05T13:04:00Z"/>
        </w:trPr>
        <w:tc>
          <w:tcPr>
            <w:cnfStyle w:val="001000000000" w:firstRow="0" w:lastRow="0" w:firstColumn="1" w:lastColumn="0" w:oddVBand="0" w:evenVBand="0" w:oddHBand="0" w:evenHBand="0" w:firstRowFirstColumn="0" w:firstRowLastColumn="0" w:lastRowFirstColumn="0" w:lastRowLastColumn="0"/>
            <w:tcW w:w="2925" w:type="dxa"/>
          </w:tcPr>
          <w:p w14:paraId="576399D8" w14:textId="3E1B5235" w:rsidR="009C49AB" w:rsidRPr="00DB4A23" w:rsidRDefault="009C49AB" w:rsidP="009C49AB">
            <w:pPr>
              <w:pStyle w:val="Table"/>
              <w:rPr>
                <w:ins w:id="2852" w:author="Công Nguyễn Văn" w:date="2019-09-05T13:04:00Z"/>
                <w:lang w:val="en-US"/>
              </w:rPr>
              <w:pPrChange w:id="2853" w:author="Công Nguyễn Văn" w:date="2019-09-05T13:04:00Z">
                <w:pPr/>
              </w:pPrChange>
            </w:pPr>
            <w:proofErr w:type="spellStart"/>
            <w:ins w:id="2854" w:author="Công Nguyễn Văn" w:date="2019-09-05T13:08:00Z">
              <w:r>
                <w:rPr>
                  <w:lang w:val="en-US"/>
                </w:rPr>
                <w:t>Bài</w:t>
              </w:r>
              <w:proofErr w:type="spellEnd"/>
              <w:r>
                <w:rPr>
                  <w:lang w:val="en-US"/>
                </w:rPr>
                <w:t xml:space="preserve"> </w:t>
              </w:r>
              <w:proofErr w:type="spellStart"/>
              <w:r>
                <w:rPr>
                  <w:lang w:val="en-US"/>
                </w:rPr>
                <w:t>thi</w:t>
              </w:r>
              <w:proofErr w:type="spellEnd"/>
              <w:r>
                <w:rPr>
                  <w:lang w:val="en-US"/>
                </w:rPr>
                <w:t>(Exam)</w:t>
              </w:r>
            </w:ins>
          </w:p>
        </w:tc>
        <w:tc>
          <w:tcPr>
            <w:tcW w:w="2926" w:type="dxa"/>
          </w:tcPr>
          <w:p w14:paraId="2311E01E" w14:textId="76D4E85B" w:rsidR="009C49AB" w:rsidRPr="00DB4A23" w:rsidRDefault="009C49AB" w:rsidP="00BF1A0D">
            <w:pPr>
              <w:pStyle w:val="Table"/>
              <w:cnfStyle w:val="000000000000" w:firstRow="0" w:lastRow="0" w:firstColumn="0" w:lastColumn="0" w:oddVBand="0" w:evenVBand="0" w:oddHBand="0" w:evenHBand="0" w:firstRowFirstColumn="0" w:firstRowLastColumn="0" w:lastRowFirstColumn="0" w:lastRowLastColumn="0"/>
              <w:rPr>
                <w:ins w:id="2855" w:author="Công Nguyễn Văn" w:date="2019-09-05T13:04:00Z"/>
                <w:lang w:val="en-US"/>
              </w:rPr>
              <w:pPrChange w:id="2856" w:author="Công Nguyễn Văn" w:date="2019-09-05T13:10:00Z">
                <w:pPr>
                  <w:cnfStyle w:val="000000000000" w:firstRow="0" w:lastRow="0" w:firstColumn="0" w:lastColumn="0" w:oddVBand="0" w:evenVBand="0" w:oddHBand="0" w:evenHBand="0" w:firstRowFirstColumn="0" w:firstRowLastColumn="0" w:lastRowFirstColumn="0" w:lastRowLastColumn="0"/>
                </w:pPr>
              </w:pPrChange>
            </w:pPr>
            <w:ins w:id="2857" w:author="Công Nguyễn Văn" w:date="2019-09-05T13:09:00Z">
              <w:r>
                <w:rPr>
                  <w:rFonts w:hint="eastAsia"/>
                  <w:lang w:val="en-US"/>
                </w:rPr>
                <w:t>E</w:t>
              </w:r>
              <w:r>
                <w:rPr>
                  <w:lang w:val="en-US"/>
                </w:rPr>
                <w:t>X</w:t>
              </w:r>
            </w:ins>
          </w:p>
        </w:tc>
        <w:tc>
          <w:tcPr>
            <w:tcW w:w="2926" w:type="dxa"/>
          </w:tcPr>
          <w:p w14:paraId="7FCFA0E8" w14:textId="65080463" w:rsidR="009C49AB" w:rsidRPr="00DB4A23" w:rsidRDefault="004E5F90" w:rsidP="004E5F90">
            <w:pPr>
              <w:pStyle w:val="Table"/>
              <w:jc w:val="left"/>
              <w:cnfStyle w:val="000000000000" w:firstRow="0" w:lastRow="0" w:firstColumn="0" w:lastColumn="0" w:oddVBand="0" w:evenVBand="0" w:oddHBand="0" w:evenHBand="0" w:firstRowFirstColumn="0" w:firstRowLastColumn="0" w:lastRowFirstColumn="0" w:lastRowLastColumn="0"/>
              <w:rPr>
                <w:ins w:id="2858" w:author="Công Nguyễn Văn" w:date="2019-09-05T13:04:00Z"/>
              </w:rPr>
              <w:pPrChange w:id="2859" w:author="Công Nguyễn Văn" w:date="2019-09-05T13:29:00Z">
                <w:pPr>
                  <w:cnfStyle w:val="000000000000" w:firstRow="0" w:lastRow="0" w:firstColumn="0" w:lastColumn="0" w:oddVBand="0" w:evenVBand="0" w:oddHBand="0" w:evenHBand="0" w:firstRowFirstColumn="0" w:firstRowLastColumn="0" w:lastRowFirstColumn="0" w:lastRowLastColumn="0"/>
                </w:pPr>
              </w:pPrChange>
            </w:pPr>
            <w:ins w:id="2860" w:author="Công Nguyễn Văn" w:date="2019-09-05T13:29:00Z">
              <w:r>
                <w:rPr>
                  <w:lang w:val="en-US"/>
                </w:rPr>
                <w:t>ID,</w:t>
              </w:r>
            </w:ins>
            <w:ins w:id="2861" w:author="Công Nguyễn Văn" w:date="2019-09-05T13:30:00Z">
              <w:r>
                <w:rPr>
                  <w:lang w:val="en-US"/>
                </w:rPr>
                <w:t xml:space="preserve"> </w:t>
              </w:r>
            </w:ins>
            <w:proofErr w:type="spellStart"/>
            <w:ins w:id="2862" w:author="Công Nguyễn Văn" w:date="2019-09-05T13:29:00Z">
              <w:r>
                <w:rPr>
                  <w:lang w:val="en-US"/>
                </w:rPr>
                <w:t>Tiêu</w:t>
              </w:r>
              <w:proofErr w:type="spellEnd"/>
              <w:r>
                <w:rPr>
                  <w:lang w:val="en-US"/>
                </w:rPr>
                <w:t xml:space="preserve"> </w:t>
              </w:r>
              <w:proofErr w:type="spellStart"/>
              <w:r>
                <w:rPr>
                  <w:lang w:val="en-US"/>
                </w:rPr>
                <w:t>đề</w:t>
              </w:r>
              <w:proofErr w:type="spellEnd"/>
              <w:r>
                <w:rPr>
                  <w:lang w:val="en-US"/>
                </w:rPr>
                <w:t>,</w:t>
              </w:r>
            </w:ins>
            <w:ins w:id="2863" w:author="Công Nguyễn Văn" w:date="2019-09-05T13:30:00Z">
              <w:r>
                <w:rPr>
                  <w:lang w:val="en-US"/>
                </w:rPr>
                <w:t xml:space="preserve"> </w:t>
              </w:r>
            </w:ins>
            <w:proofErr w:type="spellStart"/>
            <w:ins w:id="2864" w:author="Công Nguyễn Văn" w:date="2019-09-05T13:29:00Z">
              <w:r>
                <w:rPr>
                  <w:lang w:val="en-US"/>
                </w:rPr>
                <w:t>Tên</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thi</w:t>
              </w:r>
              <w:proofErr w:type="spellEnd"/>
              <w:r>
                <w:rPr>
                  <w:lang w:val="en-US"/>
                </w:rPr>
                <w:t>,</w:t>
              </w:r>
            </w:ins>
            <w:ins w:id="2865" w:author="Công Nguyễn Văn" w:date="2019-09-05T13:30:00Z">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hỏi</w:t>
              </w:r>
              <w:proofErr w:type="spellEnd"/>
              <w:r>
                <w:rPr>
                  <w:lang w:val="en-US"/>
                </w:rPr>
                <w:t xml:space="preserve">, </w:t>
              </w:r>
              <w:proofErr w:type="spellStart"/>
              <w:r>
                <w:rPr>
                  <w:lang w:val="en-US"/>
                </w:rPr>
                <w:t>Tỷ</w:t>
              </w:r>
              <w:proofErr w:type="spellEnd"/>
              <w:r>
                <w:rPr>
                  <w:lang w:val="en-US"/>
                </w:rPr>
                <w:t xml:space="preserve"> </w:t>
              </w:r>
              <w:proofErr w:type="spellStart"/>
              <w:r>
                <w:rPr>
                  <w:lang w:val="en-US"/>
                </w:rPr>
                <w:t>lệ</w:t>
              </w:r>
              <w:proofErr w:type="spellEnd"/>
              <w:r>
                <w:rPr>
                  <w:lang w:val="en-US"/>
                </w:rPr>
                <w:t xml:space="preserve"> qua </w:t>
              </w:r>
            </w:ins>
          </w:p>
        </w:tc>
      </w:tr>
    </w:tbl>
    <w:p w14:paraId="61B53BED" w14:textId="62A26B99" w:rsidR="009C49AB" w:rsidRDefault="009C49AB" w:rsidP="00B8439E">
      <w:pPr>
        <w:rPr>
          <w:ins w:id="2866" w:author="Công Nguyễn Văn" w:date="2019-09-05T13:31:00Z"/>
        </w:rPr>
      </w:pPr>
    </w:p>
    <w:p w14:paraId="78A97231" w14:textId="77777777" w:rsidR="003A04AB" w:rsidRPr="00771A92" w:rsidRDefault="003A04AB" w:rsidP="003A04AB">
      <w:pPr>
        <w:rPr>
          <w:ins w:id="2867" w:author="Công Nguyễn Văn" w:date="2019-09-05T13:31:00Z"/>
        </w:rPr>
      </w:pPr>
      <w:proofErr w:type="spellStart"/>
      <w:ins w:id="2868" w:author="Công Nguyễn Văn" w:date="2019-09-05T13:31:00Z">
        <w:r w:rsidRPr="00E244F2">
          <w:t>Xác</w:t>
        </w:r>
        <w:proofErr w:type="spellEnd"/>
        <w:r w:rsidRPr="00E244F2">
          <w:t xml:space="preserve"> </w:t>
        </w:r>
        <w:proofErr w:type="spellStart"/>
        <w:r w:rsidRPr="00E244F2">
          <w:t>định</w:t>
        </w:r>
        <w:proofErr w:type="spellEnd"/>
        <w:r w:rsidRPr="00E244F2">
          <w:t xml:space="preserve"> </w:t>
        </w:r>
        <w:proofErr w:type="spellStart"/>
        <w:r w:rsidRPr="00E244F2">
          <w:t>liên</w:t>
        </w:r>
        <w:proofErr w:type="spellEnd"/>
        <w:r w:rsidRPr="00E244F2">
          <w:t xml:space="preserve"> </w:t>
        </w:r>
        <w:proofErr w:type="spellStart"/>
        <w:r w:rsidRPr="00E244F2">
          <w:t>kết</w:t>
        </w:r>
        <w:proofErr w:type="spellEnd"/>
        <w:r w:rsidRPr="00E244F2">
          <w:t xml:space="preserve"> </w:t>
        </w:r>
        <w:proofErr w:type="spellStart"/>
        <w:r w:rsidRPr="00E244F2">
          <w:t>giữa</w:t>
        </w:r>
        <w:proofErr w:type="spellEnd"/>
        <w:r w:rsidRPr="00E244F2">
          <w:t xml:space="preserve"> </w:t>
        </w:r>
        <w:proofErr w:type="spellStart"/>
        <w:r w:rsidRPr="00E244F2">
          <w:t>các</w:t>
        </w:r>
        <w:proofErr w:type="spellEnd"/>
        <w:r w:rsidRPr="00E244F2">
          <w:t xml:space="preserve"> </w:t>
        </w:r>
        <w:proofErr w:type="spellStart"/>
        <w:r w:rsidRPr="00E244F2">
          <w:t>thực</w:t>
        </w:r>
        <w:proofErr w:type="spellEnd"/>
        <w:r w:rsidRPr="00E244F2">
          <w:t xml:space="preserve"> </w:t>
        </w:r>
        <w:proofErr w:type="spellStart"/>
        <w:r w:rsidRPr="00E244F2">
          <w:t>thể</w:t>
        </w:r>
        <w:proofErr w:type="spellEnd"/>
        <w:r w:rsidRPr="00E244F2">
          <w:t>:</w:t>
        </w:r>
      </w:ins>
    </w:p>
    <w:p w14:paraId="178EC767" w14:textId="5AB4E474" w:rsidR="003A04AB" w:rsidRDefault="003A04AB" w:rsidP="003A04AB">
      <w:pPr>
        <w:pStyle w:val="ListParagraph"/>
        <w:numPr>
          <w:ilvl w:val="0"/>
          <w:numId w:val="39"/>
        </w:numPr>
        <w:spacing w:line="360" w:lineRule="auto"/>
        <w:jc w:val="both"/>
        <w:rPr>
          <w:ins w:id="2869" w:author="Công Nguyễn Văn" w:date="2019-09-05T13:31:00Z"/>
        </w:rPr>
      </w:pPr>
      <w:proofErr w:type="spellStart"/>
      <w:ins w:id="2870" w:author="Công Nguyễn Văn" w:date="2019-09-05T13:31:00Z">
        <w:r w:rsidRPr="00A5603A">
          <w:t>Danh</w:t>
        </w:r>
        <w:proofErr w:type="spellEnd"/>
        <w:r w:rsidRPr="00A5603A">
          <w:t xml:space="preserve"> </w:t>
        </w:r>
        <w:proofErr w:type="spellStart"/>
        <w:r w:rsidRPr="00A5603A">
          <w:t>sách</w:t>
        </w:r>
        <w:proofErr w:type="spellEnd"/>
        <w:r w:rsidRPr="00A5603A">
          <w:t xml:space="preserve"> </w:t>
        </w:r>
        <w:proofErr w:type="spellStart"/>
        <w:r w:rsidRPr="00A5603A">
          <w:t>là</w:t>
        </w:r>
        <w:proofErr w:type="spellEnd"/>
        <w:r w:rsidRPr="00A5603A">
          <w:t xml:space="preserve"> </w:t>
        </w:r>
        <w:proofErr w:type="spellStart"/>
        <w:r w:rsidRPr="00A5603A">
          <w:t>liên</w:t>
        </w:r>
        <w:proofErr w:type="spellEnd"/>
        <w:r w:rsidRPr="00A5603A">
          <w:t xml:space="preserve"> </w:t>
        </w:r>
        <w:proofErr w:type="spellStart"/>
        <w:r w:rsidRPr="00A5603A">
          <w:t>kết</w:t>
        </w:r>
        <w:proofErr w:type="spellEnd"/>
        <w:r w:rsidRPr="00A5603A">
          <w:t xml:space="preserve"> 2 </w:t>
        </w:r>
        <w:proofErr w:type="spellStart"/>
        <w:r w:rsidRPr="00A5603A">
          <w:t>ngôi</w:t>
        </w:r>
        <w:proofErr w:type="spellEnd"/>
        <w:r w:rsidRPr="00A5603A">
          <w:t xml:space="preserve"> </w:t>
        </w:r>
        <w:proofErr w:type="spellStart"/>
        <w:r w:rsidRPr="00A5603A">
          <w:t>giữa</w:t>
        </w:r>
        <w:proofErr w:type="spellEnd"/>
        <w:r w:rsidRPr="00A5603A">
          <w:t xml:space="preserve"> Admin </w:t>
        </w:r>
        <w:proofErr w:type="spellStart"/>
        <w:r w:rsidRPr="00A5603A">
          <w:t>và</w:t>
        </w:r>
        <w:proofErr w:type="spellEnd"/>
        <w:r w:rsidRPr="00A5603A">
          <w:t xml:space="preserve"> </w:t>
        </w:r>
        <w:proofErr w:type="spellStart"/>
        <w:r>
          <w:t>nhân</w:t>
        </w:r>
        <w:proofErr w:type="spellEnd"/>
        <w:r>
          <w:t xml:space="preserve"> </w:t>
        </w:r>
        <w:proofErr w:type="spellStart"/>
        <w:r>
          <w:t>viên</w:t>
        </w:r>
        <w:proofErr w:type="spellEnd"/>
        <w:r w:rsidRPr="00A5603A">
          <w:t xml:space="preserve"> </w:t>
        </w:r>
        <w:proofErr w:type="spellStart"/>
        <w:r w:rsidRPr="00A5603A">
          <w:t>bổ</w:t>
        </w:r>
        <w:proofErr w:type="spellEnd"/>
        <w:r w:rsidRPr="00A5603A">
          <w:t xml:space="preserve"> </w:t>
        </w:r>
        <w:proofErr w:type="spellStart"/>
        <w:r w:rsidRPr="00A5603A">
          <w:t>xung</w:t>
        </w:r>
        <w:proofErr w:type="spellEnd"/>
        <w:r w:rsidRPr="00A5603A">
          <w:t xml:space="preserve"> </w:t>
        </w:r>
        <w:proofErr w:type="spellStart"/>
        <w:r w:rsidRPr="00A5603A">
          <w:t>thêm</w:t>
        </w:r>
        <w:proofErr w:type="spellEnd"/>
        <w:r w:rsidRPr="00A5603A">
          <w:t xml:space="preserve"> </w:t>
        </w:r>
        <w:proofErr w:type="spellStart"/>
        <w:r w:rsidRPr="00A5603A">
          <w:t>thuộc</w:t>
        </w:r>
        <w:proofErr w:type="spellEnd"/>
        <w:r w:rsidRPr="00A5603A">
          <w:t xml:space="preserve"> </w:t>
        </w:r>
        <w:proofErr w:type="spellStart"/>
        <w:r w:rsidRPr="00A5603A">
          <w:t>tính</w:t>
        </w:r>
        <w:proofErr w:type="spellEnd"/>
        <w:r w:rsidRPr="00A5603A">
          <w:t xml:space="preserve"> </w:t>
        </w:r>
        <w:proofErr w:type="spellStart"/>
        <w:r w:rsidRPr="00A5603A">
          <w:t>tài</w:t>
        </w:r>
        <w:proofErr w:type="spellEnd"/>
        <w:r w:rsidRPr="00A5603A">
          <w:t xml:space="preserve"> </w:t>
        </w:r>
        <w:proofErr w:type="spellStart"/>
        <w:r w:rsidRPr="00A5603A">
          <w:t>khoản</w:t>
        </w:r>
        <w:proofErr w:type="spellEnd"/>
      </w:ins>
    </w:p>
    <w:p w14:paraId="5B8468CC" w14:textId="62FA6663" w:rsidR="003A04AB" w:rsidRDefault="003A04AB" w:rsidP="003A04AB">
      <w:pPr>
        <w:pStyle w:val="ListParagraph"/>
        <w:numPr>
          <w:ilvl w:val="0"/>
          <w:numId w:val="39"/>
        </w:numPr>
        <w:spacing w:line="360" w:lineRule="auto"/>
        <w:jc w:val="both"/>
        <w:rPr>
          <w:ins w:id="2871" w:author="Công Nguyễn Văn" w:date="2019-09-05T13:31:00Z"/>
        </w:rPr>
      </w:pPr>
      <w:ins w:id="2872" w:author="Công Nguyễn Văn" w:date="2019-09-05T13:31:00Z">
        <w:r w:rsidRPr="00E244F2">
          <w:t xml:space="preserve">Quan </w:t>
        </w:r>
        <w:proofErr w:type="spellStart"/>
        <w:r w:rsidRPr="00E244F2">
          <w:t>hệ</w:t>
        </w:r>
        <w:proofErr w:type="spellEnd"/>
        <w:r w:rsidRPr="00E244F2">
          <w:t xml:space="preserve"> 1:N </w:t>
        </w:r>
        <w:proofErr w:type="spellStart"/>
        <w:r w:rsidRPr="00E244F2">
          <w:t>giữa</w:t>
        </w:r>
        <w:proofErr w:type="spellEnd"/>
        <w:r w:rsidRPr="00E244F2">
          <w:t xml:space="preserve"> </w:t>
        </w:r>
        <w:proofErr w:type="spellStart"/>
        <w:r w:rsidRPr="00E244F2">
          <w:t>n</w:t>
        </w:r>
      </w:ins>
      <w:ins w:id="2873" w:author="Công Nguyễn Văn" w:date="2019-09-05T13:32:00Z">
        <w:r w:rsidR="00A52A05">
          <w:t>hân</w:t>
        </w:r>
        <w:proofErr w:type="spellEnd"/>
        <w:r w:rsidR="00A52A05">
          <w:t xml:space="preserve"> </w:t>
        </w:r>
        <w:proofErr w:type="spellStart"/>
        <w:r w:rsidR="00A52A05">
          <w:t>viên</w:t>
        </w:r>
      </w:ins>
      <w:proofErr w:type="spellEnd"/>
      <w:ins w:id="2874" w:author="Công Nguyễn Văn" w:date="2019-09-05T13:31:00Z">
        <w:r w:rsidRPr="00E244F2">
          <w:t xml:space="preserve"> </w:t>
        </w:r>
        <w:proofErr w:type="spellStart"/>
        <w:r w:rsidRPr="00E244F2">
          <w:t>và</w:t>
        </w:r>
      </w:ins>
      <w:proofErr w:type="spellEnd"/>
      <w:ins w:id="2875" w:author="Công Nguyễn Văn" w:date="2019-09-05T13:32:00Z">
        <w:r w:rsidR="00A52A05">
          <w:t xml:space="preserve"> </w:t>
        </w:r>
        <w:proofErr w:type="spellStart"/>
        <w:r w:rsidR="00A52A05">
          <w:t>bộ</w:t>
        </w:r>
        <w:proofErr w:type="spellEnd"/>
        <w:r w:rsidR="00A52A05">
          <w:t xml:space="preserve"> </w:t>
        </w:r>
        <w:proofErr w:type="spellStart"/>
        <w:r w:rsidR="00A52A05">
          <w:t>phận</w:t>
        </w:r>
      </w:ins>
      <w:proofErr w:type="spellEnd"/>
      <w:ins w:id="2876" w:author="Công Nguyễn Văn" w:date="2019-09-05T13:31:00Z">
        <w:r w:rsidRPr="00E244F2">
          <w:t xml:space="preserve">: </w:t>
        </w:r>
      </w:ins>
      <w:ins w:id="2877" w:author="Công Nguyễn Văn" w:date="2019-09-05T13:32:00Z">
        <w:r w:rsidR="00A52A05">
          <w:t xml:space="preserve">1 </w:t>
        </w:r>
        <w:proofErr w:type="spellStart"/>
        <w:r w:rsidR="00A52A05">
          <w:t>bộ</w:t>
        </w:r>
        <w:proofErr w:type="spellEnd"/>
        <w:r w:rsidR="00A52A05">
          <w:t xml:space="preserve"> </w:t>
        </w:r>
        <w:proofErr w:type="spellStart"/>
        <w:r w:rsidR="00A52A05">
          <w:t>phận</w:t>
        </w:r>
        <w:proofErr w:type="spellEnd"/>
        <w:r w:rsidR="00A52A05">
          <w:t xml:space="preserve"> </w:t>
        </w:r>
        <w:proofErr w:type="spellStart"/>
        <w:r w:rsidR="00A52A05">
          <w:t>có</w:t>
        </w:r>
        <w:proofErr w:type="spellEnd"/>
        <w:r w:rsidR="00A52A05">
          <w:t xml:space="preserve"> </w:t>
        </w:r>
        <w:proofErr w:type="spellStart"/>
        <w:r w:rsidR="00A52A05">
          <w:t>thể</w:t>
        </w:r>
        <w:proofErr w:type="spellEnd"/>
        <w:r w:rsidR="00A52A05">
          <w:t xml:space="preserve"> </w:t>
        </w:r>
        <w:proofErr w:type="spellStart"/>
        <w:r w:rsidR="00A52A05">
          <w:t>có</w:t>
        </w:r>
        <w:proofErr w:type="spellEnd"/>
        <w:r w:rsidR="00A52A05">
          <w:t xml:space="preserve"> </w:t>
        </w:r>
        <w:proofErr w:type="spellStart"/>
        <w:r w:rsidR="00A52A05">
          <w:t>nhiều</w:t>
        </w:r>
        <w:proofErr w:type="spellEnd"/>
        <w:r w:rsidR="00A52A05">
          <w:t xml:space="preserve"> </w:t>
        </w:r>
        <w:proofErr w:type="spellStart"/>
        <w:r w:rsidR="00A52A05">
          <w:t>nhân</w:t>
        </w:r>
        <w:proofErr w:type="spellEnd"/>
        <w:r w:rsidR="00A52A05">
          <w:t xml:space="preserve"> </w:t>
        </w:r>
        <w:proofErr w:type="spellStart"/>
        <w:r w:rsidR="00A52A05">
          <w:t>viên</w:t>
        </w:r>
        <w:proofErr w:type="spellEnd"/>
        <w:r w:rsidR="00A52A05">
          <w:t xml:space="preserve"> </w:t>
        </w:r>
        <w:proofErr w:type="spellStart"/>
        <w:r w:rsidR="00A52A05">
          <w:t>nhưng</w:t>
        </w:r>
        <w:proofErr w:type="spellEnd"/>
        <w:r w:rsidR="00A52A05">
          <w:t xml:space="preserve"> 1 </w:t>
        </w:r>
        <w:proofErr w:type="spellStart"/>
        <w:r w:rsidR="00A52A05">
          <w:t>nhân</w:t>
        </w:r>
        <w:proofErr w:type="spellEnd"/>
        <w:r w:rsidR="00A52A05">
          <w:t xml:space="preserve"> </w:t>
        </w:r>
        <w:proofErr w:type="spellStart"/>
        <w:r w:rsidR="00A52A05">
          <w:t>viên</w:t>
        </w:r>
        <w:proofErr w:type="spellEnd"/>
        <w:r w:rsidR="00A52A05">
          <w:t xml:space="preserve"> </w:t>
        </w:r>
        <w:proofErr w:type="spellStart"/>
        <w:r w:rsidR="00A52A05">
          <w:t>chỉ</w:t>
        </w:r>
        <w:proofErr w:type="spellEnd"/>
        <w:r w:rsidR="00A52A05">
          <w:t xml:space="preserve"> </w:t>
        </w:r>
        <w:proofErr w:type="spellStart"/>
        <w:r w:rsidR="00A52A05">
          <w:t>có</w:t>
        </w:r>
        <w:proofErr w:type="spellEnd"/>
        <w:r w:rsidR="00A52A05">
          <w:t xml:space="preserve"> </w:t>
        </w:r>
        <w:proofErr w:type="spellStart"/>
        <w:r w:rsidR="00A52A05">
          <w:t>thể</w:t>
        </w:r>
        <w:proofErr w:type="spellEnd"/>
        <w:r w:rsidR="00A52A05">
          <w:t xml:space="preserve"> ở </w:t>
        </w:r>
        <w:proofErr w:type="spellStart"/>
        <w:r w:rsidR="00A52A05">
          <w:t>trong</w:t>
        </w:r>
        <w:proofErr w:type="spellEnd"/>
        <w:r w:rsidR="00A52A05">
          <w:t xml:space="preserve"> </w:t>
        </w:r>
        <w:proofErr w:type="spellStart"/>
        <w:r w:rsidR="00A52A05">
          <w:t>một</w:t>
        </w:r>
        <w:proofErr w:type="spellEnd"/>
        <w:r w:rsidR="00A52A05">
          <w:t xml:space="preserve"> </w:t>
        </w:r>
        <w:proofErr w:type="spellStart"/>
        <w:r w:rsidR="00A52A05">
          <w:t>bộ</w:t>
        </w:r>
        <w:proofErr w:type="spellEnd"/>
        <w:r w:rsidR="00A52A05">
          <w:t xml:space="preserve"> </w:t>
        </w:r>
        <w:proofErr w:type="spellStart"/>
        <w:r w:rsidR="00A52A05">
          <w:t>bộ</w:t>
        </w:r>
        <w:proofErr w:type="spellEnd"/>
        <w:r w:rsidR="00A52A05">
          <w:t xml:space="preserve"> </w:t>
        </w:r>
        <w:proofErr w:type="spellStart"/>
        <w:r w:rsidR="00A52A05">
          <w:t>phận</w:t>
        </w:r>
      </w:ins>
      <w:proofErr w:type="spellEnd"/>
      <w:ins w:id="2878" w:author="Công Nguyễn Văn" w:date="2019-09-05T13:33:00Z">
        <w:r w:rsidR="00A52A05">
          <w:t>.</w:t>
        </w:r>
      </w:ins>
    </w:p>
    <w:p w14:paraId="01B544A9" w14:textId="37BC4C43" w:rsidR="003A04AB" w:rsidRDefault="003A04AB" w:rsidP="003A04AB">
      <w:pPr>
        <w:pStyle w:val="ListParagraph"/>
        <w:numPr>
          <w:ilvl w:val="0"/>
          <w:numId w:val="39"/>
        </w:numPr>
        <w:spacing w:line="360" w:lineRule="auto"/>
        <w:jc w:val="both"/>
        <w:rPr>
          <w:ins w:id="2879" w:author="Công Nguyễn Văn" w:date="2019-09-05T13:31:00Z"/>
        </w:rPr>
      </w:pPr>
      <w:ins w:id="2880" w:author="Công Nguyễn Văn" w:date="2019-09-05T13:31:00Z">
        <w:r w:rsidRPr="00A5603A">
          <w:t xml:space="preserve">Quan </w:t>
        </w:r>
        <w:proofErr w:type="spellStart"/>
        <w:r w:rsidRPr="00A5603A">
          <w:t>hệ</w:t>
        </w:r>
        <w:proofErr w:type="spellEnd"/>
        <w:r w:rsidRPr="00A5603A">
          <w:t xml:space="preserve"> </w:t>
        </w:r>
      </w:ins>
      <w:ins w:id="2881" w:author="Công Nguyễn Văn" w:date="2019-09-05T13:34:00Z">
        <w:r w:rsidR="00A52A05">
          <w:t>1</w:t>
        </w:r>
      </w:ins>
      <w:ins w:id="2882" w:author="Công Nguyễn Văn" w:date="2019-09-05T13:31:00Z">
        <w:r w:rsidRPr="00A5603A">
          <w:t xml:space="preserve">:N </w:t>
        </w:r>
        <w:proofErr w:type="spellStart"/>
        <w:r w:rsidRPr="00A5603A">
          <w:t>giữa</w:t>
        </w:r>
        <w:proofErr w:type="spellEnd"/>
        <w:r w:rsidRPr="00A5603A">
          <w:t xml:space="preserve"> </w:t>
        </w:r>
      </w:ins>
      <w:proofErr w:type="spellStart"/>
      <w:ins w:id="2883" w:author="Công Nguyễn Văn" w:date="2019-09-05T13:33:00Z">
        <w:r w:rsidR="00A52A05">
          <w:t>môn</w:t>
        </w:r>
        <w:proofErr w:type="spellEnd"/>
        <w:r w:rsidR="00A52A05">
          <w:t xml:space="preserve"> </w:t>
        </w:r>
        <w:proofErr w:type="spellStart"/>
        <w:r w:rsidR="00A52A05">
          <w:t>học</w:t>
        </w:r>
        <w:proofErr w:type="spellEnd"/>
        <w:r w:rsidR="00A52A05">
          <w:t xml:space="preserve"> </w:t>
        </w:r>
      </w:ins>
      <w:proofErr w:type="spellStart"/>
      <w:ins w:id="2884" w:author="Công Nguyễn Văn" w:date="2019-09-05T13:31:00Z">
        <w:r w:rsidRPr="00A5603A">
          <w:t>và</w:t>
        </w:r>
      </w:ins>
      <w:proofErr w:type="spellEnd"/>
      <w:ins w:id="2885" w:author="Công Nguyễn Văn" w:date="2019-09-05T13:33:00Z">
        <w:r w:rsidR="00A52A05">
          <w:t xml:space="preserve"> </w:t>
        </w:r>
        <w:proofErr w:type="spellStart"/>
        <w:r w:rsidR="00A52A05">
          <w:t>ch</w:t>
        </w:r>
      </w:ins>
      <w:ins w:id="2886" w:author="Công Nguyễn Văn" w:date="2019-09-05T13:34:00Z">
        <w:r w:rsidR="00A52A05">
          <w:t>ương</w:t>
        </w:r>
      </w:ins>
      <w:proofErr w:type="spellEnd"/>
      <w:ins w:id="2887" w:author="Công Nguyễn Văn" w:date="2019-09-05T13:31:00Z">
        <w:r w:rsidRPr="00A5603A">
          <w:t xml:space="preserve">: 1 </w:t>
        </w:r>
      </w:ins>
      <w:proofErr w:type="spellStart"/>
      <w:ins w:id="2888" w:author="Công Nguyễn Văn" w:date="2019-09-05T13:34:00Z">
        <w:r w:rsidR="00A52A05">
          <w:t>môn</w:t>
        </w:r>
        <w:proofErr w:type="spellEnd"/>
        <w:r w:rsidR="00A52A05">
          <w:t xml:space="preserve"> </w:t>
        </w:r>
        <w:proofErr w:type="spellStart"/>
        <w:r w:rsidR="00A52A05">
          <w:t>học</w:t>
        </w:r>
        <w:proofErr w:type="spellEnd"/>
        <w:r w:rsidR="00A52A05">
          <w:t xml:space="preserve"> </w:t>
        </w:r>
        <w:proofErr w:type="spellStart"/>
        <w:r w:rsidR="00A52A05">
          <w:t>có</w:t>
        </w:r>
        <w:proofErr w:type="spellEnd"/>
        <w:r w:rsidR="00A52A05">
          <w:t xml:space="preserve"> </w:t>
        </w:r>
        <w:proofErr w:type="spellStart"/>
        <w:r w:rsidR="00A52A05">
          <w:t>thể</w:t>
        </w:r>
        <w:proofErr w:type="spellEnd"/>
        <w:r w:rsidR="00A52A05">
          <w:t xml:space="preserve"> </w:t>
        </w:r>
        <w:proofErr w:type="spellStart"/>
        <w:r w:rsidR="00A52A05">
          <w:t>có</w:t>
        </w:r>
        <w:proofErr w:type="spellEnd"/>
        <w:r w:rsidR="00A52A05">
          <w:t xml:space="preserve"> </w:t>
        </w:r>
        <w:proofErr w:type="spellStart"/>
        <w:r w:rsidR="00A52A05">
          <w:t>nhiều</w:t>
        </w:r>
        <w:proofErr w:type="spellEnd"/>
        <w:r w:rsidR="00A52A05">
          <w:t xml:space="preserve"> </w:t>
        </w:r>
        <w:proofErr w:type="spellStart"/>
        <w:r w:rsidR="00A52A05">
          <w:t>chương</w:t>
        </w:r>
        <w:proofErr w:type="spellEnd"/>
        <w:r w:rsidR="00A52A05">
          <w:t xml:space="preserve"> </w:t>
        </w:r>
        <w:proofErr w:type="spellStart"/>
        <w:r w:rsidR="00A52A05">
          <w:t>nhưng</w:t>
        </w:r>
        <w:proofErr w:type="spellEnd"/>
        <w:r w:rsidR="00A52A05">
          <w:t xml:space="preserve"> 1 </w:t>
        </w:r>
        <w:proofErr w:type="spellStart"/>
        <w:r w:rsidR="00A52A05">
          <w:t>chương</w:t>
        </w:r>
        <w:proofErr w:type="spellEnd"/>
        <w:r w:rsidR="00A52A05">
          <w:t xml:space="preserve"> </w:t>
        </w:r>
        <w:proofErr w:type="spellStart"/>
        <w:r w:rsidR="00A52A05">
          <w:t>chỉ</w:t>
        </w:r>
        <w:proofErr w:type="spellEnd"/>
        <w:r w:rsidR="00A52A05">
          <w:t xml:space="preserve"> </w:t>
        </w:r>
        <w:proofErr w:type="spellStart"/>
        <w:r w:rsidR="00A52A05">
          <w:t>có</w:t>
        </w:r>
        <w:proofErr w:type="spellEnd"/>
        <w:r w:rsidR="00A52A05">
          <w:t xml:space="preserve"> </w:t>
        </w:r>
        <w:proofErr w:type="spellStart"/>
        <w:r w:rsidR="00A52A05">
          <w:t>thể</w:t>
        </w:r>
        <w:proofErr w:type="spellEnd"/>
        <w:r w:rsidR="00A52A05">
          <w:t xml:space="preserve"> </w:t>
        </w:r>
        <w:proofErr w:type="spellStart"/>
        <w:r w:rsidR="00A52A05">
          <w:t>nằm</w:t>
        </w:r>
        <w:proofErr w:type="spellEnd"/>
        <w:r w:rsidR="00A52A05">
          <w:t xml:space="preserve"> </w:t>
        </w:r>
        <w:proofErr w:type="spellStart"/>
        <w:r w:rsidR="00A52A05">
          <w:t>trong</w:t>
        </w:r>
        <w:proofErr w:type="spellEnd"/>
        <w:r w:rsidR="00A52A05">
          <w:t xml:space="preserve"> 1 </w:t>
        </w:r>
        <w:proofErr w:type="spellStart"/>
        <w:r w:rsidR="00A52A05">
          <w:t>môn</w:t>
        </w:r>
        <w:proofErr w:type="spellEnd"/>
        <w:r w:rsidR="00A52A05">
          <w:t xml:space="preserve"> </w:t>
        </w:r>
        <w:proofErr w:type="spellStart"/>
        <w:r w:rsidR="00A52A05">
          <w:t>học</w:t>
        </w:r>
      </w:ins>
      <w:proofErr w:type="spellEnd"/>
    </w:p>
    <w:p w14:paraId="2217C61D" w14:textId="1E7C01EC" w:rsidR="003A04AB" w:rsidRDefault="003A04AB" w:rsidP="003A04AB">
      <w:pPr>
        <w:pStyle w:val="ListParagraph"/>
        <w:numPr>
          <w:ilvl w:val="0"/>
          <w:numId w:val="39"/>
        </w:numPr>
        <w:spacing w:line="360" w:lineRule="auto"/>
        <w:jc w:val="both"/>
        <w:rPr>
          <w:ins w:id="2889" w:author="Công Nguyễn Văn" w:date="2019-09-05T13:31:00Z"/>
        </w:rPr>
      </w:pPr>
      <w:ins w:id="2890" w:author="Công Nguyễn Văn" w:date="2019-09-05T13:31:00Z">
        <w:r w:rsidRPr="00A5603A">
          <w:t xml:space="preserve">Quan </w:t>
        </w:r>
        <w:proofErr w:type="spellStart"/>
        <w:r w:rsidRPr="00A5603A">
          <w:t>hệ</w:t>
        </w:r>
        <w:proofErr w:type="spellEnd"/>
        <w:r w:rsidRPr="00A5603A">
          <w:t xml:space="preserve"> </w:t>
        </w:r>
      </w:ins>
      <w:ins w:id="2891" w:author="Công Nguyễn Văn" w:date="2019-09-05T13:34:00Z">
        <w:r w:rsidR="00A52A05">
          <w:t>M</w:t>
        </w:r>
      </w:ins>
      <w:ins w:id="2892" w:author="Công Nguyễn Văn" w:date="2019-09-05T13:31:00Z">
        <w:r w:rsidRPr="00A5603A">
          <w:t xml:space="preserve">:N </w:t>
        </w:r>
        <w:proofErr w:type="spellStart"/>
        <w:r w:rsidRPr="00A5603A">
          <w:t>giữa</w:t>
        </w:r>
        <w:proofErr w:type="spellEnd"/>
        <w:r w:rsidRPr="00A5603A">
          <w:t xml:space="preserve"> </w:t>
        </w:r>
      </w:ins>
      <w:proofErr w:type="spellStart"/>
      <w:ins w:id="2893" w:author="Công Nguyễn Văn" w:date="2019-09-05T13:34:00Z">
        <w:r w:rsidR="00A52A05">
          <w:t>môn</w:t>
        </w:r>
        <w:proofErr w:type="spellEnd"/>
        <w:r w:rsidR="00A52A05">
          <w:t xml:space="preserve"> </w:t>
        </w:r>
        <w:proofErr w:type="spellStart"/>
        <w:r w:rsidR="00A52A05">
          <w:t>học</w:t>
        </w:r>
        <w:proofErr w:type="spellEnd"/>
        <w:r w:rsidR="00A52A05">
          <w:t xml:space="preserve"> </w:t>
        </w:r>
      </w:ins>
      <w:proofErr w:type="spellStart"/>
      <w:ins w:id="2894" w:author="Công Nguyễn Văn" w:date="2019-09-05T13:31:00Z">
        <w:r w:rsidRPr="00A5603A">
          <w:t>và</w:t>
        </w:r>
        <w:proofErr w:type="spellEnd"/>
        <w:r w:rsidRPr="00A5603A">
          <w:t xml:space="preserve"> </w:t>
        </w:r>
      </w:ins>
      <w:proofErr w:type="spellStart"/>
      <w:ins w:id="2895" w:author="Công Nguyễn Văn" w:date="2019-09-05T13:35:00Z">
        <w:r w:rsidR="00A52A05">
          <w:t>kĩ</w:t>
        </w:r>
        <w:proofErr w:type="spellEnd"/>
        <w:r w:rsidR="00A52A05">
          <w:t xml:space="preserve"> </w:t>
        </w:r>
        <w:proofErr w:type="spellStart"/>
        <w:r w:rsidR="00A52A05">
          <w:t>năng</w:t>
        </w:r>
        <w:proofErr w:type="spellEnd"/>
        <w:r w:rsidR="00A52A05">
          <w:t xml:space="preserve"> </w:t>
        </w:r>
      </w:ins>
      <w:ins w:id="2896" w:author="Công Nguyễn Văn" w:date="2019-09-05T13:31:00Z">
        <w:r w:rsidRPr="00A5603A">
          <w:t xml:space="preserve">: 1 </w:t>
        </w:r>
      </w:ins>
      <w:proofErr w:type="spellStart"/>
      <w:ins w:id="2897" w:author="Công Nguyễn Văn" w:date="2019-09-05T13:35:00Z">
        <w:r w:rsidR="00A52A05">
          <w:t>môn</w:t>
        </w:r>
        <w:proofErr w:type="spellEnd"/>
        <w:r w:rsidR="00A52A05">
          <w:t xml:space="preserve"> </w:t>
        </w:r>
        <w:proofErr w:type="spellStart"/>
        <w:r w:rsidR="00A52A05">
          <w:t>học</w:t>
        </w:r>
        <w:proofErr w:type="spellEnd"/>
        <w:r w:rsidR="00A52A05">
          <w:t xml:space="preserve"> </w:t>
        </w:r>
        <w:proofErr w:type="spellStart"/>
        <w:r w:rsidR="00A52A05">
          <w:t>có</w:t>
        </w:r>
        <w:proofErr w:type="spellEnd"/>
        <w:r w:rsidR="00A52A05">
          <w:t xml:space="preserve"> </w:t>
        </w:r>
        <w:proofErr w:type="spellStart"/>
        <w:r w:rsidR="00A52A05">
          <w:t>nhiều</w:t>
        </w:r>
        <w:proofErr w:type="spellEnd"/>
        <w:r w:rsidR="00A52A05">
          <w:t xml:space="preserve"> </w:t>
        </w:r>
        <w:proofErr w:type="spellStart"/>
        <w:r w:rsidR="00A52A05">
          <w:t>kĩ</w:t>
        </w:r>
        <w:proofErr w:type="spellEnd"/>
        <w:r w:rsidR="00A52A05">
          <w:t xml:space="preserve"> </w:t>
        </w:r>
        <w:proofErr w:type="spellStart"/>
        <w:r w:rsidR="00A52A05">
          <w:t>năng</w:t>
        </w:r>
        <w:proofErr w:type="spellEnd"/>
        <w:r w:rsidR="00A52A05">
          <w:t xml:space="preserve"> </w:t>
        </w:r>
        <w:proofErr w:type="spellStart"/>
        <w:r w:rsidR="00A52A05">
          <w:t>và</w:t>
        </w:r>
        <w:proofErr w:type="spellEnd"/>
        <w:r w:rsidR="00A52A05">
          <w:t xml:space="preserve"> 1 </w:t>
        </w:r>
        <w:proofErr w:type="spellStart"/>
        <w:r w:rsidR="00A52A05">
          <w:t>kĩ</w:t>
        </w:r>
        <w:proofErr w:type="spellEnd"/>
        <w:r w:rsidR="00A52A05">
          <w:t xml:space="preserve"> </w:t>
        </w:r>
        <w:proofErr w:type="spellStart"/>
        <w:r w:rsidR="00A52A05">
          <w:t>năng</w:t>
        </w:r>
        <w:proofErr w:type="spellEnd"/>
        <w:r w:rsidR="00A52A05">
          <w:t xml:space="preserve"> </w:t>
        </w:r>
        <w:proofErr w:type="spellStart"/>
        <w:r w:rsidR="00A52A05">
          <w:t>có</w:t>
        </w:r>
        <w:proofErr w:type="spellEnd"/>
        <w:r w:rsidR="00A52A05">
          <w:t xml:space="preserve"> </w:t>
        </w:r>
        <w:proofErr w:type="spellStart"/>
        <w:r w:rsidR="00A52A05">
          <w:t>thể</w:t>
        </w:r>
        <w:proofErr w:type="spellEnd"/>
        <w:r w:rsidR="00A52A05">
          <w:t xml:space="preserve"> </w:t>
        </w:r>
        <w:proofErr w:type="spellStart"/>
        <w:r w:rsidR="00A52A05">
          <w:t>nằm</w:t>
        </w:r>
        <w:proofErr w:type="spellEnd"/>
        <w:r w:rsidR="00A52A05">
          <w:t xml:space="preserve"> </w:t>
        </w:r>
        <w:proofErr w:type="spellStart"/>
        <w:r w:rsidR="00A52A05">
          <w:t>trong</w:t>
        </w:r>
        <w:proofErr w:type="spellEnd"/>
        <w:r w:rsidR="00A52A05">
          <w:t xml:space="preserve"> </w:t>
        </w:r>
        <w:proofErr w:type="spellStart"/>
        <w:r w:rsidR="00A52A05">
          <w:t>nhiều</w:t>
        </w:r>
        <w:proofErr w:type="spellEnd"/>
        <w:r w:rsidR="00A52A05">
          <w:t xml:space="preserve"> </w:t>
        </w:r>
        <w:proofErr w:type="spellStart"/>
        <w:r w:rsidR="00A52A05">
          <w:t>môn</w:t>
        </w:r>
        <w:proofErr w:type="spellEnd"/>
        <w:r w:rsidR="00A52A05">
          <w:t xml:space="preserve"> </w:t>
        </w:r>
        <w:proofErr w:type="spellStart"/>
        <w:r w:rsidR="00A52A05">
          <w:t>học</w:t>
        </w:r>
      </w:ins>
      <w:proofErr w:type="spellEnd"/>
    </w:p>
    <w:p w14:paraId="769890AA" w14:textId="7180F9D0" w:rsidR="003A04AB" w:rsidRDefault="00A52A05" w:rsidP="003A04AB">
      <w:pPr>
        <w:pStyle w:val="ListParagraph"/>
        <w:numPr>
          <w:ilvl w:val="0"/>
          <w:numId w:val="39"/>
        </w:numPr>
        <w:spacing w:line="360" w:lineRule="auto"/>
        <w:jc w:val="both"/>
        <w:rPr>
          <w:ins w:id="2898" w:author="Công Nguyễn Văn" w:date="2019-09-05T13:31:00Z"/>
        </w:rPr>
      </w:pPr>
      <w:ins w:id="2899" w:author="Công Nguyễn Văn" w:date="2019-09-05T13:37:00Z">
        <w:r>
          <w:lastRenderedPageBreak/>
          <w:t xml:space="preserve">Quan </w:t>
        </w:r>
        <w:proofErr w:type="spellStart"/>
        <w:r>
          <w:t>hệ</w:t>
        </w:r>
      </w:ins>
      <w:proofErr w:type="spellEnd"/>
      <w:ins w:id="2900" w:author="Công Nguyễn Văn" w:date="2019-09-05T13:31:00Z">
        <w:r w:rsidR="003A04AB" w:rsidRPr="00A46984">
          <w:t xml:space="preserve"> </w:t>
        </w:r>
      </w:ins>
      <w:ins w:id="2901" w:author="Công Nguyễn Văn" w:date="2019-09-05T13:37:00Z">
        <w:r>
          <w:t>1</w:t>
        </w:r>
      </w:ins>
      <w:ins w:id="2902" w:author="Công Nguyễn Văn" w:date="2019-09-05T13:31:00Z">
        <w:r w:rsidR="003A04AB" w:rsidRPr="00A46984">
          <w:t>:</w:t>
        </w:r>
      </w:ins>
      <w:ins w:id="2903" w:author="Công Nguyễn Văn" w:date="2019-09-05T13:37:00Z">
        <w:r>
          <w:t>1</w:t>
        </w:r>
      </w:ins>
      <w:ins w:id="2904" w:author="Công Nguyễn Văn" w:date="2019-09-05T13:31:00Z">
        <w:r w:rsidR="003A04AB" w:rsidRPr="00A46984">
          <w:t xml:space="preserve"> </w:t>
        </w:r>
        <w:proofErr w:type="spellStart"/>
        <w:r w:rsidR="003A04AB" w:rsidRPr="00A46984">
          <w:t>giữa</w:t>
        </w:r>
        <w:proofErr w:type="spellEnd"/>
        <w:r w:rsidR="003A04AB" w:rsidRPr="00A46984">
          <w:t xml:space="preserve">  </w:t>
        </w:r>
      </w:ins>
      <w:proofErr w:type="spellStart"/>
      <w:ins w:id="2905" w:author="Công Nguyễn Văn" w:date="2019-09-05T13:35:00Z">
        <w:r>
          <w:t>môn</w:t>
        </w:r>
        <w:proofErr w:type="spellEnd"/>
        <w:r>
          <w:t xml:space="preserve"> </w:t>
        </w:r>
        <w:proofErr w:type="spellStart"/>
        <w:r>
          <w:t>học</w:t>
        </w:r>
      </w:ins>
      <w:proofErr w:type="spellEnd"/>
      <w:ins w:id="2906" w:author="Công Nguyễn Văn" w:date="2019-09-05T13:31:00Z">
        <w:r w:rsidR="003A04AB" w:rsidRPr="00A46984">
          <w:t xml:space="preserve"> </w:t>
        </w:r>
        <w:proofErr w:type="spellStart"/>
        <w:r w:rsidR="003A04AB" w:rsidRPr="00A46984">
          <w:t>và</w:t>
        </w:r>
        <w:proofErr w:type="spellEnd"/>
        <w:r w:rsidR="003A04AB" w:rsidRPr="00A46984">
          <w:t xml:space="preserve"> </w:t>
        </w:r>
      </w:ins>
      <w:proofErr w:type="spellStart"/>
      <w:ins w:id="2907" w:author="Công Nguyễn Văn" w:date="2019-09-05T13:36:00Z">
        <w:r>
          <w:t>câu</w:t>
        </w:r>
        <w:proofErr w:type="spellEnd"/>
        <w:r>
          <w:t xml:space="preserve"> </w:t>
        </w:r>
        <w:proofErr w:type="spellStart"/>
        <w:r>
          <w:t>hỏi</w:t>
        </w:r>
        <w:proofErr w:type="spellEnd"/>
        <w:r>
          <w:t xml:space="preserve">: 1 </w:t>
        </w:r>
        <w:proofErr w:type="spellStart"/>
        <w:r>
          <w:t>môn</w:t>
        </w:r>
        <w:proofErr w:type="spellEnd"/>
        <w:r>
          <w:t xml:space="preserve"> </w:t>
        </w:r>
        <w:proofErr w:type="spellStart"/>
        <w:r>
          <w:t>học</w:t>
        </w:r>
        <w:proofErr w:type="spellEnd"/>
        <w:r>
          <w:t xml:space="preserve"> </w:t>
        </w:r>
        <w:proofErr w:type="spellStart"/>
        <w:r>
          <w:t>nằm</w:t>
        </w:r>
        <w:proofErr w:type="spellEnd"/>
        <w:r>
          <w:t xml:space="preserve"> </w:t>
        </w:r>
        <w:proofErr w:type="spellStart"/>
        <w:r>
          <w:t>trong</w:t>
        </w:r>
        <w:proofErr w:type="spellEnd"/>
        <w:r>
          <w:t xml:space="preserve"> </w:t>
        </w:r>
      </w:ins>
      <w:ins w:id="2908" w:author="Công Nguyễn Văn" w:date="2019-09-05T13:37:00Z">
        <w:r>
          <w:t>1</w:t>
        </w:r>
      </w:ins>
      <w:ins w:id="2909" w:author="Công Nguyễn Văn" w:date="2019-09-05T13:36:00Z">
        <w:r>
          <w:t xml:space="preserve"> </w:t>
        </w:r>
        <w:proofErr w:type="spellStart"/>
        <w:r>
          <w:t>câu</w:t>
        </w:r>
        <w:proofErr w:type="spellEnd"/>
        <w:r>
          <w:t xml:space="preserve"> </w:t>
        </w:r>
        <w:proofErr w:type="spellStart"/>
        <w:r>
          <w:t>hỏi</w:t>
        </w:r>
        <w:proofErr w:type="spellEnd"/>
        <w:r>
          <w:t xml:space="preserve"> </w:t>
        </w:r>
        <w:proofErr w:type="spellStart"/>
        <w:r>
          <w:t>và</w:t>
        </w:r>
        <w:proofErr w:type="spellEnd"/>
        <w:r>
          <w:t xml:space="preserve"> 1 </w:t>
        </w:r>
        <w:proofErr w:type="spellStart"/>
        <w:r>
          <w:t>câu</w:t>
        </w:r>
        <w:proofErr w:type="spellEnd"/>
        <w:r>
          <w:t xml:space="preserve"> </w:t>
        </w:r>
        <w:proofErr w:type="spellStart"/>
        <w:r>
          <w:t>hỏi</w:t>
        </w:r>
        <w:proofErr w:type="spellEnd"/>
        <w:r>
          <w:t xml:space="preserve"> </w:t>
        </w:r>
      </w:ins>
      <w:proofErr w:type="spellStart"/>
      <w:ins w:id="2910" w:author="Công Nguyễn Văn" w:date="2019-09-05T13:37:00Z">
        <w:r>
          <w:t>chỉ</w:t>
        </w:r>
        <w:proofErr w:type="spellEnd"/>
        <w:r>
          <w:t xml:space="preserve"> </w:t>
        </w:r>
        <w:proofErr w:type="spellStart"/>
        <w:r>
          <w:t>có</w:t>
        </w:r>
        <w:proofErr w:type="spellEnd"/>
        <w:r>
          <w:t xml:space="preserve"> 1 </w:t>
        </w:r>
      </w:ins>
      <w:proofErr w:type="spellStart"/>
      <w:ins w:id="2911" w:author="Công Nguyễn Văn" w:date="2019-09-05T13:36:00Z">
        <w:r>
          <w:t>môn</w:t>
        </w:r>
        <w:proofErr w:type="spellEnd"/>
        <w:r>
          <w:t xml:space="preserve"> </w:t>
        </w:r>
        <w:proofErr w:type="spellStart"/>
        <w:r>
          <w:t>học</w:t>
        </w:r>
      </w:ins>
      <w:proofErr w:type="spellEnd"/>
      <w:ins w:id="2912" w:author="Công Nguyễn Văn" w:date="2019-09-05T13:38:00Z">
        <w:r>
          <w:t>.</w:t>
        </w:r>
      </w:ins>
    </w:p>
    <w:p w14:paraId="55F2C58A" w14:textId="731E6E78" w:rsidR="003A04AB" w:rsidRDefault="003A04AB" w:rsidP="00A52A05">
      <w:pPr>
        <w:pStyle w:val="ListParagraph"/>
        <w:numPr>
          <w:ilvl w:val="0"/>
          <w:numId w:val="39"/>
        </w:numPr>
        <w:spacing w:line="360" w:lineRule="auto"/>
        <w:jc w:val="both"/>
        <w:rPr>
          <w:ins w:id="2913" w:author="Công Nguyễn Văn" w:date="2019-09-05T13:31:00Z"/>
          <w:rFonts w:hint="eastAsia"/>
        </w:rPr>
        <w:pPrChange w:id="2914" w:author="Công Nguyễn Văn" w:date="2019-09-05T13:38:00Z">
          <w:pPr>
            <w:pStyle w:val="ListParagraph"/>
            <w:numPr>
              <w:numId w:val="39"/>
            </w:numPr>
            <w:spacing w:line="360" w:lineRule="auto"/>
            <w:ind w:hanging="360"/>
            <w:jc w:val="both"/>
          </w:pPr>
        </w:pPrChange>
      </w:pPr>
      <w:ins w:id="2915" w:author="Công Nguyễn Văn" w:date="2019-09-05T13:31:00Z">
        <w:r w:rsidRPr="00F26EFA">
          <w:t xml:space="preserve">Quan </w:t>
        </w:r>
        <w:proofErr w:type="spellStart"/>
        <w:r w:rsidRPr="00F26EFA">
          <w:t>hệ</w:t>
        </w:r>
        <w:proofErr w:type="spellEnd"/>
        <w:r w:rsidRPr="00A46984">
          <w:t xml:space="preserve"> 1:</w:t>
        </w:r>
      </w:ins>
      <w:ins w:id="2916" w:author="Công Nguyễn Văn" w:date="2019-09-05T13:37:00Z">
        <w:r w:rsidR="00A52A05">
          <w:t>1</w:t>
        </w:r>
      </w:ins>
      <w:ins w:id="2917" w:author="Công Nguyễn Văn" w:date="2019-09-05T13:31:00Z">
        <w:r w:rsidRPr="00A46984">
          <w:t xml:space="preserve"> </w:t>
        </w:r>
        <w:proofErr w:type="spellStart"/>
        <w:r w:rsidRPr="00A46984">
          <w:t>giữa</w:t>
        </w:r>
        <w:proofErr w:type="spellEnd"/>
        <w:r w:rsidRPr="00A46984">
          <w:t xml:space="preserve"> </w:t>
        </w:r>
      </w:ins>
      <w:proofErr w:type="spellStart"/>
      <w:ins w:id="2918" w:author="Công Nguyễn Văn" w:date="2019-09-05T13:37:00Z">
        <w:r w:rsidR="00A52A05">
          <w:t>câu</w:t>
        </w:r>
        <w:proofErr w:type="spellEnd"/>
        <w:r w:rsidR="00A52A05">
          <w:t xml:space="preserve"> </w:t>
        </w:r>
        <w:proofErr w:type="spellStart"/>
        <w:r w:rsidR="00A52A05">
          <w:t>hỏi</w:t>
        </w:r>
      </w:ins>
      <w:proofErr w:type="spellEnd"/>
      <w:ins w:id="2919" w:author="Công Nguyễn Văn" w:date="2019-09-05T13:31:00Z">
        <w:r w:rsidRPr="00A46984">
          <w:t xml:space="preserve"> </w:t>
        </w:r>
        <w:proofErr w:type="spellStart"/>
        <w:r w:rsidRPr="00A46984">
          <w:t>và</w:t>
        </w:r>
        <w:proofErr w:type="spellEnd"/>
        <w:r w:rsidRPr="00A46984">
          <w:t xml:space="preserve"> </w:t>
        </w:r>
      </w:ins>
      <w:proofErr w:type="spellStart"/>
      <w:ins w:id="2920" w:author="Công Nguyễn Văn" w:date="2019-09-05T13:37:00Z">
        <w:r w:rsidR="00A52A05">
          <w:t>chương</w:t>
        </w:r>
      </w:ins>
      <w:proofErr w:type="spellEnd"/>
      <w:ins w:id="2921" w:author="Công Nguyễn Văn" w:date="2019-09-05T13:31:00Z">
        <w:r w:rsidRPr="00F26EFA">
          <w:t xml:space="preserve">: </w:t>
        </w:r>
      </w:ins>
      <w:ins w:id="2922" w:author="Công Nguyễn Văn" w:date="2019-09-05T13:38:00Z">
        <w:r w:rsidR="00A52A05">
          <w:t xml:space="preserve">1 </w:t>
        </w:r>
        <w:proofErr w:type="spellStart"/>
        <w:r w:rsidR="00A52A05">
          <w:t>chương</w:t>
        </w:r>
        <w:proofErr w:type="spellEnd"/>
        <w:r w:rsidR="00A52A05">
          <w:t xml:space="preserve"> </w:t>
        </w:r>
        <w:proofErr w:type="spellStart"/>
        <w:r w:rsidR="00A52A05">
          <w:t>nằm</w:t>
        </w:r>
        <w:proofErr w:type="spellEnd"/>
        <w:r w:rsidR="00A52A05">
          <w:t xml:space="preserve"> </w:t>
        </w:r>
        <w:proofErr w:type="spellStart"/>
        <w:r w:rsidR="00A52A05">
          <w:t>trong</w:t>
        </w:r>
        <w:proofErr w:type="spellEnd"/>
        <w:r w:rsidR="00A52A05">
          <w:t xml:space="preserve"> 1 </w:t>
        </w:r>
        <w:proofErr w:type="spellStart"/>
        <w:r w:rsidR="00A52A05">
          <w:t>câu</w:t>
        </w:r>
        <w:proofErr w:type="spellEnd"/>
        <w:r w:rsidR="00A52A05">
          <w:t xml:space="preserve"> </w:t>
        </w:r>
        <w:proofErr w:type="spellStart"/>
        <w:r w:rsidR="00A52A05">
          <w:t>hỏi</w:t>
        </w:r>
        <w:proofErr w:type="spellEnd"/>
        <w:r w:rsidR="00A52A05">
          <w:t xml:space="preserve"> </w:t>
        </w:r>
        <w:proofErr w:type="spellStart"/>
        <w:r w:rsidR="00A52A05">
          <w:t>và</w:t>
        </w:r>
        <w:proofErr w:type="spellEnd"/>
        <w:r w:rsidR="00A52A05">
          <w:t xml:space="preserve"> 1 </w:t>
        </w:r>
        <w:proofErr w:type="spellStart"/>
        <w:r w:rsidR="00A52A05">
          <w:t>câu</w:t>
        </w:r>
        <w:proofErr w:type="spellEnd"/>
        <w:r w:rsidR="00A52A05">
          <w:t xml:space="preserve"> </w:t>
        </w:r>
        <w:proofErr w:type="spellStart"/>
        <w:r w:rsidR="00A52A05">
          <w:t>hỏi</w:t>
        </w:r>
        <w:proofErr w:type="spellEnd"/>
        <w:r w:rsidR="00A52A05">
          <w:t xml:space="preserve"> </w:t>
        </w:r>
        <w:proofErr w:type="spellStart"/>
        <w:r w:rsidR="00A52A05">
          <w:t>chỉ</w:t>
        </w:r>
        <w:proofErr w:type="spellEnd"/>
        <w:r w:rsidR="00A52A05">
          <w:t xml:space="preserve"> </w:t>
        </w:r>
        <w:proofErr w:type="spellStart"/>
        <w:r w:rsidR="00A52A05">
          <w:t>có</w:t>
        </w:r>
        <w:proofErr w:type="spellEnd"/>
        <w:r w:rsidR="00A52A05">
          <w:t xml:space="preserve"> 1 </w:t>
        </w:r>
        <w:proofErr w:type="spellStart"/>
        <w:r w:rsidR="00A52A05">
          <w:t>chương</w:t>
        </w:r>
        <w:proofErr w:type="spellEnd"/>
        <w:r w:rsidR="00A52A05">
          <w:t>.</w:t>
        </w:r>
      </w:ins>
    </w:p>
    <w:p w14:paraId="5D911BAB" w14:textId="1D05B084" w:rsidR="003A04AB" w:rsidRDefault="003A04AB" w:rsidP="00A52A05">
      <w:pPr>
        <w:pStyle w:val="ListParagraph"/>
        <w:numPr>
          <w:ilvl w:val="0"/>
          <w:numId w:val="39"/>
        </w:numPr>
        <w:spacing w:line="360" w:lineRule="auto"/>
        <w:jc w:val="both"/>
        <w:rPr>
          <w:ins w:id="2923" w:author="Công Nguyễn Văn" w:date="2019-09-05T13:50:00Z"/>
        </w:rPr>
      </w:pPr>
      <w:ins w:id="2924" w:author="Công Nguyễn Văn" w:date="2019-09-05T13:31:00Z">
        <w:r w:rsidRPr="00A46984">
          <w:t xml:space="preserve">Quan </w:t>
        </w:r>
        <w:proofErr w:type="spellStart"/>
        <w:r w:rsidRPr="00A46984">
          <w:t>hệ</w:t>
        </w:r>
        <w:proofErr w:type="spellEnd"/>
        <w:r w:rsidRPr="00A46984">
          <w:t xml:space="preserve"> 1:</w:t>
        </w:r>
      </w:ins>
      <w:ins w:id="2925" w:author="Công Nguyễn Văn" w:date="2019-09-05T13:38:00Z">
        <w:r w:rsidR="00A52A05">
          <w:t>1</w:t>
        </w:r>
      </w:ins>
      <w:ins w:id="2926" w:author="Công Nguyễn Văn" w:date="2019-09-05T13:31:00Z">
        <w:r w:rsidRPr="00A46984">
          <w:t xml:space="preserve"> </w:t>
        </w:r>
        <w:proofErr w:type="spellStart"/>
        <w:r w:rsidRPr="00A46984">
          <w:t>giữa</w:t>
        </w:r>
      </w:ins>
      <w:proofErr w:type="spellEnd"/>
      <w:ins w:id="2927" w:author="Công Nguyễn Văn" w:date="2019-09-05T13:38:00Z">
        <w:r w:rsidR="00A52A05">
          <w:t xml:space="preserve"> </w:t>
        </w:r>
        <w:proofErr w:type="spellStart"/>
        <w:r w:rsidR="00A52A05">
          <w:t>câu</w:t>
        </w:r>
        <w:proofErr w:type="spellEnd"/>
        <w:r w:rsidR="00A52A05">
          <w:t xml:space="preserve"> </w:t>
        </w:r>
        <w:proofErr w:type="spellStart"/>
        <w:r w:rsidR="00A52A05">
          <w:t>hỏi</w:t>
        </w:r>
        <w:proofErr w:type="spellEnd"/>
        <w:r w:rsidR="00A52A05">
          <w:t xml:space="preserve"> </w:t>
        </w:r>
        <w:proofErr w:type="spellStart"/>
        <w:r w:rsidR="00A52A05">
          <w:t>và</w:t>
        </w:r>
        <w:proofErr w:type="spellEnd"/>
        <w:r w:rsidR="00A52A05">
          <w:t xml:space="preserve"> </w:t>
        </w:r>
        <w:proofErr w:type="spellStart"/>
        <w:r w:rsidR="00A52A05">
          <w:t>kĩ</w:t>
        </w:r>
        <w:proofErr w:type="spellEnd"/>
        <w:r w:rsidR="00A52A05">
          <w:t xml:space="preserve"> </w:t>
        </w:r>
        <w:proofErr w:type="spellStart"/>
        <w:r w:rsidR="00A52A05">
          <w:t>năng</w:t>
        </w:r>
      </w:ins>
      <w:proofErr w:type="spellEnd"/>
      <w:ins w:id="2928" w:author="Công Nguyễn Văn" w:date="2019-09-05T13:31:00Z">
        <w:r w:rsidRPr="00A46984">
          <w:t xml:space="preserve">: </w:t>
        </w:r>
      </w:ins>
      <w:ins w:id="2929" w:author="Công Nguyễn Văn" w:date="2019-09-05T13:38:00Z">
        <w:r w:rsidR="00A52A05">
          <w:t xml:space="preserve">1 </w:t>
        </w:r>
        <w:proofErr w:type="spellStart"/>
        <w:r w:rsidR="00A52A05">
          <w:t>kĩ</w:t>
        </w:r>
        <w:proofErr w:type="spellEnd"/>
        <w:r w:rsidR="00A52A05">
          <w:t xml:space="preserve"> </w:t>
        </w:r>
        <w:proofErr w:type="spellStart"/>
        <w:r w:rsidR="00A52A05">
          <w:t>năng</w:t>
        </w:r>
        <w:proofErr w:type="spellEnd"/>
        <w:r w:rsidR="00A52A05">
          <w:t xml:space="preserve"> </w:t>
        </w:r>
        <w:proofErr w:type="spellStart"/>
        <w:r w:rsidR="00A52A05">
          <w:t>nằm</w:t>
        </w:r>
        <w:proofErr w:type="spellEnd"/>
        <w:r w:rsidR="00A52A05">
          <w:t xml:space="preserve"> </w:t>
        </w:r>
        <w:proofErr w:type="spellStart"/>
        <w:r w:rsidR="00A52A05">
          <w:t>trong</w:t>
        </w:r>
        <w:proofErr w:type="spellEnd"/>
        <w:r w:rsidR="00A52A05">
          <w:t xml:space="preserve"> 1 </w:t>
        </w:r>
        <w:proofErr w:type="spellStart"/>
        <w:r w:rsidR="00A52A05">
          <w:t>câu</w:t>
        </w:r>
        <w:proofErr w:type="spellEnd"/>
        <w:r w:rsidR="00A52A05">
          <w:t xml:space="preserve"> </w:t>
        </w:r>
        <w:proofErr w:type="spellStart"/>
        <w:r w:rsidR="00A52A05">
          <w:t>hỏi</w:t>
        </w:r>
        <w:proofErr w:type="spellEnd"/>
        <w:r w:rsidR="00A52A05">
          <w:t xml:space="preserve"> </w:t>
        </w:r>
        <w:proofErr w:type="spellStart"/>
        <w:r w:rsidR="00A52A05">
          <w:t>và</w:t>
        </w:r>
        <w:proofErr w:type="spellEnd"/>
        <w:r w:rsidR="00A52A05">
          <w:t xml:space="preserve"> 1 </w:t>
        </w:r>
        <w:proofErr w:type="spellStart"/>
        <w:r w:rsidR="00A52A05">
          <w:t>câu</w:t>
        </w:r>
        <w:proofErr w:type="spellEnd"/>
        <w:r w:rsidR="00A52A05">
          <w:t xml:space="preserve"> </w:t>
        </w:r>
        <w:proofErr w:type="spellStart"/>
        <w:r w:rsidR="00A52A05">
          <w:t>hỏi</w:t>
        </w:r>
        <w:proofErr w:type="spellEnd"/>
        <w:r w:rsidR="00A52A05">
          <w:t xml:space="preserve"> </w:t>
        </w:r>
        <w:proofErr w:type="spellStart"/>
        <w:r w:rsidR="00A52A05">
          <w:t>chỉ</w:t>
        </w:r>
        <w:proofErr w:type="spellEnd"/>
        <w:r w:rsidR="00A52A05">
          <w:t xml:space="preserve"> </w:t>
        </w:r>
        <w:proofErr w:type="spellStart"/>
        <w:r w:rsidR="00A52A05">
          <w:t>có</w:t>
        </w:r>
        <w:proofErr w:type="spellEnd"/>
        <w:r w:rsidR="00A52A05">
          <w:t xml:space="preserve"> 1 </w:t>
        </w:r>
        <w:proofErr w:type="spellStart"/>
        <w:r w:rsidR="00A52A05">
          <w:t>kĩ</w:t>
        </w:r>
        <w:proofErr w:type="spellEnd"/>
        <w:r w:rsidR="00A52A05">
          <w:t xml:space="preserve"> </w:t>
        </w:r>
        <w:proofErr w:type="spellStart"/>
        <w:r w:rsidR="00A52A05">
          <w:t>năng</w:t>
        </w:r>
        <w:proofErr w:type="spellEnd"/>
        <w:r w:rsidR="00A52A05">
          <w:t>.</w:t>
        </w:r>
      </w:ins>
    </w:p>
    <w:p w14:paraId="7E518A39" w14:textId="19BCD1DD" w:rsidR="003C7D98" w:rsidRDefault="003C7D98" w:rsidP="003C7D98">
      <w:pPr>
        <w:pStyle w:val="ListParagraph"/>
        <w:numPr>
          <w:ilvl w:val="0"/>
          <w:numId w:val="39"/>
        </w:numPr>
        <w:spacing w:line="360" w:lineRule="auto"/>
        <w:jc w:val="both"/>
        <w:rPr>
          <w:ins w:id="2930" w:author="Công Nguyễn Văn" w:date="2019-09-05T13:31:00Z"/>
          <w:rFonts w:hint="eastAsia"/>
        </w:rPr>
        <w:pPrChange w:id="2931" w:author="Công Nguyễn Văn" w:date="2019-09-05T13:50:00Z">
          <w:pPr>
            <w:pStyle w:val="ListParagraph"/>
            <w:numPr>
              <w:numId w:val="39"/>
            </w:numPr>
            <w:spacing w:line="360" w:lineRule="auto"/>
            <w:ind w:hanging="360"/>
            <w:jc w:val="both"/>
          </w:pPr>
        </w:pPrChange>
      </w:pPr>
      <w:proofErr w:type="spellStart"/>
      <w:ins w:id="2932" w:author="Công Nguyễn Văn" w:date="2019-09-05T13:50:00Z">
        <w:r w:rsidRPr="00B50954">
          <w:t>Liên</w:t>
        </w:r>
        <w:proofErr w:type="spellEnd"/>
        <w:r w:rsidRPr="00B50954">
          <w:t xml:space="preserve"> </w:t>
        </w:r>
        <w:proofErr w:type="spellStart"/>
        <w:r w:rsidRPr="00B50954">
          <w:t>kết</w:t>
        </w:r>
        <w:proofErr w:type="spellEnd"/>
        <w:r w:rsidRPr="00B50954">
          <w:t xml:space="preserve"> </w:t>
        </w:r>
        <w:r>
          <w:t>M</w:t>
        </w:r>
        <w:r w:rsidRPr="00B50954">
          <w:t xml:space="preserve">:N </w:t>
        </w:r>
        <w:proofErr w:type="spellStart"/>
        <w:r w:rsidRPr="00B50954">
          <w:t>giữa</w:t>
        </w:r>
        <w:proofErr w:type="spellEnd"/>
        <w:r w:rsidRPr="00B50954">
          <w:t xml:space="preserve"> </w:t>
        </w:r>
        <w:proofErr w:type="spellStart"/>
        <w:r>
          <w:t>bộ</w:t>
        </w:r>
        <w:proofErr w:type="spellEnd"/>
        <w:r>
          <w:t xml:space="preserve"> </w:t>
        </w:r>
        <w:proofErr w:type="spellStart"/>
        <w:r>
          <w:t>phận</w:t>
        </w:r>
        <w:proofErr w:type="spellEnd"/>
        <w:r>
          <w:t xml:space="preserve"> </w:t>
        </w:r>
        <w:proofErr w:type="spellStart"/>
        <w:r>
          <w:t>và</w:t>
        </w:r>
        <w:proofErr w:type="spellEnd"/>
        <w:r>
          <w:t xml:space="preserve"> </w:t>
        </w:r>
        <w:proofErr w:type="spellStart"/>
        <w:r>
          <w:t>bài</w:t>
        </w:r>
        <w:proofErr w:type="spellEnd"/>
        <w:r>
          <w:t xml:space="preserve"> </w:t>
        </w:r>
        <w:proofErr w:type="spellStart"/>
        <w:r>
          <w:t>thi</w:t>
        </w:r>
        <w:proofErr w:type="spellEnd"/>
        <w:r w:rsidRPr="00B50954">
          <w:t xml:space="preserve">: 1 </w:t>
        </w:r>
        <w:proofErr w:type="spellStart"/>
        <w:r>
          <w:t>bộ</w:t>
        </w:r>
        <w:proofErr w:type="spellEnd"/>
        <w:r>
          <w:t xml:space="preserve"> </w:t>
        </w:r>
        <w:proofErr w:type="spellStart"/>
        <w:r>
          <w:t>phận</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bài</w:t>
        </w:r>
        <w:proofErr w:type="spellEnd"/>
        <w:r>
          <w:t xml:space="preserve"> </w:t>
        </w:r>
        <w:proofErr w:type="spellStart"/>
        <w:r>
          <w:t>thi</w:t>
        </w:r>
        <w:proofErr w:type="spellEnd"/>
        <w:r>
          <w:t xml:space="preserve"> </w:t>
        </w:r>
        <w:proofErr w:type="spellStart"/>
        <w:r>
          <w:t>và</w:t>
        </w:r>
        <w:proofErr w:type="spellEnd"/>
        <w:r>
          <w:t xml:space="preserve"> 1 </w:t>
        </w:r>
        <w:proofErr w:type="spellStart"/>
        <w:r>
          <w:t>bài</w:t>
        </w:r>
        <w:proofErr w:type="spellEnd"/>
        <w:r>
          <w:t xml:space="preserve"> </w:t>
        </w:r>
        <w:proofErr w:type="spellStart"/>
        <w:r>
          <w:t>thi</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bộ</w:t>
        </w:r>
        <w:proofErr w:type="spellEnd"/>
        <w:r>
          <w:t xml:space="preserve"> </w:t>
        </w:r>
        <w:proofErr w:type="spellStart"/>
        <w:r>
          <w:t>phận</w:t>
        </w:r>
        <w:proofErr w:type="spellEnd"/>
        <w:r>
          <w:t>.</w:t>
        </w:r>
      </w:ins>
    </w:p>
    <w:p w14:paraId="0C06B70F" w14:textId="5D22B685" w:rsidR="003A04AB" w:rsidRPr="003A04AB" w:rsidRDefault="003A04AB" w:rsidP="00B8439E">
      <w:pPr>
        <w:pStyle w:val="ListParagraph"/>
        <w:numPr>
          <w:ilvl w:val="0"/>
          <w:numId w:val="39"/>
        </w:numPr>
        <w:spacing w:line="360" w:lineRule="auto"/>
        <w:jc w:val="both"/>
        <w:rPr>
          <w:ins w:id="2933" w:author="Nguyen Thanh Binh" w:date="2019-09-03T10:32:00Z"/>
          <w:rFonts w:hint="eastAsia"/>
          <w:rPrChange w:id="2934" w:author="Công Nguyễn Văn" w:date="2019-09-05T13:31:00Z">
            <w:rPr>
              <w:ins w:id="2935" w:author="Nguyen Thanh Binh" w:date="2019-09-03T10:32:00Z"/>
            </w:rPr>
          </w:rPrChange>
        </w:rPr>
        <w:pPrChange w:id="2936" w:author="Công Nguyễn Văn" w:date="2019-09-05T13:41:00Z">
          <w:pPr/>
        </w:pPrChange>
      </w:pPr>
      <w:proofErr w:type="spellStart"/>
      <w:ins w:id="2937" w:author="Công Nguyễn Văn" w:date="2019-09-05T13:31:00Z">
        <w:r w:rsidRPr="00B50954">
          <w:t>Liên</w:t>
        </w:r>
        <w:proofErr w:type="spellEnd"/>
        <w:r w:rsidRPr="00B50954">
          <w:t xml:space="preserve"> </w:t>
        </w:r>
        <w:proofErr w:type="spellStart"/>
        <w:r w:rsidRPr="00B50954">
          <w:t>kết</w:t>
        </w:r>
        <w:proofErr w:type="spellEnd"/>
        <w:r w:rsidRPr="00B50954">
          <w:t xml:space="preserve"> </w:t>
        </w:r>
      </w:ins>
      <w:ins w:id="2938" w:author="Công Nguyễn Văn" w:date="2019-09-05T13:40:00Z">
        <w:r w:rsidR="00A52A05">
          <w:t>M</w:t>
        </w:r>
      </w:ins>
      <w:ins w:id="2939" w:author="Công Nguyễn Văn" w:date="2019-09-05T13:31:00Z">
        <w:r w:rsidRPr="00B50954">
          <w:t xml:space="preserve">:N </w:t>
        </w:r>
        <w:proofErr w:type="spellStart"/>
        <w:r w:rsidRPr="00B50954">
          <w:t>giữa</w:t>
        </w:r>
        <w:proofErr w:type="spellEnd"/>
        <w:r w:rsidRPr="00B50954">
          <w:t xml:space="preserve"> </w:t>
        </w:r>
      </w:ins>
      <w:proofErr w:type="spellStart"/>
      <w:ins w:id="2940" w:author="Công Nguyễn Văn" w:date="2019-09-05T13:40:00Z">
        <w:r w:rsidR="00A52A05">
          <w:t>bài</w:t>
        </w:r>
        <w:proofErr w:type="spellEnd"/>
        <w:r w:rsidR="00A52A05">
          <w:t xml:space="preserve"> </w:t>
        </w:r>
        <w:proofErr w:type="spellStart"/>
        <w:r w:rsidR="00A52A05">
          <w:t>thi</w:t>
        </w:r>
        <w:proofErr w:type="spellEnd"/>
        <w:r w:rsidR="00A52A05">
          <w:t xml:space="preserve"> </w:t>
        </w:r>
        <w:proofErr w:type="spellStart"/>
        <w:r w:rsidR="00A52A05">
          <w:t>và</w:t>
        </w:r>
        <w:proofErr w:type="spellEnd"/>
        <w:r w:rsidR="00A52A05">
          <w:t xml:space="preserve"> </w:t>
        </w:r>
        <w:proofErr w:type="spellStart"/>
        <w:r w:rsidR="00A52A05">
          <w:t>câu</w:t>
        </w:r>
        <w:proofErr w:type="spellEnd"/>
        <w:r w:rsidR="00A52A05">
          <w:t xml:space="preserve"> </w:t>
        </w:r>
        <w:proofErr w:type="spellStart"/>
        <w:r w:rsidR="00A52A05">
          <w:t>hỏi</w:t>
        </w:r>
      </w:ins>
      <w:proofErr w:type="spellEnd"/>
      <w:ins w:id="2941" w:author="Công Nguyễn Văn" w:date="2019-09-05T13:31:00Z">
        <w:r w:rsidRPr="00B50954">
          <w:t xml:space="preserve">: 1 </w:t>
        </w:r>
      </w:ins>
      <w:proofErr w:type="spellStart"/>
      <w:ins w:id="2942" w:author="Công Nguyễn Văn" w:date="2019-09-05T13:40:00Z">
        <w:r w:rsidR="00A52A05">
          <w:t>bài</w:t>
        </w:r>
        <w:proofErr w:type="spellEnd"/>
        <w:r w:rsidR="00A52A05">
          <w:t xml:space="preserve"> </w:t>
        </w:r>
        <w:proofErr w:type="spellStart"/>
        <w:r w:rsidR="00A52A05">
          <w:t>thi</w:t>
        </w:r>
        <w:proofErr w:type="spellEnd"/>
        <w:r w:rsidR="00A52A05">
          <w:t xml:space="preserve"> </w:t>
        </w:r>
        <w:proofErr w:type="spellStart"/>
        <w:r w:rsidR="00A52A05">
          <w:t>có</w:t>
        </w:r>
        <w:proofErr w:type="spellEnd"/>
        <w:r w:rsidR="00A52A05">
          <w:t xml:space="preserve"> </w:t>
        </w:r>
        <w:proofErr w:type="spellStart"/>
        <w:r w:rsidR="00A52A05">
          <w:t>nhiều</w:t>
        </w:r>
        <w:proofErr w:type="spellEnd"/>
        <w:r w:rsidR="00A52A05">
          <w:t xml:space="preserve"> </w:t>
        </w:r>
        <w:proofErr w:type="spellStart"/>
        <w:r w:rsidR="00A52A05">
          <w:t>câu</w:t>
        </w:r>
        <w:proofErr w:type="spellEnd"/>
        <w:r w:rsidR="00A52A05">
          <w:t xml:space="preserve"> </w:t>
        </w:r>
        <w:proofErr w:type="spellStart"/>
        <w:r w:rsidR="00A52A05">
          <w:t>hỏi</w:t>
        </w:r>
        <w:proofErr w:type="spellEnd"/>
        <w:r w:rsidR="00A52A05">
          <w:t xml:space="preserve"> </w:t>
        </w:r>
        <w:proofErr w:type="spellStart"/>
        <w:r w:rsidR="00A52A05">
          <w:t>và</w:t>
        </w:r>
        <w:proofErr w:type="spellEnd"/>
        <w:r w:rsidR="00A52A05">
          <w:t xml:space="preserve"> 1 </w:t>
        </w:r>
        <w:proofErr w:type="spellStart"/>
        <w:r w:rsidR="00A52A05">
          <w:t>câu</w:t>
        </w:r>
        <w:proofErr w:type="spellEnd"/>
        <w:r w:rsidR="00A52A05">
          <w:t xml:space="preserve"> </w:t>
        </w:r>
        <w:proofErr w:type="spellStart"/>
        <w:r w:rsidR="00A52A05">
          <w:t>hỏi</w:t>
        </w:r>
        <w:proofErr w:type="spellEnd"/>
        <w:r w:rsidR="00A52A05">
          <w:t xml:space="preserve"> </w:t>
        </w:r>
        <w:proofErr w:type="spellStart"/>
        <w:r w:rsidR="00A52A05">
          <w:t>có</w:t>
        </w:r>
        <w:proofErr w:type="spellEnd"/>
        <w:r w:rsidR="00A52A05">
          <w:t xml:space="preserve"> </w:t>
        </w:r>
        <w:proofErr w:type="spellStart"/>
        <w:r w:rsidR="00A52A05">
          <w:t>thể</w:t>
        </w:r>
        <w:proofErr w:type="spellEnd"/>
        <w:r w:rsidR="00A52A05">
          <w:t xml:space="preserve"> </w:t>
        </w:r>
        <w:proofErr w:type="spellStart"/>
        <w:r w:rsidR="00A52A05">
          <w:t>nằm</w:t>
        </w:r>
        <w:proofErr w:type="spellEnd"/>
        <w:r w:rsidR="00A52A05">
          <w:t xml:space="preserve"> </w:t>
        </w:r>
        <w:proofErr w:type="spellStart"/>
        <w:r w:rsidR="00A52A05">
          <w:t>trong</w:t>
        </w:r>
        <w:proofErr w:type="spellEnd"/>
        <w:r w:rsidR="00A52A05">
          <w:t xml:space="preserve"> </w:t>
        </w:r>
        <w:proofErr w:type="spellStart"/>
        <w:r w:rsidR="00A52A05">
          <w:t>nhiều</w:t>
        </w:r>
        <w:proofErr w:type="spellEnd"/>
        <w:r w:rsidR="00A52A05">
          <w:t xml:space="preserve"> </w:t>
        </w:r>
        <w:proofErr w:type="spellStart"/>
        <w:r w:rsidR="00A52A05">
          <w:t>bài</w:t>
        </w:r>
        <w:proofErr w:type="spellEnd"/>
        <w:r w:rsidR="00A52A05">
          <w:t xml:space="preserve"> </w:t>
        </w:r>
        <w:proofErr w:type="spellStart"/>
        <w:r w:rsidR="00A52A05">
          <w:t>thi</w:t>
        </w:r>
        <w:proofErr w:type="spellEnd"/>
        <w:r w:rsidR="00A52A05">
          <w:t>.</w:t>
        </w:r>
      </w:ins>
    </w:p>
    <w:p w14:paraId="3CBD6980" w14:textId="63EE602E" w:rsidR="00B8439E" w:rsidRDefault="00D92648" w:rsidP="009C49AB">
      <w:pPr>
        <w:pStyle w:val="Heading3"/>
        <w:rPr>
          <w:ins w:id="2943" w:author="Công Nguyễn Văn" w:date="2019-09-05T13:41:00Z"/>
        </w:rPr>
      </w:pPr>
      <w:bookmarkStart w:id="2944" w:name="_Toc18584508"/>
      <w:ins w:id="2945" w:author="Công Nguyễn Văn" w:date="2019-09-05T13:56:00Z">
        <w:r>
          <w:t>3.6.2:</w:t>
        </w:r>
      </w:ins>
      <w:ins w:id="2946" w:author="Nguyen Thanh Binh" w:date="2019-09-03T10:32:00Z">
        <w:del w:id="2947" w:author="Công Nguyễn Văn" w:date="2019-09-05T13:56:00Z">
          <w:r w:rsidR="00B8439E" w:rsidDel="00D92648">
            <w:delText>-</w:delText>
          </w:r>
        </w:del>
        <w:r w:rsidR="00B8439E">
          <w:t xml:space="preserve"> </w:t>
        </w:r>
        <w:proofErr w:type="spellStart"/>
        <w:r w:rsidR="00B8439E" w:rsidRPr="009C49AB">
          <w:rPr>
            <w:rPrChange w:id="2948" w:author="Công Nguyễn Văn" w:date="2019-09-05T13:02:00Z">
              <w:rPr/>
            </w:rPrChange>
          </w:rPr>
          <w:t>Chuyển</w:t>
        </w:r>
        <w:proofErr w:type="spellEnd"/>
        <w:r w:rsidR="00B8439E" w:rsidRPr="009C49AB">
          <w:rPr>
            <w:rPrChange w:id="2949" w:author="Công Nguyễn Văn" w:date="2019-09-05T13:02:00Z">
              <w:rPr/>
            </w:rPrChange>
          </w:rPr>
          <w:t xml:space="preserve"> </w:t>
        </w:r>
        <w:proofErr w:type="spellStart"/>
        <w:r w:rsidR="00B8439E" w:rsidRPr="009C49AB">
          <w:rPr>
            <w:rPrChange w:id="2950" w:author="Công Nguyễn Văn" w:date="2019-09-05T13:02:00Z">
              <w:rPr/>
            </w:rPrChange>
          </w:rPr>
          <w:t>từ</w:t>
        </w:r>
        <w:proofErr w:type="spellEnd"/>
        <w:r w:rsidR="00B8439E" w:rsidRPr="009C49AB">
          <w:rPr>
            <w:rPrChange w:id="2951" w:author="Công Nguyễn Văn" w:date="2019-09-05T13:02:00Z">
              <w:rPr/>
            </w:rPrChange>
          </w:rPr>
          <w:t xml:space="preserve"> </w:t>
        </w:r>
        <w:del w:id="2952" w:author="Công Nguyễn Văn" w:date="2019-09-05T13:02:00Z">
          <w:r w:rsidR="00B8439E" w:rsidRPr="009C49AB" w:rsidDel="009C49AB">
            <w:rPr>
              <w:rPrChange w:id="2953" w:author="Công Nguyễn Văn" w:date="2019-09-05T13:02:00Z">
                <w:rPr/>
              </w:rPrChange>
            </w:rPr>
            <w:delText>MHTTLK sang quan hệ</w:delText>
          </w:r>
        </w:del>
      </w:ins>
      <w:proofErr w:type="spellStart"/>
      <w:ins w:id="2954" w:author="Công Nguyễn Văn" w:date="2019-09-05T13:02:00Z">
        <w:r w:rsidR="009C49AB" w:rsidRPr="009C49AB">
          <w:rPr>
            <w:rPrChange w:id="2955" w:author="Công Nguyễn Văn" w:date="2019-09-05T13:02:00Z">
              <w:rPr/>
            </w:rPrChange>
          </w:rPr>
          <w:t>mô</w:t>
        </w:r>
        <w:proofErr w:type="spellEnd"/>
        <w:r w:rsidR="009C49AB" w:rsidRPr="009C49AB">
          <w:rPr>
            <w:rPrChange w:id="2956" w:author="Công Nguyễn Văn" w:date="2019-09-05T13:02:00Z">
              <w:rPr/>
            </w:rPrChange>
          </w:rPr>
          <w:t xml:space="preserve"> </w:t>
        </w:r>
        <w:proofErr w:type="spellStart"/>
        <w:r w:rsidR="009C49AB" w:rsidRPr="009C49AB">
          <w:rPr>
            <w:rPrChange w:id="2957" w:author="Công Nguyễn Văn" w:date="2019-09-05T13:02:00Z">
              <w:rPr/>
            </w:rPrChange>
          </w:rPr>
          <w:t>hình</w:t>
        </w:r>
        <w:proofErr w:type="spellEnd"/>
        <w:r w:rsidR="009C49AB" w:rsidRPr="009C49AB">
          <w:rPr>
            <w:rPrChange w:id="2958" w:author="Công Nguyễn Văn" w:date="2019-09-05T13:02:00Z">
              <w:rPr/>
            </w:rPrChange>
          </w:rPr>
          <w:t xml:space="preserve"> </w:t>
        </w:r>
        <w:proofErr w:type="spellStart"/>
        <w:r w:rsidR="009C49AB" w:rsidRPr="009C49AB">
          <w:rPr>
            <w:rPrChange w:id="2959" w:author="Công Nguyễn Văn" w:date="2019-09-05T13:02:00Z">
              <w:rPr/>
            </w:rPrChange>
          </w:rPr>
          <w:t>thực</w:t>
        </w:r>
        <w:proofErr w:type="spellEnd"/>
        <w:r w:rsidR="009C49AB" w:rsidRPr="009C49AB">
          <w:rPr>
            <w:rPrChange w:id="2960" w:author="Công Nguyễn Văn" w:date="2019-09-05T13:02:00Z">
              <w:rPr/>
            </w:rPrChange>
          </w:rPr>
          <w:t xml:space="preserve"> </w:t>
        </w:r>
        <w:proofErr w:type="spellStart"/>
        <w:r w:rsidR="009C49AB" w:rsidRPr="009C49AB">
          <w:rPr>
            <w:rPrChange w:id="2961" w:author="Công Nguyễn Văn" w:date="2019-09-05T13:02:00Z">
              <w:rPr/>
            </w:rPrChange>
          </w:rPr>
          <w:t>thể</w:t>
        </w:r>
        <w:proofErr w:type="spellEnd"/>
        <w:r w:rsidR="009C49AB" w:rsidRPr="009C49AB">
          <w:rPr>
            <w:rPrChange w:id="2962" w:author="Công Nguyễn Văn" w:date="2019-09-05T13:02:00Z">
              <w:rPr/>
            </w:rPrChange>
          </w:rPr>
          <w:t xml:space="preserve"> </w:t>
        </w:r>
        <w:proofErr w:type="spellStart"/>
        <w:r w:rsidR="009C49AB" w:rsidRPr="009C49AB">
          <w:rPr>
            <w:rPrChange w:id="2963" w:author="Công Nguyễn Văn" w:date="2019-09-05T13:02:00Z">
              <w:rPr/>
            </w:rPrChange>
          </w:rPr>
          <w:t>liên</w:t>
        </w:r>
        <w:proofErr w:type="spellEnd"/>
        <w:r w:rsidR="009C49AB" w:rsidRPr="009C49AB">
          <w:rPr>
            <w:rPrChange w:id="2964" w:author="Công Nguyễn Văn" w:date="2019-09-05T13:02:00Z">
              <w:rPr/>
            </w:rPrChange>
          </w:rPr>
          <w:t xml:space="preserve"> </w:t>
        </w:r>
        <w:proofErr w:type="spellStart"/>
        <w:r w:rsidR="009C49AB" w:rsidRPr="009C49AB">
          <w:rPr>
            <w:rPrChange w:id="2965" w:author="Công Nguyễn Văn" w:date="2019-09-05T13:02:00Z">
              <w:rPr/>
            </w:rPrChange>
          </w:rPr>
          <w:t>kết</w:t>
        </w:r>
        <w:proofErr w:type="spellEnd"/>
        <w:r w:rsidR="009C49AB" w:rsidRPr="009C49AB">
          <w:rPr>
            <w:rPrChange w:id="2966" w:author="Công Nguyễn Văn" w:date="2019-09-05T13:02:00Z">
              <w:rPr/>
            </w:rPrChange>
          </w:rPr>
          <w:t xml:space="preserve"> sang </w:t>
        </w:r>
        <w:proofErr w:type="spellStart"/>
        <w:r w:rsidR="009C49AB" w:rsidRPr="009C49AB">
          <w:rPr>
            <w:rPrChange w:id="2967" w:author="Công Nguyễn Văn" w:date="2019-09-05T13:02:00Z">
              <w:rPr/>
            </w:rPrChange>
          </w:rPr>
          <w:t>mô</w:t>
        </w:r>
        <w:proofErr w:type="spellEnd"/>
        <w:r w:rsidR="009C49AB" w:rsidRPr="009C49AB">
          <w:rPr>
            <w:rPrChange w:id="2968" w:author="Công Nguyễn Văn" w:date="2019-09-05T13:02:00Z">
              <w:rPr/>
            </w:rPrChange>
          </w:rPr>
          <w:t xml:space="preserve"> </w:t>
        </w:r>
        <w:proofErr w:type="spellStart"/>
        <w:r w:rsidR="009C49AB" w:rsidRPr="009C49AB">
          <w:rPr>
            <w:rPrChange w:id="2969" w:author="Công Nguyễn Văn" w:date="2019-09-05T13:02:00Z">
              <w:rPr/>
            </w:rPrChange>
          </w:rPr>
          <w:t>hình</w:t>
        </w:r>
        <w:proofErr w:type="spellEnd"/>
        <w:r w:rsidR="009C49AB" w:rsidRPr="009C49AB">
          <w:rPr>
            <w:rPrChange w:id="2970" w:author="Công Nguyễn Văn" w:date="2019-09-05T13:02:00Z">
              <w:rPr/>
            </w:rPrChange>
          </w:rPr>
          <w:t xml:space="preserve"> </w:t>
        </w:r>
        <w:proofErr w:type="spellStart"/>
        <w:r w:rsidR="009C49AB" w:rsidRPr="009C49AB">
          <w:rPr>
            <w:rPrChange w:id="2971" w:author="Công Nguyễn Văn" w:date="2019-09-05T13:02:00Z">
              <w:rPr/>
            </w:rPrChange>
          </w:rPr>
          <w:t>quan</w:t>
        </w:r>
        <w:proofErr w:type="spellEnd"/>
        <w:r w:rsidR="009C49AB" w:rsidRPr="009C49AB">
          <w:rPr>
            <w:rPrChange w:id="2972" w:author="Công Nguyễn Văn" w:date="2019-09-05T13:02:00Z">
              <w:rPr/>
            </w:rPrChange>
          </w:rPr>
          <w:t xml:space="preserve"> </w:t>
        </w:r>
        <w:proofErr w:type="spellStart"/>
        <w:r w:rsidR="009C49AB" w:rsidRPr="009C49AB">
          <w:rPr>
            <w:rPrChange w:id="2973" w:author="Công Nguyễn Văn" w:date="2019-09-05T13:02:00Z">
              <w:rPr/>
            </w:rPrChange>
          </w:rPr>
          <w:t>hệ</w:t>
        </w:r>
      </w:ins>
      <w:bookmarkEnd w:id="2944"/>
      <w:proofErr w:type="spellEnd"/>
    </w:p>
    <w:p w14:paraId="2C947551" w14:textId="77777777" w:rsidR="00D76CD8" w:rsidRPr="00B13119" w:rsidRDefault="00D76CD8" w:rsidP="00D76CD8">
      <w:pPr>
        <w:rPr>
          <w:ins w:id="2974" w:author="Công Nguyễn Văn" w:date="2019-09-05T13:41:00Z"/>
        </w:rPr>
      </w:pPr>
      <w:proofErr w:type="spellStart"/>
      <w:ins w:id="2975" w:author="Công Nguyễn Văn" w:date="2019-09-05T13:41:00Z">
        <w:r w:rsidRPr="00B13119">
          <w:t>Bước</w:t>
        </w:r>
        <w:proofErr w:type="spellEnd"/>
        <w:r w:rsidRPr="00B13119">
          <w:t xml:space="preserve"> </w:t>
        </w:r>
        <w:proofErr w:type="spellStart"/>
        <w:r w:rsidRPr="00B13119">
          <w:t>tiếp</w:t>
        </w:r>
        <w:proofErr w:type="spellEnd"/>
        <w:r w:rsidRPr="00B13119">
          <w:t xml:space="preserve"> </w:t>
        </w:r>
        <w:proofErr w:type="spellStart"/>
        <w:r w:rsidRPr="00B13119">
          <w:t>theo</w:t>
        </w:r>
        <w:proofErr w:type="spellEnd"/>
        <w:r w:rsidRPr="00B13119">
          <w:t xml:space="preserve"> </w:t>
        </w:r>
        <w:proofErr w:type="spellStart"/>
        <w:r w:rsidRPr="00B13119">
          <w:t>của</w:t>
        </w:r>
        <w:proofErr w:type="spellEnd"/>
        <w:r w:rsidRPr="00B13119">
          <w:t xml:space="preserve"> </w:t>
        </w:r>
        <w:proofErr w:type="spellStart"/>
        <w:r w:rsidRPr="00B13119">
          <w:t>quá</w:t>
        </w:r>
        <w:proofErr w:type="spellEnd"/>
        <w:r w:rsidRPr="00B13119">
          <w:t xml:space="preserve"> </w:t>
        </w:r>
        <w:proofErr w:type="spellStart"/>
        <w:r w:rsidRPr="00B13119">
          <w:t>trình</w:t>
        </w:r>
        <w:proofErr w:type="spellEnd"/>
        <w:r w:rsidRPr="00B13119">
          <w:t xml:space="preserve"> </w:t>
        </w:r>
        <w:proofErr w:type="spellStart"/>
        <w:r w:rsidRPr="00B13119">
          <w:t>xây</w:t>
        </w:r>
        <w:proofErr w:type="spellEnd"/>
        <w:r w:rsidRPr="00B13119">
          <w:t xml:space="preserve"> </w:t>
        </w:r>
        <w:proofErr w:type="spellStart"/>
        <w:r w:rsidRPr="00B13119">
          <w:t>dựng</w:t>
        </w:r>
        <w:proofErr w:type="spellEnd"/>
        <w:r w:rsidRPr="00B13119">
          <w:t xml:space="preserve"> </w:t>
        </w:r>
        <w:proofErr w:type="spellStart"/>
        <w:r w:rsidRPr="00B13119">
          <w:t>cơ</w:t>
        </w:r>
        <w:proofErr w:type="spellEnd"/>
        <w:r w:rsidRPr="00B13119">
          <w:t xml:space="preserve"> </w:t>
        </w:r>
        <w:proofErr w:type="spellStart"/>
        <w:r w:rsidRPr="00B13119">
          <w:t>sở</w:t>
        </w:r>
        <w:proofErr w:type="spellEnd"/>
        <w:r w:rsidRPr="00B13119">
          <w:t xml:space="preserve"> </w:t>
        </w:r>
        <w:proofErr w:type="spellStart"/>
        <w:r w:rsidRPr="00B13119">
          <w:t>dữ</w:t>
        </w:r>
        <w:proofErr w:type="spellEnd"/>
        <w:r w:rsidRPr="00B13119">
          <w:t xml:space="preserve"> </w:t>
        </w:r>
        <w:proofErr w:type="spellStart"/>
        <w:r w:rsidRPr="00B13119">
          <w:t>liệu</w:t>
        </w:r>
        <w:proofErr w:type="spellEnd"/>
        <w:r w:rsidRPr="00B13119">
          <w:t xml:space="preserve"> </w:t>
        </w:r>
        <w:proofErr w:type="spellStart"/>
        <w:r w:rsidRPr="00B13119">
          <w:t>của</w:t>
        </w:r>
        <w:proofErr w:type="spellEnd"/>
        <w:r w:rsidRPr="00B13119">
          <w:t xml:space="preserve"> </w:t>
        </w:r>
        <w:proofErr w:type="spellStart"/>
        <w:r w:rsidRPr="00B13119">
          <w:t>hệ</w:t>
        </w:r>
        <w:proofErr w:type="spellEnd"/>
        <w:r w:rsidRPr="00B13119">
          <w:t xml:space="preserve"> </w:t>
        </w:r>
        <w:proofErr w:type="spellStart"/>
        <w:r w:rsidRPr="00B13119">
          <w:t>thống</w:t>
        </w:r>
        <w:proofErr w:type="spellEnd"/>
        <w:r w:rsidRPr="00B13119">
          <w:t xml:space="preserve"> </w:t>
        </w:r>
        <w:proofErr w:type="spellStart"/>
        <w:r w:rsidRPr="00B13119">
          <w:t>là</w:t>
        </w:r>
        <w:proofErr w:type="spellEnd"/>
        <w:r w:rsidRPr="00B13119">
          <w:t xml:space="preserve"> </w:t>
        </w:r>
        <w:proofErr w:type="spellStart"/>
        <w:r w:rsidRPr="00B13119">
          <w:t>chuyển</w:t>
        </w:r>
        <w:proofErr w:type="spellEnd"/>
        <w:r w:rsidRPr="00B13119">
          <w:t xml:space="preserve"> sang </w:t>
        </w:r>
        <w:proofErr w:type="spellStart"/>
        <w:r w:rsidRPr="00B13119">
          <w:t>mô</w:t>
        </w:r>
        <w:proofErr w:type="spellEnd"/>
        <w:r w:rsidRPr="00B13119">
          <w:t xml:space="preserve"> </w:t>
        </w:r>
        <w:proofErr w:type="spellStart"/>
        <w:r w:rsidRPr="00B13119">
          <w:t>hình</w:t>
        </w:r>
        <w:proofErr w:type="spellEnd"/>
        <w:r w:rsidRPr="00B13119">
          <w:t xml:space="preserve"> </w:t>
        </w:r>
        <w:proofErr w:type="spellStart"/>
        <w:r w:rsidRPr="00B13119">
          <w:t>quan</w:t>
        </w:r>
        <w:proofErr w:type="spellEnd"/>
        <w:r w:rsidRPr="00B13119">
          <w:t xml:space="preserve"> </w:t>
        </w:r>
        <w:proofErr w:type="spellStart"/>
        <w:r w:rsidRPr="00B13119">
          <w:t>hệ.Bước</w:t>
        </w:r>
        <w:proofErr w:type="spellEnd"/>
        <w:r w:rsidRPr="00B13119">
          <w:t xml:space="preserve"> </w:t>
        </w:r>
        <w:proofErr w:type="spellStart"/>
        <w:r w:rsidRPr="00B13119">
          <w:t>này</w:t>
        </w:r>
        <w:proofErr w:type="spellEnd"/>
        <w:r w:rsidRPr="00B13119">
          <w:t xml:space="preserve"> </w:t>
        </w:r>
        <w:proofErr w:type="spellStart"/>
        <w:r w:rsidRPr="00B13119">
          <w:t>gồm</w:t>
        </w:r>
        <w:proofErr w:type="spellEnd"/>
        <w:r w:rsidRPr="00B13119">
          <w:t xml:space="preserve"> 2 </w:t>
        </w:r>
        <w:proofErr w:type="spellStart"/>
        <w:r w:rsidRPr="00B13119">
          <w:t>bước</w:t>
        </w:r>
        <w:proofErr w:type="spellEnd"/>
        <w:r w:rsidRPr="00B13119">
          <w:t xml:space="preserve"> </w:t>
        </w:r>
        <w:proofErr w:type="spellStart"/>
        <w:r w:rsidRPr="00B13119">
          <w:t>nhỏ</w:t>
        </w:r>
        <w:proofErr w:type="spellEnd"/>
        <w:r w:rsidRPr="00B13119">
          <w:t xml:space="preserve"> </w:t>
        </w:r>
        <w:proofErr w:type="spellStart"/>
        <w:r w:rsidRPr="00B13119">
          <w:t>là</w:t>
        </w:r>
        <w:proofErr w:type="spellEnd"/>
        <w:r w:rsidRPr="00B13119">
          <w:t xml:space="preserve"> </w:t>
        </w:r>
        <w:proofErr w:type="spellStart"/>
        <w:r w:rsidRPr="00B13119">
          <w:t>chuyển</w:t>
        </w:r>
        <w:proofErr w:type="spellEnd"/>
        <w:r w:rsidRPr="00B13119">
          <w:t xml:space="preserve"> </w:t>
        </w:r>
        <w:proofErr w:type="spellStart"/>
        <w:r w:rsidRPr="00B13119">
          <w:t>từ</w:t>
        </w:r>
        <w:proofErr w:type="spellEnd"/>
        <w:r w:rsidRPr="00B13119">
          <w:t xml:space="preserve"> </w:t>
        </w:r>
        <w:proofErr w:type="spellStart"/>
        <w:r w:rsidRPr="00B13119">
          <w:t>thực</w:t>
        </w:r>
        <w:proofErr w:type="spellEnd"/>
        <w:r w:rsidRPr="00B13119">
          <w:t xml:space="preserve"> </w:t>
        </w:r>
        <w:proofErr w:type="spellStart"/>
        <w:r w:rsidRPr="00B13119">
          <w:t>thể</w:t>
        </w:r>
        <w:proofErr w:type="spellEnd"/>
        <w:r w:rsidRPr="00B13119">
          <w:t xml:space="preserve"> sang </w:t>
        </w:r>
        <w:proofErr w:type="spellStart"/>
        <w:r w:rsidRPr="00B13119">
          <w:t>quan</w:t>
        </w:r>
        <w:proofErr w:type="spellEnd"/>
        <w:r w:rsidRPr="00B13119">
          <w:t xml:space="preserve"> </w:t>
        </w:r>
        <w:proofErr w:type="spellStart"/>
        <w:r w:rsidRPr="00B13119">
          <w:t>hệ</w:t>
        </w:r>
        <w:proofErr w:type="spellEnd"/>
        <w:r w:rsidRPr="00B13119">
          <w:t xml:space="preserve"> </w:t>
        </w:r>
        <w:proofErr w:type="spellStart"/>
        <w:r w:rsidRPr="00B13119">
          <w:t>và</w:t>
        </w:r>
        <w:proofErr w:type="spellEnd"/>
        <w:r w:rsidRPr="00B13119">
          <w:t xml:space="preserve"> </w:t>
        </w:r>
        <w:proofErr w:type="spellStart"/>
        <w:r w:rsidRPr="00B13119">
          <w:t>từ</w:t>
        </w:r>
        <w:proofErr w:type="spellEnd"/>
        <w:r w:rsidRPr="00B13119">
          <w:t xml:space="preserve"> </w:t>
        </w:r>
        <w:proofErr w:type="spellStart"/>
        <w:r w:rsidRPr="00B13119">
          <w:t>liên</w:t>
        </w:r>
        <w:proofErr w:type="spellEnd"/>
        <w:r w:rsidRPr="00B13119">
          <w:t xml:space="preserve"> </w:t>
        </w:r>
        <w:proofErr w:type="spellStart"/>
        <w:r w:rsidRPr="00B13119">
          <w:t>kết</w:t>
        </w:r>
        <w:proofErr w:type="spellEnd"/>
        <w:r w:rsidRPr="00B13119">
          <w:t xml:space="preserve"> sang </w:t>
        </w:r>
        <w:proofErr w:type="spellStart"/>
        <w:r w:rsidRPr="00B13119">
          <w:t>quan</w:t>
        </w:r>
        <w:proofErr w:type="spellEnd"/>
        <w:r w:rsidRPr="00B13119">
          <w:t xml:space="preserve"> </w:t>
        </w:r>
        <w:proofErr w:type="spellStart"/>
        <w:r w:rsidRPr="00B13119">
          <w:t>hệ</w:t>
        </w:r>
        <w:proofErr w:type="spellEnd"/>
        <w:r w:rsidRPr="00B13119">
          <w:t xml:space="preserve"> </w:t>
        </w:r>
        <w:proofErr w:type="spellStart"/>
        <w:r w:rsidRPr="00B13119">
          <w:t>được</w:t>
        </w:r>
        <w:proofErr w:type="spellEnd"/>
        <w:r w:rsidRPr="00B13119">
          <w:t xml:space="preserve"> </w:t>
        </w:r>
        <w:proofErr w:type="spellStart"/>
        <w:r w:rsidRPr="00B13119">
          <w:t>chình</w:t>
        </w:r>
        <w:proofErr w:type="spellEnd"/>
        <w:r w:rsidRPr="00B13119">
          <w:t xml:space="preserve"> </w:t>
        </w:r>
        <w:proofErr w:type="spellStart"/>
        <w:r w:rsidRPr="00B13119">
          <w:t>bày</w:t>
        </w:r>
        <w:proofErr w:type="spellEnd"/>
        <w:r w:rsidRPr="00B13119">
          <w:t xml:space="preserve"> </w:t>
        </w:r>
        <w:proofErr w:type="spellStart"/>
        <w:r w:rsidRPr="00B13119">
          <w:t>dưới</w:t>
        </w:r>
        <w:proofErr w:type="spellEnd"/>
        <w:r w:rsidRPr="00B13119">
          <w:t xml:space="preserve"> </w:t>
        </w:r>
        <w:proofErr w:type="spellStart"/>
        <w:r w:rsidRPr="00B13119">
          <w:t>đây</w:t>
        </w:r>
        <w:proofErr w:type="spellEnd"/>
      </w:ins>
    </w:p>
    <w:p w14:paraId="56657293" w14:textId="77777777" w:rsidR="00D76CD8" w:rsidRPr="00D76CD8" w:rsidRDefault="00D76CD8" w:rsidP="00D76CD8">
      <w:pPr>
        <w:pStyle w:val="Heading4"/>
        <w:numPr>
          <w:ilvl w:val="0"/>
          <w:numId w:val="44"/>
        </w:numPr>
        <w:spacing w:before="40" w:line="360" w:lineRule="auto"/>
        <w:jc w:val="both"/>
        <w:rPr>
          <w:ins w:id="2976" w:author="Công Nguyễn Văn" w:date="2019-09-05T13:41:00Z"/>
          <w:color w:val="auto"/>
          <w:rPrChange w:id="2977" w:author="Công Nguyễn Văn" w:date="2019-09-05T13:42:00Z">
            <w:rPr>
              <w:ins w:id="2978" w:author="Công Nguyễn Văn" w:date="2019-09-05T13:41:00Z"/>
            </w:rPr>
          </w:rPrChange>
        </w:rPr>
      </w:pPr>
      <w:ins w:id="2979" w:author="Công Nguyễn Văn" w:date="2019-09-05T13:41:00Z">
        <w:r w:rsidRPr="00D76CD8">
          <w:rPr>
            <w:color w:val="auto"/>
            <w:rPrChange w:id="2980" w:author="Công Nguyễn Văn" w:date="2019-09-05T13:42:00Z">
              <w:rPr/>
            </w:rPrChange>
          </w:rPr>
          <w:t xml:space="preserve"> </w:t>
        </w:r>
        <w:bookmarkStart w:id="2981" w:name="_Toc18584509"/>
        <w:proofErr w:type="spellStart"/>
        <w:r w:rsidRPr="00D76CD8">
          <w:rPr>
            <w:color w:val="auto"/>
            <w:rPrChange w:id="2982" w:author="Công Nguyễn Văn" w:date="2019-09-05T13:42:00Z">
              <w:rPr/>
            </w:rPrChange>
          </w:rPr>
          <w:t>Chuyển</w:t>
        </w:r>
        <w:proofErr w:type="spellEnd"/>
        <w:r w:rsidRPr="00D76CD8">
          <w:rPr>
            <w:color w:val="auto"/>
            <w:rPrChange w:id="2983" w:author="Công Nguyễn Văn" w:date="2019-09-05T13:42:00Z">
              <w:rPr/>
            </w:rPrChange>
          </w:rPr>
          <w:t xml:space="preserve"> </w:t>
        </w:r>
        <w:proofErr w:type="spellStart"/>
        <w:r w:rsidRPr="00D76CD8">
          <w:rPr>
            <w:color w:val="auto"/>
            <w:rPrChange w:id="2984" w:author="Công Nguyễn Văn" w:date="2019-09-05T13:42:00Z">
              <w:rPr/>
            </w:rPrChange>
          </w:rPr>
          <w:t>từ</w:t>
        </w:r>
        <w:proofErr w:type="spellEnd"/>
        <w:r w:rsidRPr="00D76CD8">
          <w:rPr>
            <w:color w:val="auto"/>
            <w:rPrChange w:id="2985" w:author="Công Nguyễn Văn" w:date="2019-09-05T13:42:00Z">
              <w:rPr/>
            </w:rPrChange>
          </w:rPr>
          <w:t xml:space="preserve"> </w:t>
        </w:r>
        <w:proofErr w:type="spellStart"/>
        <w:r w:rsidRPr="00D76CD8">
          <w:rPr>
            <w:color w:val="auto"/>
            <w:rPrChange w:id="2986" w:author="Công Nguyễn Văn" w:date="2019-09-05T13:42:00Z">
              <w:rPr/>
            </w:rPrChange>
          </w:rPr>
          <w:t>thực</w:t>
        </w:r>
        <w:proofErr w:type="spellEnd"/>
        <w:r w:rsidRPr="00D76CD8">
          <w:rPr>
            <w:color w:val="auto"/>
            <w:rPrChange w:id="2987" w:author="Công Nguyễn Văn" w:date="2019-09-05T13:42:00Z">
              <w:rPr/>
            </w:rPrChange>
          </w:rPr>
          <w:t xml:space="preserve"> </w:t>
        </w:r>
        <w:proofErr w:type="spellStart"/>
        <w:r w:rsidRPr="00D76CD8">
          <w:rPr>
            <w:color w:val="auto"/>
            <w:rPrChange w:id="2988" w:author="Công Nguyễn Văn" w:date="2019-09-05T13:42:00Z">
              <w:rPr/>
            </w:rPrChange>
          </w:rPr>
          <w:t>thể</w:t>
        </w:r>
        <w:proofErr w:type="spellEnd"/>
        <w:r w:rsidRPr="00D76CD8">
          <w:rPr>
            <w:color w:val="auto"/>
            <w:rPrChange w:id="2989" w:author="Công Nguyễn Văn" w:date="2019-09-05T13:42:00Z">
              <w:rPr/>
            </w:rPrChange>
          </w:rPr>
          <w:t xml:space="preserve"> sang </w:t>
        </w:r>
        <w:proofErr w:type="spellStart"/>
        <w:r w:rsidRPr="00D76CD8">
          <w:rPr>
            <w:color w:val="auto"/>
            <w:rPrChange w:id="2990" w:author="Công Nguyễn Văn" w:date="2019-09-05T13:42:00Z">
              <w:rPr/>
            </w:rPrChange>
          </w:rPr>
          <w:t>quan</w:t>
        </w:r>
        <w:proofErr w:type="spellEnd"/>
        <w:r w:rsidRPr="00D76CD8">
          <w:rPr>
            <w:color w:val="auto"/>
            <w:rPrChange w:id="2991" w:author="Công Nguyễn Văn" w:date="2019-09-05T13:42:00Z">
              <w:rPr/>
            </w:rPrChange>
          </w:rPr>
          <w:t xml:space="preserve"> </w:t>
        </w:r>
        <w:proofErr w:type="spellStart"/>
        <w:r w:rsidRPr="00D76CD8">
          <w:rPr>
            <w:color w:val="auto"/>
            <w:rPrChange w:id="2992" w:author="Công Nguyễn Văn" w:date="2019-09-05T13:42:00Z">
              <w:rPr/>
            </w:rPrChange>
          </w:rPr>
          <w:t>hệ</w:t>
        </w:r>
        <w:bookmarkEnd w:id="2981"/>
        <w:proofErr w:type="spellEnd"/>
      </w:ins>
    </w:p>
    <w:p w14:paraId="0CE95C8E" w14:textId="77777777" w:rsidR="00D76CD8" w:rsidRDefault="00D76CD8" w:rsidP="00D76CD8">
      <w:pPr>
        <w:rPr>
          <w:ins w:id="2993" w:author="Công Nguyễn Văn" w:date="2019-09-05T13:41:00Z"/>
        </w:rPr>
      </w:pPr>
      <w:proofErr w:type="spellStart"/>
      <w:ins w:id="2994" w:author="Công Nguyễn Văn" w:date="2019-09-05T13:41:00Z">
        <w:r w:rsidRPr="004B3B9D">
          <w:t>Để</w:t>
        </w:r>
        <w:proofErr w:type="spellEnd"/>
        <w:r w:rsidRPr="004B3B9D">
          <w:t xml:space="preserve"> </w:t>
        </w:r>
        <w:proofErr w:type="spellStart"/>
        <w:r w:rsidRPr="004B3B9D">
          <w:t>chuyền</w:t>
        </w:r>
        <w:proofErr w:type="spellEnd"/>
        <w:r w:rsidRPr="004B3B9D">
          <w:t xml:space="preserve"> </w:t>
        </w:r>
        <w:proofErr w:type="spellStart"/>
        <w:r w:rsidRPr="004B3B9D">
          <w:t>từ</w:t>
        </w:r>
        <w:proofErr w:type="spellEnd"/>
        <w:r w:rsidRPr="004B3B9D">
          <w:t xml:space="preserve"> </w:t>
        </w:r>
        <w:proofErr w:type="spellStart"/>
        <w:r w:rsidRPr="004B3B9D">
          <w:t>thực</w:t>
        </w:r>
        <w:proofErr w:type="spellEnd"/>
        <w:r w:rsidRPr="004B3B9D">
          <w:t xml:space="preserve"> </w:t>
        </w:r>
        <w:proofErr w:type="spellStart"/>
        <w:r w:rsidRPr="004B3B9D">
          <w:t>thể</w:t>
        </w:r>
        <w:proofErr w:type="spellEnd"/>
        <w:r w:rsidRPr="004B3B9D">
          <w:t xml:space="preserve"> sang </w:t>
        </w:r>
        <w:proofErr w:type="spellStart"/>
        <w:r w:rsidRPr="004B3B9D">
          <w:t>quan</w:t>
        </w:r>
        <w:proofErr w:type="spellEnd"/>
        <w:r w:rsidRPr="004B3B9D">
          <w:t xml:space="preserve"> </w:t>
        </w:r>
        <w:proofErr w:type="spellStart"/>
        <w:r w:rsidRPr="004B3B9D">
          <w:t>hệ</w:t>
        </w:r>
        <w:proofErr w:type="spellEnd"/>
        <w:r w:rsidRPr="004B3B9D">
          <w:t xml:space="preserve">, ta </w:t>
        </w:r>
        <w:proofErr w:type="spellStart"/>
        <w:r w:rsidRPr="004B3B9D">
          <w:t>d</w:t>
        </w:r>
        <w:r w:rsidRPr="00B50954">
          <w:t>ựa</w:t>
        </w:r>
        <w:proofErr w:type="spellEnd"/>
        <w:r w:rsidRPr="00B50954">
          <w:t xml:space="preserve"> </w:t>
        </w:r>
        <w:proofErr w:type="spellStart"/>
        <w:r w:rsidRPr="00B50954">
          <w:t>vào</w:t>
        </w:r>
        <w:proofErr w:type="spellEnd"/>
        <w:r w:rsidRPr="00B50954">
          <w:t xml:space="preserve"> </w:t>
        </w:r>
        <w:proofErr w:type="spellStart"/>
        <w:r w:rsidRPr="00B50954">
          <w:t>quy</w:t>
        </w:r>
        <w:proofErr w:type="spellEnd"/>
        <w:r w:rsidRPr="00B50954">
          <w:t xml:space="preserve"> </w:t>
        </w:r>
        <w:proofErr w:type="spellStart"/>
        <w:r w:rsidRPr="00B50954">
          <w:t>tắc</w:t>
        </w:r>
        <w:proofErr w:type="spellEnd"/>
        <w:r w:rsidRPr="00B50954">
          <w:t xml:space="preserve"> </w:t>
        </w:r>
        <w:proofErr w:type="spellStart"/>
        <w:r w:rsidRPr="00B50954">
          <w:t>sau</w:t>
        </w:r>
        <w:proofErr w:type="spellEnd"/>
        <w:r w:rsidRPr="00B50954">
          <w:t>:</w:t>
        </w:r>
      </w:ins>
    </w:p>
    <w:p w14:paraId="6F905D52" w14:textId="77777777" w:rsidR="00D76CD8" w:rsidRDefault="00D76CD8" w:rsidP="00D76CD8">
      <w:pPr>
        <w:pStyle w:val="ListParagraph"/>
        <w:numPr>
          <w:ilvl w:val="0"/>
          <w:numId w:val="40"/>
        </w:numPr>
        <w:spacing w:line="360" w:lineRule="auto"/>
        <w:jc w:val="both"/>
        <w:rPr>
          <w:ins w:id="2995" w:author="Công Nguyễn Văn" w:date="2019-09-05T13:41:00Z"/>
        </w:rPr>
      </w:pPr>
      <w:proofErr w:type="spellStart"/>
      <w:ins w:id="2996" w:author="Công Nguyễn Văn" w:date="2019-09-05T13:41:00Z">
        <w:r w:rsidRPr="00B50954">
          <w:t>Tên</w:t>
        </w:r>
        <w:proofErr w:type="spellEnd"/>
        <w:r w:rsidRPr="00B50954">
          <w:t xml:space="preserve"> </w:t>
        </w:r>
        <w:proofErr w:type="spellStart"/>
        <w:r w:rsidRPr="00B50954">
          <w:t>thực</w:t>
        </w:r>
        <w:proofErr w:type="spellEnd"/>
        <w:r w:rsidRPr="00B50954">
          <w:t xml:space="preserve"> </w:t>
        </w:r>
        <w:proofErr w:type="spellStart"/>
        <w:r w:rsidRPr="00B50954">
          <w:t>thể</w:t>
        </w:r>
        <w:proofErr w:type="spellEnd"/>
        <w:r w:rsidRPr="00B50954">
          <w:t xml:space="preserve"> </w:t>
        </w:r>
        <w:proofErr w:type="spellStart"/>
        <w:r w:rsidRPr="00B50954">
          <w:t>chuyển</w:t>
        </w:r>
        <w:proofErr w:type="spellEnd"/>
        <w:r w:rsidRPr="00B50954">
          <w:t xml:space="preserve"> </w:t>
        </w:r>
        <w:proofErr w:type="spellStart"/>
        <w:r w:rsidRPr="00B50954">
          <w:t>thành</w:t>
        </w:r>
        <w:proofErr w:type="spellEnd"/>
        <w:r w:rsidRPr="00B50954">
          <w:t xml:space="preserve"> </w:t>
        </w:r>
        <w:proofErr w:type="spellStart"/>
        <w:r w:rsidRPr="00B50954">
          <w:t>tên</w:t>
        </w:r>
        <w:proofErr w:type="spellEnd"/>
        <w:r w:rsidRPr="00B50954">
          <w:t xml:space="preserve"> </w:t>
        </w:r>
        <w:proofErr w:type="spellStart"/>
        <w:r w:rsidRPr="00B50954">
          <w:t>quan</w:t>
        </w:r>
        <w:proofErr w:type="spellEnd"/>
        <w:r w:rsidRPr="00B50954">
          <w:t xml:space="preserve"> </w:t>
        </w:r>
        <w:proofErr w:type="spellStart"/>
        <w:r w:rsidRPr="00B50954">
          <w:t>hệ</w:t>
        </w:r>
        <w:proofErr w:type="spellEnd"/>
      </w:ins>
    </w:p>
    <w:p w14:paraId="1058F34D" w14:textId="77777777" w:rsidR="00D76CD8" w:rsidRDefault="00D76CD8" w:rsidP="00D76CD8">
      <w:pPr>
        <w:pStyle w:val="ListParagraph"/>
        <w:numPr>
          <w:ilvl w:val="0"/>
          <w:numId w:val="40"/>
        </w:numPr>
        <w:spacing w:line="360" w:lineRule="auto"/>
        <w:jc w:val="both"/>
        <w:rPr>
          <w:ins w:id="2997" w:author="Công Nguyễn Văn" w:date="2019-09-05T13:41:00Z"/>
        </w:rPr>
      </w:pPr>
      <w:proofErr w:type="spellStart"/>
      <w:ins w:id="2998" w:author="Công Nguyễn Văn" w:date="2019-09-05T13:41:00Z">
        <w:r w:rsidRPr="00B50954">
          <w:t>Các</w:t>
        </w:r>
        <w:proofErr w:type="spellEnd"/>
        <w:r w:rsidRPr="00B50954">
          <w:t xml:space="preserve"> </w:t>
        </w:r>
        <w:proofErr w:type="spellStart"/>
        <w:r w:rsidRPr="00B50954">
          <w:t>thuộc</w:t>
        </w:r>
        <w:proofErr w:type="spellEnd"/>
        <w:r w:rsidRPr="00B50954">
          <w:t xml:space="preserve"> </w:t>
        </w:r>
        <w:proofErr w:type="spellStart"/>
        <w:r w:rsidRPr="00B50954">
          <w:t>tính</w:t>
        </w:r>
        <w:proofErr w:type="spellEnd"/>
        <w:r w:rsidRPr="00B50954">
          <w:t xml:space="preserve"> </w:t>
        </w:r>
        <w:proofErr w:type="spellStart"/>
        <w:r w:rsidRPr="00B50954">
          <w:t>của</w:t>
        </w:r>
        <w:proofErr w:type="spellEnd"/>
        <w:r w:rsidRPr="00B50954">
          <w:t xml:space="preserve"> </w:t>
        </w:r>
        <w:proofErr w:type="spellStart"/>
        <w:r w:rsidRPr="00B50954">
          <w:t>thực</w:t>
        </w:r>
        <w:proofErr w:type="spellEnd"/>
        <w:r w:rsidRPr="00B50954">
          <w:t xml:space="preserve"> </w:t>
        </w:r>
        <w:proofErr w:type="spellStart"/>
        <w:r w:rsidRPr="00B50954">
          <w:t>thể</w:t>
        </w:r>
        <w:proofErr w:type="spellEnd"/>
        <w:r w:rsidRPr="00B50954">
          <w:t xml:space="preserve"> </w:t>
        </w:r>
        <w:proofErr w:type="spellStart"/>
        <w:r w:rsidRPr="00B50954">
          <w:t>chuyển</w:t>
        </w:r>
        <w:proofErr w:type="spellEnd"/>
        <w:r w:rsidRPr="00B50954">
          <w:t xml:space="preserve"> </w:t>
        </w:r>
        <w:proofErr w:type="spellStart"/>
        <w:r w:rsidRPr="00B50954">
          <w:t>thành</w:t>
        </w:r>
        <w:proofErr w:type="spellEnd"/>
        <w:r w:rsidRPr="00B50954">
          <w:t xml:space="preserve"> </w:t>
        </w:r>
        <w:proofErr w:type="spellStart"/>
        <w:r w:rsidRPr="00B50954">
          <w:t>các</w:t>
        </w:r>
        <w:proofErr w:type="spellEnd"/>
        <w:r w:rsidRPr="00B50954">
          <w:t xml:space="preserve"> </w:t>
        </w:r>
        <w:proofErr w:type="spellStart"/>
        <w:r w:rsidRPr="00B50954">
          <w:t>thuộc</w:t>
        </w:r>
        <w:proofErr w:type="spellEnd"/>
        <w:r w:rsidRPr="00B50954">
          <w:t xml:space="preserve"> </w:t>
        </w:r>
        <w:proofErr w:type="spellStart"/>
        <w:r w:rsidRPr="00B50954">
          <w:t>tính</w:t>
        </w:r>
        <w:proofErr w:type="spellEnd"/>
        <w:r w:rsidRPr="00B50954">
          <w:t xml:space="preserve"> </w:t>
        </w:r>
        <w:proofErr w:type="spellStart"/>
        <w:r w:rsidRPr="00B50954">
          <w:t>của</w:t>
        </w:r>
        <w:proofErr w:type="spellEnd"/>
        <w:r w:rsidRPr="00B50954">
          <w:t xml:space="preserve"> </w:t>
        </w:r>
        <w:proofErr w:type="spellStart"/>
        <w:r w:rsidRPr="00B50954">
          <w:t>quan</w:t>
        </w:r>
        <w:proofErr w:type="spellEnd"/>
        <w:r w:rsidRPr="00B50954">
          <w:t xml:space="preserve"> </w:t>
        </w:r>
        <w:proofErr w:type="spellStart"/>
        <w:r w:rsidRPr="00B50954">
          <w:t>hệ</w:t>
        </w:r>
        <w:proofErr w:type="spellEnd"/>
        <w:r w:rsidRPr="00B50954">
          <w:t>.</w:t>
        </w:r>
      </w:ins>
    </w:p>
    <w:p w14:paraId="3F7A82A7" w14:textId="77777777" w:rsidR="00D76CD8" w:rsidRPr="00B50954" w:rsidRDefault="00D76CD8" w:rsidP="00D76CD8">
      <w:pPr>
        <w:rPr>
          <w:ins w:id="2999" w:author="Công Nguyễn Văn" w:date="2019-09-05T13:41:00Z"/>
        </w:rPr>
      </w:pPr>
      <w:ins w:id="3000" w:author="Công Nguyễn Văn" w:date="2019-09-05T13:41:00Z">
        <w:r w:rsidRPr="00B50954">
          <w:t xml:space="preserve">Ta </w:t>
        </w:r>
        <w:proofErr w:type="spellStart"/>
        <w:r w:rsidRPr="00B50954">
          <w:t>chuyển</w:t>
        </w:r>
        <w:proofErr w:type="spellEnd"/>
        <w:r w:rsidRPr="00B50954">
          <w:t xml:space="preserve"> </w:t>
        </w:r>
        <w:proofErr w:type="spellStart"/>
        <w:r w:rsidRPr="00B50954">
          <w:t>các</w:t>
        </w:r>
        <w:proofErr w:type="spellEnd"/>
        <w:r w:rsidRPr="00B50954">
          <w:t xml:space="preserve"> </w:t>
        </w:r>
        <w:proofErr w:type="spellStart"/>
        <w:r w:rsidRPr="00B50954">
          <w:t>thực</w:t>
        </w:r>
        <w:proofErr w:type="spellEnd"/>
        <w:r w:rsidRPr="00B50954">
          <w:t xml:space="preserve"> </w:t>
        </w:r>
        <w:proofErr w:type="spellStart"/>
        <w:r w:rsidRPr="00B50954">
          <w:t>thể</w:t>
        </w:r>
        <w:proofErr w:type="spellEnd"/>
        <w:r w:rsidRPr="00B50954">
          <w:t xml:space="preserve"> sang </w:t>
        </w:r>
        <w:proofErr w:type="spellStart"/>
        <w:r w:rsidRPr="00B50954">
          <w:t>các</w:t>
        </w:r>
        <w:proofErr w:type="spellEnd"/>
        <w:r w:rsidRPr="00B50954">
          <w:t xml:space="preserve"> </w:t>
        </w:r>
        <w:proofErr w:type="spellStart"/>
        <w:r w:rsidRPr="00B50954">
          <w:t>quan</w:t>
        </w:r>
        <w:proofErr w:type="spellEnd"/>
        <w:r w:rsidRPr="00B50954">
          <w:t xml:space="preserve"> </w:t>
        </w:r>
        <w:proofErr w:type="spellStart"/>
        <w:r w:rsidRPr="00B50954">
          <w:t>hệ</w:t>
        </w:r>
        <w:proofErr w:type="spellEnd"/>
        <w:r w:rsidRPr="00B50954">
          <w:t xml:space="preserve"> </w:t>
        </w:r>
        <w:proofErr w:type="spellStart"/>
        <w:r w:rsidRPr="00B50954">
          <w:t>như</w:t>
        </w:r>
        <w:proofErr w:type="spellEnd"/>
        <w:r w:rsidRPr="00B50954">
          <w:t xml:space="preserve"> </w:t>
        </w:r>
        <w:proofErr w:type="spellStart"/>
        <w:r w:rsidRPr="00B50954">
          <w:t>sau</w:t>
        </w:r>
        <w:proofErr w:type="spellEnd"/>
        <w:r w:rsidRPr="00B50954">
          <w:t>:</w:t>
        </w:r>
      </w:ins>
    </w:p>
    <w:p w14:paraId="59F3048D" w14:textId="77777777" w:rsidR="00D76CD8" w:rsidRPr="003930B1" w:rsidRDefault="00D76CD8" w:rsidP="00D76CD8">
      <w:pPr>
        <w:pStyle w:val="ListParagraph"/>
        <w:numPr>
          <w:ilvl w:val="0"/>
          <w:numId w:val="43"/>
        </w:numPr>
        <w:spacing w:line="360" w:lineRule="auto"/>
        <w:jc w:val="both"/>
        <w:rPr>
          <w:ins w:id="3001" w:author="Công Nguyễn Văn" w:date="2019-09-05T13:41:00Z"/>
        </w:rPr>
      </w:pPr>
      <w:ins w:id="3002" w:author="Công Nguyễn Văn" w:date="2019-09-05T13:41:00Z">
        <w:r w:rsidRPr="003930B1">
          <w:t>Admin (</w:t>
        </w:r>
        <w:proofErr w:type="spellStart"/>
        <w:r w:rsidRPr="00B13119">
          <w:rPr>
            <w:b/>
            <w:bCs/>
          </w:rPr>
          <w:t>IDAd</w:t>
        </w:r>
        <w:proofErr w:type="spellEnd"/>
        <w:r w:rsidRPr="00B13119">
          <w:rPr>
            <w:b/>
            <w:bCs/>
          </w:rPr>
          <w:t>,</w:t>
        </w:r>
        <w:r w:rsidRPr="003930B1">
          <w:t xml:space="preserve"> </w:t>
        </w:r>
        <w:proofErr w:type="spellStart"/>
        <w:r w:rsidRPr="003930B1">
          <w:t>Tên</w:t>
        </w:r>
        <w:proofErr w:type="spellEnd"/>
        <w:r w:rsidRPr="003930B1">
          <w:t xml:space="preserve"> </w:t>
        </w:r>
        <w:proofErr w:type="spellStart"/>
        <w:r w:rsidRPr="003930B1">
          <w:t>tài</w:t>
        </w:r>
        <w:proofErr w:type="spellEnd"/>
        <w:r w:rsidRPr="003930B1">
          <w:t xml:space="preserve"> </w:t>
        </w:r>
        <w:proofErr w:type="spellStart"/>
        <w:r w:rsidRPr="003930B1">
          <w:t>khoản</w:t>
        </w:r>
        <w:proofErr w:type="spellEnd"/>
        <w:r w:rsidRPr="003930B1">
          <w:t xml:space="preserve"> admin, </w:t>
        </w:r>
        <w:proofErr w:type="spellStart"/>
        <w:r w:rsidRPr="003930B1">
          <w:t>mật</w:t>
        </w:r>
        <w:proofErr w:type="spellEnd"/>
        <w:r w:rsidRPr="003930B1">
          <w:t xml:space="preserve"> </w:t>
        </w:r>
        <w:proofErr w:type="spellStart"/>
        <w:r w:rsidRPr="003930B1">
          <w:t>khẩu</w:t>
        </w:r>
        <w:proofErr w:type="spellEnd"/>
        <w:r w:rsidRPr="003930B1">
          <w:t>)</w:t>
        </w:r>
      </w:ins>
    </w:p>
    <w:p w14:paraId="5B0284CA" w14:textId="3CBF60B8" w:rsidR="00D76CD8" w:rsidRPr="00B13119" w:rsidRDefault="00CB2F3D" w:rsidP="00D76CD8">
      <w:pPr>
        <w:pStyle w:val="ListParagraph"/>
        <w:numPr>
          <w:ilvl w:val="0"/>
          <w:numId w:val="43"/>
        </w:numPr>
        <w:spacing w:line="360" w:lineRule="auto"/>
        <w:jc w:val="both"/>
        <w:rPr>
          <w:ins w:id="3003" w:author="Công Nguyễn Văn" w:date="2019-09-05T13:41:00Z"/>
          <w:b/>
          <w:bCs/>
        </w:rPr>
      </w:pPr>
      <w:proofErr w:type="spellStart"/>
      <w:ins w:id="3004" w:author="Công Nguyễn Văn" w:date="2019-09-05T13:43:00Z">
        <w:r>
          <w:t>Nhân</w:t>
        </w:r>
        <w:proofErr w:type="spellEnd"/>
        <w:r>
          <w:t xml:space="preserve"> </w:t>
        </w:r>
        <w:proofErr w:type="spellStart"/>
        <w:r>
          <w:t>viên</w:t>
        </w:r>
      </w:ins>
      <w:proofErr w:type="spellEnd"/>
      <w:ins w:id="3005" w:author="Công Nguyễn Văn" w:date="2019-09-05T13:41:00Z">
        <w:r w:rsidR="00D76CD8" w:rsidRPr="003930B1">
          <w:t xml:space="preserve"> (</w:t>
        </w:r>
        <w:proofErr w:type="spellStart"/>
        <w:r w:rsidR="00D76CD8" w:rsidRPr="00B13119">
          <w:rPr>
            <w:b/>
            <w:bCs/>
          </w:rPr>
          <w:t>IDNv</w:t>
        </w:r>
        <w:proofErr w:type="spellEnd"/>
        <w:r w:rsidR="00D76CD8" w:rsidRPr="00B13119">
          <w:rPr>
            <w:b/>
            <w:bCs/>
          </w:rPr>
          <w:t xml:space="preserve">, </w:t>
        </w:r>
        <w:proofErr w:type="spellStart"/>
        <w:r w:rsidR="00D76CD8" w:rsidRPr="003930B1">
          <w:t>Tên</w:t>
        </w:r>
        <w:proofErr w:type="spellEnd"/>
        <w:r w:rsidR="00D76CD8" w:rsidRPr="003930B1">
          <w:t xml:space="preserve">, </w:t>
        </w:r>
        <w:proofErr w:type="spellStart"/>
        <w:r w:rsidR="00D76CD8" w:rsidRPr="003930B1">
          <w:t>Số</w:t>
        </w:r>
        <w:proofErr w:type="spellEnd"/>
        <w:r w:rsidR="00D76CD8" w:rsidRPr="003930B1">
          <w:t xml:space="preserve"> </w:t>
        </w:r>
        <w:proofErr w:type="spellStart"/>
        <w:r w:rsidR="00D76CD8" w:rsidRPr="003930B1">
          <w:t>Đt</w:t>
        </w:r>
      </w:ins>
      <w:proofErr w:type="spellEnd"/>
      <w:ins w:id="3006" w:author="Công Nguyễn Văn" w:date="2019-09-05T13:43:00Z">
        <w:r>
          <w:t xml:space="preserve">, </w:t>
        </w:r>
        <w:proofErr w:type="spellStart"/>
        <w:r>
          <w:t>Địa</w:t>
        </w:r>
        <w:proofErr w:type="spellEnd"/>
        <w:r>
          <w:t xml:space="preserve"> </w:t>
        </w:r>
        <w:proofErr w:type="spellStart"/>
        <w:r>
          <w:t>chỉ</w:t>
        </w:r>
      </w:ins>
      <w:proofErr w:type="spellEnd"/>
      <w:ins w:id="3007" w:author="Công Nguyễn Văn" w:date="2019-09-05T13:41:00Z">
        <w:r w:rsidR="00D76CD8" w:rsidRPr="003930B1">
          <w:t>)</w:t>
        </w:r>
      </w:ins>
    </w:p>
    <w:p w14:paraId="0AAD24FC" w14:textId="3F54A113" w:rsidR="00D76CD8" w:rsidRPr="003930B1" w:rsidRDefault="00CB2F3D" w:rsidP="00D76CD8">
      <w:pPr>
        <w:pStyle w:val="ListParagraph"/>
        <w:numPr>
          <w:ilvl w:val="0"/>
          <w:numId w:val="43"/>
        </w:numPr>
        <w:spacing w:line="360" w:lineRule="auto"/>
        <w:jc w:val="both"/>
        <w:rPr>
          <w:ins w:id="3008" w:author="Công Nguyễn Văn" w:date="2019-09-05T13:41:00Z"/>
        </w:rPr>
      </w:pPr>
      <w:proofErr w:type="spellStart"/>
      <w:ins w:id="3009" w:author="Công Nguyễn Văn" w:date="2019-09-05T13:43:00Z">
        <w:r>
          <w:rPr>
            <w:rFonts w:hint="eastAsia"/>
          </w:rPr>
          <w:t>B</w:t>
        </w:r>
        <w:r>
          <w:t>ộ</w:t>
        </w:r>
        <w:proofErr w:type="spellEnd"/>
        <w:r>
          <w:t xml:space="preserve"> </w:t>
        </w:r>
        <w:proofErr w:type="spellStart"/>
        <w:r>
          <w:t>phận</w:t>
        </w:r>
      </w:ins>
      <w:proofErr w:type="spellEnd"/>
      <w:ins w:id="3010" w:author="Công Nguyễn Văn" w:date="2019-09-05T13:41:00Z">
        <w:r w:rsidR="00D76CD8" w:rsidRPr="003930B1">
          <w:t xml:space="preserve"> (</w:t>
        </w:r>
      </w:ins>
      <w:ins w:id="3011" w:author="Công Nguyễn Văn" w:date="2019-09-05T13:44:00Z">
        <w:r>
          <w:rPr>
            <w:b/>
            <w:bCs/>
          </w:rPr>
          <w:t>IDGR</w:t>
        </w:r>
      </w:ins>
      <w:ins w:id="3012" w:author="Công Nguyễn Văn" w:date="2019-09-05T13:41:00Z">
        <w:r w:rsidR="00D76CD8" w:rsidRPr="00B13119">
          <w:rPr>
            <w:b/>
            <w:bCs/>
          </w:rPr>
          <w:t xml:space="preserve">, </w:t>
        </w:r>
        <w:proofErr w:type="spellStart"/>
        <w:r w:rsidR="00D76CD8" w:rsidRPr="003930B1">
          <w:t>Tên</w:t>
        </w:r>
        <w:proofErr w:type="spellEnd"/>
        <w:r w:rsidR="00D76CD8" w:rsidRPr="003930B1">
          <w:t xml:space="preserve"> </w:t>
        </w:r>
      </w:ins>
      <w:proofErr w:type="spellStart"/>
      <w:ins w:id="3013" w:author="Công Nguyễn Văn" w:date="2019-09-05T13:44:00Z">
        <w:r>
          <w:t>bộ</w:t>
        </w:r>
        <w:proofErr w:type="spellEnd"/>
        <w:r>
          <w:t xml:space="preserve"> </w:t>
        </w:r>
        <w:proofErr w:type="spellStart"/>
        <w:r>
          <w:t>phận</w:t>
        </w:r>
      </w:ins>
      <w:proofErr w:type="spellEnd"/>
      <w:ins w:id="3014" w:author="Công Nguyễn Văn" w:date="2019-09-05T13:41:00Z">
        <w:r w:rsidR="00D76CD8" w:rsidRPr="003930B1">
          <w:t>)</w:t>
        </w:r>
      </w:ins>
    </w:p>
    <w:p w14:paraId="2F7084BB" w14:textId="66C248EA" w:rsidR="00D76CD8" w:rsidRPr="003930B1" w:rsidRDefault="00CB2F3D" w:rsidP="00D76CD8">
      <w:pPr>
        <w:pStyle w:val="ListParagraph"/>
        <w:numPr>
          <w:ilvl w:val="0"/>
          <w:numId w:val="43"/>
        </w:numPr>
        <w:spacing w:line="360" w:lineRule="auto"/>
        <w:jc w:val="both"/>
        <w:rPr>
          <w:ins w:id="3015" w:author="Công Nguyễn Văn" w:date="2019-09-05T13:41:00Z"/>
        </w:rPr>
      </w:pPr>
      <w:proofErr w:type="spellStart"/>
      <w:ins w:id="3016" w:author="Công Nguyễn Văn" w:date="2019-09-05T13:44:00Z">
        <w:r>
          <w:t>Môn</w:t>
        </w:r>
        <w:proofErr w:type="spellEnd"/>
        <w:r>
          <w:t xml:space="preserve"> </w:t>
        </w:r>
        <w:proofErr w:type="spellStart"/>
        <w:r>
          <w:t>học</w:t>
        </w:r>
      </w:ins>
      <w:proofErr w:type="spellEnd"/>
      <w:ins w:id="3017" w:author="Công Nguyễn Văn" w:date="2019-09-05T13:41:00Z">
        <w:r w:rsidR="00D76CD8" w:rsidRPr="003930B1">
          <w:t xml:space="preserve"> (</w:t>
        </w:r>
        <w:r w:rsidR="00D76CD8" w:rsidRPr="00B13119">
          <w:rPr>
            <w:b/>
            <w:bCs/>
          </w:rPr>
          <w:t>IDS</w:t>
        </w:r>
      </w:ins>
      <w:ins w:id="3018" w:author="Công Nguyễn Văn" w:date="2019-09-05T13:45:00Z">
        <w:r>
          <w:rPr>
            <w:b/>
            <w:bCs/>
          </w:rPr>
          <w:t xml:space="preserve">B, </w:t>
        </w:r>
        <w:proofErr w:type="spellStart"/>
        <w:r w:rsidRPr="00CB2F3D">
          <w:rPr>
            <w:rPrChange w:id="3019" w:author="Công Nguyễn Văn" w:date="2019-09-05T13:45:00Z">
              <w:rPr>
                <w:b/>
                <w:bCs/>
              </w:rPr>
            </w:rPrChange>
          </w:rPr>
          <w:t>Tên</w:t>
        </w:r>
        <w:proofErr w:type="spellEnd"/>
        <w:r w:rsidRPr="00CB2F3D">
          <w:rPr>
            <w:rPrChange w:id="3020" w:author="Công Nguyễn Văn" w:date="2019-09-05T13:45:00Z">
              <w:rPr>
                <w:b/>
                <w:bCs/>
              </w:rPr>
            </w:rPrChange>
          </w:rPr>
          <w:t xml:space="preserve"> </w:t>
        </w:r>
        <w:proofErr w:type="spellStart"/>
        <w:r w:rsidRPr="00CB2F3D">
          <w:rPr>
            <w:rPrChange w:id="3021" w:author="Công Nguyễn Văn" w:date="2019-09-05T13:45:00Z">
              <w:rPr>
                <w:b/>
                <w:bCs/>
              </w:rPr>
            </w:rPrChange>
          </w:rPr>
          <w:t>môn</w:t>
        </w:r>
        <w:proofErr w:type="spellEnd"/>
        <w:r w:rsidRPr="00CB2F3D">
          <w:rPr>
            <w:rPrChange w:id="3022" w:author="Công Nguyễn Văn" w:date="2019-09-05T13:45:00Z">
              <w:rPr>
                <w:b/>
                <w:bCs/>
              </w:rPr>
            </w:rPrChange>
          </w:rPr>
          <w:t xml:space="preserve"> </w:t>
        </w:r>
        <w:proofErr w:type="spellStart"/>
        <w:r w:rsidRPr="00CB2F3D">
          <w:rPr>
            <w:rPrChange w:id="3023" w:author="Công Nguyễn Văn" w:date="2019-09-05T13:45:00Z">
              <w:rPr>
                <w:b/>
                <w:bCs/>
              </w:rPr>
            </w:rPrChange>
          </w:rPr>
          <w:t>học</w:t>
        </w:r>
      </w:ins>
      <w:proofErr w:type="spellEnd"/>
      <w:ins w:id="3024" w:author="Công Nguyễn Văn" w:date="2019-09-05T13:41:00Z">
        <w:r w:rsidR="00D76CD8" w:rsidRPr="003930B1">
          <w:t>)</w:t>
        </w:r>
      </w:ins>
    </w:p>
    <w:p w14:paraId="0AA0C1B8" w14:textId="33C92ACB" w:rsidR="00D76CD8" w:rsidRDefault="00CB2F3D" w:rsidP="00D76CD8">
      <w:pPr>
        <w:pStyle w:val="ListParagraph"/>
        <w:numPr>
          <w:ilvl w:val="0"/>
          <w:numId w:val="43"/>
        </w:numPr>
        <w:spacing w:line="360" w:lineRule="auto"/>
        <w:jc w:val="both"/>
        <w:rPr>
          <w:ins w:id="3025" w:author="Công Nguyễn Văn" w:date="2019-09-05T13:41:00Z"/>
        </w:rPr>
      </w:pPr>
      <w:proofErr w:type="spellStart"/>
      <w:ins w:id="3026" w:author="Công Nguyễn Văn" w:date="2019-09-05T13:44:00Z">
        <w:r>
          <w:t>Chương</w:t>
        </w:r>
      </w:ins>
      <w:proofErr w:type="spellEnd"/>
      <w:ins w:id="3027" w:author="Công Nguyễn Văn" w:date="2019-09-05T13:41:00Z">
        <w:r w:rsidR="00D76CD8" w:rsidRPr="00D94190">
          <w:t xml:space="preserve"> (</w:t>
        </w:r>
        <w:r w:rsidR="00D76CD8" w:rsidRPr="00B13119">
          <w:rPr>
            <w:b/>
            <w:bCs/>
          </w:rPr>
          <w:t>ID</w:t>
        </w:r>
      </w:ins>
      <w:ins w:id="3028" w:author="Công Nguyễn Văn" w:date="2019-09-05T13:45:00Z">
        <w:r>
          <w:rPr>
            <w:b/>
            <w:bCs/>
          </w:rPr>
          <w:t xml:space="preserve">CH, </w:t>
        </w:r>
        <w:proofErr w:type="spellStart"/>
        <w:r w:rsidRPr="00CB2F3D">
          <w:rPr>
            <w:rPrChange w:id="3029" w:author="Công Nguyễn Văn" w:date="2019-09-05T13:45:00Z">
              <w:rPr>
                <w:b/>
                <w:bCs/>
              </w:rPr>
            </w:rPrChange>
          </w:rPr>
          <w:t>Tên</w:t>
        </w:r>
        <w:proofErr w:type="spellEnd"/>
        <w:r w:rsidRPr="00CB2F3D">
          <w:rPr>
            <w:rPrChange w:id="3030" w:author="Công Nguyễn Văn" w:date="2019-09-05T13:45:00Z">
              <w:rPr>
                <w:b/>
                <w:bCs/>
              </w:rPr>
            </w:rPrChange>
          </w:rPr>
          <w:t xml:space="preserve"> </w:t>
        </w:r>
        <w:proofErr w:type="spellStart"/>
        <w:r w:rsidRPr="00CB2F3D">
          <w:rPr>
            <w:rPrChange w:id="3031" w:author="Công Nguyễn Văn" w:date="2019-09-05T13:45:00Z">
              <w:rPr>
                <w:b/>
                <w:bCs/>
              </w:rPr>
            </w:rPrChange>
          </w:rPr>
          <w:t>môn</w:t>
        </w:r>
        <w:proofErr w:type="spellEnd"/>
        <w:r w:rsidRPr="00CB2F3D">
          <w:rPr>
            <w:rPrChange w:id="3032" w:author="Công Nguyễn Văn" w:date="2019-09-05T13:45:00Z">
              <w:rPr>
                <w:b/>
                <w:bCs/>
              </w:rPr>
            </w:rPrChange>
          </w:rPr>
          <w:t xml:space="preserve"> </w:t>
        </w:r>
        <w:proofErr w:type="spellStart"/>
        <w:r w:rsidRPr="00CB2F3D">
          <w:rPr>
            <w:rPrChange w:id="3033" w:author="Công Nguyễn Văn" w:date="2019-09-05T13:45:00Z">
              <w:rPr>
                <w:b/>
                <w:bCs/>
              </w:rPr>
            </w:rPrChange>
          </w:rPr>
          <w:t>học</w:t>
        </w:r>
        <w:proofErr w:type="spellEnd"/>
        <w:r w:rsidRPr="00CB2F3D">
          <w:rPr>
            <w:rPrChange w:id="3034" w:author="Công Nguyễn Văn" w:date="2019-09-05T13:45:00Z">
              <w:rPr>
                <w:b/>
                <w:bCs/>
              </w:rPr>
            </w:rPrChange>
          </w:rPr>
          <w:t xml:space="preserve">, </w:t>
        </w:r>
        <w:proofErr w:type="spellStart"/>
        <w:r w:rsidRPr="00CB2F3D">
          <w:rPr>
            <w:rPrChange w:id="3035" w:author="Công Nguyễn Văn" w:date="2019-09-05T13:45:00Z">
              <w:rPr>
                <w:b/>
                <w:bCs/>
              </w:rPr>
            </w:rPrChange>
          </w:rPr>
          <w:t>Tên</w:t>
        </w:r>
        <w:proofErr w:type="spellEnd"/>
        <w:r w:rsidRPr="00CB2F3D">
          <w:rPr>
            <w:rPrChange w:id="3036" w:author="Công Nguyễn Văn" w:date="2019-09-05T13:45:00Z">
              <w:rPr>
                <w:b/>
                <w:bCs/>
              </w:rPr>
            </w:rPrChange>
          </w:rPr>
          <w:t xml:space="preserve"> </w:t>
        </w:r>
        <w:proofErr w:type="spellStart"/>
        <w:r w:rsidRPr="00CB2F3D">
          <w:rPr>
            <w:rPrChange w:id="3037" w:author="Công Nguyễn Văn" w:date="2019-09-05T13:45:00Z">
              <w:rPr>
                <w:b/>
                <w:bCs/>
              </w:rPr>
            </w:rPrChange>
          </w:rPr>
          <w:t>chương</w:t>
        </w:r>
      </w:ins>
      <w:proofErr w:type="spellEnd"/>
      <w:ins w:id="3038" w:author="Công Nguyễn Văn" w:date="2019-09-05T13:41:00Z">
        <w:r w:rsidR="00D76CD8" w:rsidRPr="00D94190">
          <w:t>)</w:t>
        </w:r>
      </w:ins>
    </w:p>
    <w:p w14:paraId="543463C5" w14:textId="7AF5BC6F" w:rsidR="00D76CD8" w:rsidRPr="00245F50" w:rsidRDefault="00CB2F3D" w:rsidP="00D76CD8">
      <w:pPr>
        <w:pStyle w:val="ListParagraph"/>
        <w:numPr>
          <w:ilvl w:val="0"/>
          <w:numId w:val="43"/>
        </w:numPr>
        <w:spacing w:line="360" w:lineRule="auto"/>
        <w:jc w:val="both"/>
        <w:rPr>
          <w:ins w:id="3039" w:author="Công Nguyễn Văn" w:date="2019-09-05T13:41:00Z"/>
        </w:rPr>
      </w:pPr>
      <w:proofErr w:type="spellStart"/>
      <w:ins w:id="3040" w:author="Công Nguyễn Văn" w:date="2019-09-05T13:44:00Z">
        <w:r>
          <w:t>Kĩ</w:t>
        </w:r>
        <w:proofErr w:type="spellEnd"/>
        <w:r>
          <w:t xml:space="preserve"> </w:t>
        </w:r>
        <w:proofErr w:type="spellStart"/>
        <w:r>
          <w:t>năng</w:t>
        </w:r>
      </w:ins>
      <w:proofErr w:type="spellEnd"/>
      <w:ins w:id="3041" w:author="Công Nguyễn Văn" w:date="2019-09-05T13:41:00Z">
        <w:r w:rsidR="00D76CD8" w:rsidRPr="00170AF3">
          <w:t xml:space="preserve"> (</w:t>
        </w:r>
        <w:proofErr w:type="spellStart"/>
        <w:r w:rsidR="00D76CD8" w:rsidRPr="00B13119">
          <w:rPr>
            <w:b/>
            <w:bCs/>
          </w:rPr>
          <w:t>ID</w:t>
        </w:r>
      </w:ins>
      <w:ins w:id="3042" w:author="Công Nguyễn Văn" w:date="2019-09-05T13:45:00Z">
        <w:r>
          <w:rPr>
            <w:b/>
            <w:bCs/>
          </w:rPr>
          <w:t>DO</w:t>
        </w:r>
      </w:ins>
      <w:ins w:id="3043" w:author="Công Nguyễn Văn" w:date="2019-09-05T13:41:00Z">
        <w:r w:rsidR="00D76CD8" w:rsidRPr="00170AF3">
          <w:t>,</w:t>
        </w:r>
      </w:ins>
      <w:ins w:id="3044" w:author="Công Nguyễn Văn" w:date="2019-09-05T13:45:00Z">
        <w:r>
          <w:t>Tên</w:t>
        </w:r>
        <w:proofErr w:type="spellEnd"/>
        <w:r>
          <w:t xml:space="preserve"> </w:t>
        </w:r>
        <w:proofErr w:type="spellStart"/>
        <w:r>
          <w:t>môn</w:t>
        </w:r>
        <w:proofErr w:type="spellEnd"/>
        <w:r>
          <w:t xml:space="preserve"> </w:t>
        </w:r>
        <w:proofErr w:type="spellStart"/>
        <w:r>
          <w:t>học</w:t>
        </w:r>
        <w:proofErr w:type="spellEnd"/>
        <w:r>
          <w:t xml:space="preserve">, </w:t>
        </w:r>
        <w:proofErr w:type="spellStart"/>
        <w:r>
          <w:t>Tên</w:t>
        </w:r>
        <w:proofErr w:type="spellEnd"/>
        <w:r>
          <w:t xml:space="preserve"> </w:t>
        </w:r>
        <w:proofErr w:type="spellStart"/>
        <w:r>
          <w:t>kĩ</w:t>
        </w:r>
        <w:proofErr w:type="spellEnd"/>
        <w:r>
          <w:t xml:space="preserve"> </w:t>
        </w:r>
        <w:proofErr w:type="spellStart"/>
        <w:r>
          <w:t>năng</w:t>
        </w:r>
      </w:ins>
      <w:proofErr w:type="spellEnd"/>
      <w:ins w:id="3045" w:author="Công Nguyễn Văn" w:date="2019-09-05T13:41:00Z">
        <w:r w:rsidR="00D76CD8" w:rsidRPr="00245F50">
          <w:t>)</w:t>
        </w:r>
      </w:ins>
    </w:p>
    <w:p w14:paraId="78E451AF" w14:textId="14AF82BD" w:rsidR="00D76CD8" w:rsidRPr="00B85D34" w:rsidRDefault="00CB2F3D" w:rsidP="00D76CD8">
      <w:pPr>
        <w:pStyle w:val="ListParagraph"/>
        <w:numPr>
          <w:ilvl w:val="0"/>
          <w:numId w:val="43"/>
        </w:numPr>
        <w:spacing w:line="360" w:lineRule="auto"/>
        <w:jc w:val="both"/>
        <w:rPr>
          <w:ins w:id="3046" w:author="Công Nguyễn Văn" w:date="2019-09-05T13:41:00Z"/>
        </w:rPr>
      </w:pPr>
      <w:proofErr w:type="spellStart"/>
      <w:ins w:id="3047" w:author="Công Nguyễn Văn" w:date="2019-09-05T13:44:00Z">
        <w:r>
          <w:t>Câu</w:t>
        </w:r>
        <w:proofErr w:type="spellEnd"/>
        <w:r>
          <w:t xml:space="preserve"> </w:t>
        </w:r>
        <w:proofErr w:type="spellStart"/>
        <w:r>
          <w:t>hỏi</w:t>
        </w:r>
      </w:ins>
      <w:proofErr w:type="spellEnd"/>
      <w:ins w:id="3048" w:author="Công Nguyễn Văn" w:date="2019-09-05T13:41:00Z">
        <w:r w:rsidR="00D76CD8" w:rsidRPr="00B85D34">
          <w:t xml:space="preserve"> </w:t>
        </w:r>
        <w:r w:rsidR="00D76CD8" w:rsidRPr="00170AF3">
          <w:t>(</w:t>
        </w:r>
      </w:ins>
      <w:ins w:id="3049" w:author="Công Nguyễn Văn" w:date="2019-09-05T13:46:00Z">
        <w:r w:rsidRPr="00CB2F3D">
          <w:rPr>
            <w:b/>
            <w:bCs/>
            <w:rPrChange w:id="3050" w:author="Công Nguyễn Văn" w:date="2019-09-05T13:46:00Z">
              <w:rPr/>
            </w:rPrChange>
          </w:rPr>
          <w:t>ID</w:t>
        </w:r>
        <w:r w:rsidRPr="00CB2F3D">
          <w:rPr>
            <w:b/>
            <w:bCs/>
            <w:rPrChange w:id="3051" w:author="Công Nguyễn Văn" w:date="2019-09-05T13:46:00Z">
              <w:rPr/>
            </w:rPrChange>
          </w:rPr>
          <w:t>QU</w:t>
        </w:r>
        <w:r>
          <w:t xml:space="preserve">, </w:t>
        </w:r>
        <w:proofErr w:type="spellStart"/>
        <w:r>
          <w:t>Tiêu</w:t>
        </w:r>
        <w:proofErr w:type="spellEnd"/>
        <w:r>
          <w:t xml:space="preserve"> </w:t>
        </w:r>
        <w:proofErr w:type="spellStart"/>
        <w:r>
          <w:t>đề</w:t>
        </w:r>
        <w:proofErr w:type="spellEnd"/>
        <w:r>
          <w:t xml:space="preserve">, </w:t>
        </w:r>
        <w:proofErr w:type="spellStart"/>
        <w:r>
          <w:t>Mã</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Tên</w:t>
        </w:r>
        <w:proofErr w:type="spellEnd"/>
        <w:r>
          <w:t xml:space="preserve"> </w:t>
        </w:r>
        <w:proofErr w:type="spellStart"/>
        <w:r>
          <w:t>môn</w:t>
        </w:r>
        <w:proofErr w:type="spellEnd"/>
        <w:r>
          <w:t xml:space="preserve"> </w:t>
        </w:r>
        <w:proofErr w:type="spellStart"/>
        <w:r>
          <w:t>học</w:t>
        </w:r>
        <w:proofErr w:type="spellEnd"/>
        <w:r>
          <w:t xml:space="preserve">, </w:t>
        </w:r>
        <w:proofErr w:type="spellStart"/>
        <w:r>
          <w:t>Tên</w:t>
        </w:r>
        <w:proofErr w:type="spellEnd"/>
        <w:r>
          <w:t xml:space="preserve"> </w:t>
        </w:r>
        <w:proofErr w:type="spellStart"/>
        <w:r>
          <w:t>chương</w:t>
        </w:r>
        <w:proofErr w:type="spellEnd"/>
        <w:r>
          <w:t xml:space="preserve">, </w:t>
        </w:r>
        <w:proofErr w:type="spellStart"/>
        <w:r>
          <w:t>Tên</w:t>
        </w:r>
        <w:proofErr w:type="spellEnd"/>
        <w:r>
          <w:t xml:space="preserve"> </w:t>
        </w:r>
        <w:proofErr w:type="spellStart"/>
        <w:r>
          <w:t>kĩ</w:t>
        </w:r>
        <w:proofErr w:type="spellEnd"/>
        <w:r>
          <w:t xml:space="preserve"> </w:t>
        </w:r>
        <w:proofErr w:type="spellStart"/>
        <w:r>
          <w:t>năng</w:t>
        </w:r>
        <w:proofErr w:type="spellEnd"/>
        <w:r>
          <w:t xml:space="preserve">, </w:t>
        </w:r>
        <w:proofErr w:type="spellStart"/>
        <w:r>
          <w:t>Đáp</w:t>
        </w:r>
        <w:proofErr w:type="spellEnd"/>
        <w:r>
          <w:t xml:space="preserve"> </w:t>
        </w:r>
        <w:proofErr w:type="spellStart"/>
        <w:r>
          <w:t>án,Trạng</w:t>
        </w:r>
        <w:proofErr w:type="spellEnd"/>
        <w:r>
          <w:t xml:space="preserve"> </w:t>
        </w:r>
        <w:proofErr w:type="spellStart"/>
        <w:r>
          <w:t>thái</w:t>
        </w:r>
        <w:proofErr w:type="spellEnd"/>
        <w:r>
          <w:t xml:space="preserve">, </w:t>
        </w:r>
        <w:proofErr w:type="spellStart"/>
        <w:r>
          <w:t>Người</w:t>
        </w:r>
        <w:proofErr w:type="spellEnd"/>
        <w:r>
          <w:t xml:space="preserve"> </w:t>
        </w:r>
        <w:proofErr w:type="spellStart"/>
        <w:r>
          <w:t>tạo</w:t>
        </w:r>
      </w:ins>
      <w:proofErr w:type="spellEnd"/>
      <w:ins w:id="3052" w:author="Công Nguyễn Văn" w:date="2019-09-05T13:41:00Z">
        <w:r w:rsidR="00D76CD8" w:rsidRPr="00B85D34">
          <w:t>)</w:t>
        </w:r>
      </w:ins>
    </w:p>
    <w:p w14:paraId="6A1E8D99" w14:textId="0F033DCA" w:rsidR="00D76CD8" w:rsidRPr="00944E5B" w:rsidRDefault="00CB2F3D" w:rsidP="00D76CD8">
      <w:pPr>
        <w:pStyle w:val="ListParagraph"/>
        <w:numPr>
          <w:ilvl w:val="0"/>
          <w:numId w:val="43"/>
        </w:numPr>
        <w:spacing w:line="360" w:lineRule="auto"/>
        <w:jc w:val="both"/>
        <w:rPr>
          <w:ins w:id="3053" w:author="Công Nguyễn Văn" w:date="2019-09-05T13:41:00Z"/>
        </w:rPr>
      </w:pPr>
      <w:proofErr w:type="spellStart"/>
      <w:ins w:id="3054" w:author="Công Nguyễn Văn" w:date="2019-09-05T13:44:00Z">
        <w:r>
          <w:lastRenderedPageBreak/>
          <w:t>Bài</w:t>
        </w:r>
        <w:proofErr w:type="spellEnd"/>
        <w:r>
          <w:t xml:space="preserve"> </w:t>
        </w:r>
        <w:proofErr w:type="spellStart"/>
        <w:r>
          <w:t>thi</w:t>
        </w:r>
      </w:ins>
      <w:proofErr w:type="spellEnd"/>
      <w:ins w:id="3055" w:author="Công Nguyễn Văn" w:date="2019-09-05T13:41:00Z">
        <w:r w:rsidR="00D76CD8" w:rsidRPr="00170AF3">
          <w:t xml:space="preserve"> (</w:t>
        </w:r>
      </w:ins>
      <w:ins w:id="3056" w:author="Công Nguyễn Văn" w:date="2019-09-05T13:46:00Z">
        <w:r w:rsidRPr="00CB2F3D">
          <w:rPr>
            <w:b/>
            <w:bCs/>
            <w:rPrChange w:id="3057" w:author="Công Nguyễn Văn" w:date="2019-09-05T13:46:00Z">
              <w:rPr/>
            </w:rPrChange>
          </w:rPr>
          <w:t>ID</w:t>
        </w:r>
        <w:r w:rsidRPr="00CB2F3D">
          <w:rPr>
            <w:b/>
            <w:bCs/>
            <w:rPrChange w:id="3058" w:author="Công Nguyễn Văn" w:date="2019-09-05T13:46:00Z">
              <w:rPr/>
            </w:rPrChange>
          </w:rPr>
          <w:t>EX</w:t>
        </w:r>
        <w:r>
          <w:t xml:space="preserve">, </w:t>
        </w:r>
        <w:proofErr w:type="spellStart"/>
        <w:r>
          <w:t>Tiêu</w:t>
        </w:r>
        <w:proofErr w:type="spellEnd"/>
        <w:r>
          <w:t xml:space="preserve"> </w:t>
        </w:r>
        <w:proofErr w:type="spellStart"/>
        <w:r>
          <w:t>đề</w:t>
        </w:r>
        <w:proofErr w:type="spellEnd"/>
        <w:r>
          <w:t xml:space="preserve">, </w:t>
        </w:r>
        <w:proofErr w:type="spellStart"/>
        <w:r>
          <w:t>Tên</w:t>
        </w:r>
        <w:proofErr w:type="spellEnd"/>
        <w:r>
          <w:t xml:space="preserve"> </w:t>
        </w:r>
        <w:proofErr w:type="spellStart"/>
        <w:r>
          <w:t>bài</w:t>
        </w:r>
        <w:proofErr w:type="spellEnd"/>
        <w:r>
          <w:t xml:space="preserve"> </w:t>
        </w:r>
        <w:proofErr w:type="spellStart"/>
        <w:r>
          <w:t>thi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Tên</w:t>
        </w:r>
        <w:proofErr w:type="spellEnd"/>
        <w:r>
          <w:t xml:space="preserve"> </w:t>
        </w:r>
        <w:proofErr w:type="spellStart"/>
        <w:r>
          <w:t>môn</w:t>
        </w:r>
        <w:proofErr w:type="spellEnd"/>
        <w:r>
          <w:t xml:space="preserve"> </w:t>
        </w:r>
        <w:proofErr w:type="spellStart"/>
        <w:r>
          <w:t>học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Số</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Tỷ</w:t>
        </w:r>
        <w:proofErr w:type="spellEnd"/>
        <w:r>
          <w:t xml:space="preserve"> </w:t>
        </w:r>
        <w:proofErr w:type="spellStart"/>
        <w:r>
          <w:t>lệ</w:t>
        </w:r>
        <w:proofErr w:type="spellEnd"/>
        <w:r>
          <w:t xml:space="preserve"> qua</w:t>
        </w:r>
      </w:ins>
      <w:ins w:id="3059" w:author="Công Nguyễn Văn" w:date="2019-09-05T13:55:00Z">
        <w:r w:rsidR="00A26E3D">
          <w:t xml:space="preserve">, </w:t>
        </w:r>
        <w:proofErr w:type="spellStart"/>
        <w:r w:rsidR="00A26E3D">
          <w:t>số</w:t>
        </w:r>
        <w:proofErr w:type="spellEnd"/>
        <w:r w:rsidR="00A26E3D">
          <w:t xml:space="preserve"> </w:t>
        </w:r>
        <w:proofErr w:type="spellStart"/>
        <w:r w:rsidR="00A26E3D">
          <w:t>lần</w:t>
        </w:r>
        <w:proofErr w:type="spellEnd"/>
        <w:r w:rsidR="00A26E3D">
          <w:t xml:space="preserve"> </w:t>
        </w:r>
        <w:proofErr w:type="spellStart"/>
        <w:r w:rsidR="00A26E3D">
          <w:t>thi</w:t>
        </w:r>
      </w:ins>
      <w:proofErr w:type="spellEnd"/>
      <w:ins w:id="3060" w:author="Công Nguyễn Văn" w:date="2019-09-05T13:41:00Z">
        <w:r w:rsidR="00D76CD8" w:rsidRPr="00170AF3">
          <w:t>)</w:t>
        </w:r>
      </w:ins>
    </w:p>
    <w:p w14:paraId="312B1D7F" w14:textId="77777777" w:rsidR="00D76CD8" w:rsidRPr="00D76CD8" w:rsidRDefault="00D76CD8" w:rsidP="00D76CD8">
      <w:pPr>
        <w:pStyle w:val="Heading4"/>
        <w:numPr>
          <w:ilvl w:val="0"/>
          <w:numId w:val="44"/>
        </w:numPr>
        <w:spacing w:before="40" w:line="360" w:lineRule="auto"/>
        <w:jc w:val="both"/>
        <w:rPr>
          <w:ins w:id="3061" w:author="Công Nguyễn Văn" w:date="2019-09-05T13:41:00Z"/>
          <w:color w:val="auto"/>
          <w:rPrChange w:id="3062" w:author="Công Nguyễn Văn" w:date="2019-09-05T13:42:00Z">
            <w:rPr>
              <w:ins w:id="3063" w:author="Công Nguyễn Văn" w:date="2019-09-05T13:41:00Z"/>
            </w:rPr>
          </w:rPrChange>
        </w:rPr>
      </w:pPr>
      <w:ins w:id="3064" w:author="Công Nguyễn Văn" w:date="2019-09-05T13:41:00Z">
        <w:r w:rsidRPr="00D76CD8">
          <w:rPr>
            <w:color w:val="auto"/>
            <w:rPrChange w:id="3065" w:author="Công Nguyễn Văn" w:date="2019-09-05T13:42:00Z">
              <w:rPr/>
            </w:rPrChange>
          </w:rPr>
          <w:t xml:space="preserve"> </w:t>
        </w:r>
        <w:bookmarkStart w:id="3066" w:name="_Toc18584510"/>
        <w:proofErr w:type="spellStart"/>
        <w:r w:rsidRPr="00D76CD8">
          <w:rPr>
            <w:color w:val="auto"/>
            <w:rPrChange w:id="3067" w:author="Công Nguyễn Văn" w:date="2019-09-05T13:42:00Z">
              <w:rPr/>
            </w:rPrChange>
          </w:rPr>
          <w:t>Chuyển</w:t>
        </w:r>
        <w:proofErr w:type="spellEnd"/>
        <w:r w:rsidRPr="00D76CD8">
          <w:rPr>
            <w:color w:val="auto"/>
            <w:rPrChange w:id="3068" w:author="Công Nguyễn Văn" w:date="2019-09-05T13:42:00Z">
              <w:rPr/>
            </w:rPrChange>
          </w:rPr>
          <w:t xml:space="preserve"> </w:t>
        </w:r>
        <w:proofErr w:type="spellStart"/>
        <w:r w:rsidRPr="00D76CD8">
          <w:rPr>
            <w:color w:val="auto"/>
            <w:rPrChange w:id="3069" w:author="Công Nguyễn Văn" w:date="2019-09-05T13:42:00Z">
              <w:rPr/>
            </w:rPrChange>
          </w:rPr>
          <w:t>từ</w:t>
        </w:r>
        <w:proofErr w:type="spellEnd"/>
        <w:r w:rsidRPr="00D76CD8">
          <w:rPr>
            <w:color w:val="auto"/>
            <w:rPrChange w:id="3070" w:author="Công Nguyễn Văn" w:date="2019-09-05T13:42:00Z">
              <w:rPr/>
            </w:rPrChange>
          </w:rPr>
          <w:t xml:space="preserve"> </w:t>
        </w:r>
        <w:proofErr w:type="spellStart"/>
        <w:r w:rsidRPr="00D76CD8">
          <w:rPr>
            <w:color w:val="auto"/>
            <w:rPrChange w:id="3071" w:author="Công Nguyễn Văn" w:date="2019-09-05T13:42:00Z">
              <w:rPr/>
            </w:rPrChange>
          </w:rPr>
          <w:t>liên</w:t>
        </w:r>
        <w:proofErr w:type="spellEnd"/>
        <w:r w:rsidRPr="00D76CD8">
          <w:rPr>
            <w:color w:val="auto"/>
            <w:rPrChange w:id="3072" w:author="Công Nguyễn Văn" w:date="2019-09-05T13:42:00Z">
              <w:rPr/>
            </w:rPrChange>
          </w:rPr>
          <w:t xml:space="preserve"> </w:t>
        </w:r>
        <w:proofErr w:type="spellStart"/>
        <w:r w:rsidRPr="00D76CD8">
          <w:rPr>
            <w:color w:val="auto"/>
            <w:rPrChange w:id="3073" w:author="Công Nguyễn Văn" w:date="2019-09-05T13:42:00Z">
              <w:rPr/>
            </w:rPrChange>
          </w:rPr>
          <w:t>kết</w:t>
        </w:r>
        <w:proofErr w:type="spellEnd"/>
        <w:r w:rsidRPr="00D76CD8">
          <w:rPr>
            <w:color w:val="auto"/>
            <w:rPrChange w:id="3074" w:author="Công Nguyễn Văn" w:date="2019-09-05T13:42:00Z">
              <w:rPr/>
            </w:rPrChange>
          </w:rPr>
          <w:t xml:space="preserve"> sang </w:t>
        </w:r>
        <w:proofErr w:type="spellStart"/>
        <w:r w:rsidRPr="00D76CD8">
          <w:rPr>
            <w:color w:val="auto"/>
            <w:rPrChange w:id="3075" w:author="Công Nguyễn Văn" w:date="2019-09-05T13:42:00Z">
              <w:rPr/>
            </w:rPrChange>
          </w:rPr>
          <w:t>quan</w:t>
        </w:r>
        <w:proofErr w:type="spellEnd"/>
        <w:r w:rsidRPr="00D76CD8">
          <w:rPr>
            <w:color w:val="auto"/>
            <w:rPrChange w:id="3076" w:author="Công Nguyễn Văn" w:date="2019-09-05T13:42:00Z">
              <w:rPr/>
            </w:rPrChange>
          </w:rPr>
          <w:t xml:space="preserve"> </w:t>
        </w:r>
        <w:proofErr w:type="spellStart"/>
        <w:r w:rsidRPr="00D76CD8">
          <w:rPr>
            <w:color w:val="auto"/>
            <w:rPrChange w:id="3077" w:author="Công Nguyễn Văn" w:date="2019-09-05T13:42:00Z">
              <w:rPr/>
            </w:rPrChange>
          </w:rPr>
          <w:t>hệ</w:t>
        </w:r>
        <w:bookmarkEnd w:id="3066"/>
        <w:proofErr w:type="spellEnd"/>
      </w:ins>
    </w:p>
    <w:p w14:paraId="5E174EBA" w14:textId="77777777" w:rsidR="00D76CD8" w:rsidRDefault="00D76CD8" w:rsidP="00D76CD8">
      <w:pPr>
        <w:rPr>
          <w:ins w:id="3078" w:author="Công Nguyễn Văn" w:date="2019-09-05T13:41:00Z"/>
        </w:rPr>
      </w:pPr>
      <w:proofErr w:type="spellStart"/>
      <w:ins w:id="3079" w:author="Công Nguyễn Văn" w:date="2019-09-05T13:41:00Z">
        <w:r w:rsidRPr="004B3B9D">
          <w:t>Để</w:t>
        </w:r>
        <w:proofErr w:type="spellEnd"/>
        <w:r w:rsidRPr="004B3B9D">
          <w:t xml:space="preserve"> </w:t>
        </w:r>
        <w:proofErr w:type="spellStart"/>
        <w:r w:rsidRPr="004B3B9D">
          <w:t>chuyển</w:t>
        </w:r>
        <w:proofErr w:type="spellEnd"/>
        <w:r w:rsidRPr="004B3B9D">
          <w:t xml:space="preserve"> </w:t>
        </w:r>
        <w:proofErr w:type="spellStart"/>
        <w:r w:rsidRPr="004B3B9D">
          <w:t>từ</w:t>
        </w:r>
        <w:proofErr w:type="spellEnd"/>
        <w:r w:rsidRPr="004B3B9D">
          <w:t xml:space="preserve"> </w:t>
        </w:r>
        <w:proofErr w:type="spellStart"/>
        <w:r w:rsidRPr="004B3B9D">
          <w:t>liên</w:t>
        </w:r>
        <w:proofErr w:type="spellEnd"/>
        <w:r w:rsidRPr="004B3B9D">
          <w:t xml:space="preserve"> </w:t>
        </w:r>
        <w:proofErr w:type="spellStart"/>
        <w:r w:rsidRPr="004B3B9D">
          <w:t>kết</w:t>
        </w:r>
        <w:proofErr w:type="spellEnd"/>
        <w:r w:rsidRPr="004B3B9D">
          <w:t xml:space="preserve"> sang </w:t>
        </w:r>
        <w:proofErr w:type="spellStart"/>
        <w:r w:rsidRPr="004B3B9D">
          <w:t>quan</w:t>
        </w:r>
        <w:proofErr w:type="spellEnd"/>
        <w:r w:rsidRPr="004B3B9D">
          <w:t xml:space="preserve"> </w:t>
        </w:r>
        <w:proofErr w:type="spellStart"/>
        <w:r w:rsidRPr="004B3B9D">
          <w:t>hệ</w:t>
        </w:r>
        <w:proofErr w:type="spellEnd"/>
        <w:r w:rsidRPr="004B3B9D">
          <w:t>:</w:t>
        </w:r>
      </w:ins>
    </w:p>
    <w:p w14:paraId="3F341B40" w14:textId="77777777" w:rsidR="00D76CD8" w:rsidRDefault="00D76CD8" w:rsidP="00D76CD8">
      <w:pPr>
        <w:pStyle w:val="ListParagraph"/>
        <w:numPr>
          <w:ilvl w:val="0"/>
          <w:numId w:val="41"/>
        </w:numPr>
        <w:spacing w:line="360" w:lineRule="auto"/>
        <w:jc w:val="both"/>
        <w:rPr>
          <w:ins w:id="3080" w:author="Công Nguyễn Văn" w:date="2019-09-05T13:41:00Z"/>
        </w:rPr>
      </w:pPr>
      <w:proofErr w:type="spellStart"/>
      <w:ins w:id="3081" w:author="Công Nguyễn Văn" w:date="2019-09-05T13:41:00Z">
        <w:r w:rsidRPr="004B3B9D">
          <w:t>Với</w:t>
        </w:r>
        <w:proofErr w:type="spellEnd"/>
        <w:r w:rsidRPr="004B3B9D">
          <w:t xml:space="preserve"> </w:t>
        </w:r>
        <w:proofErr w:type="spellStart"/>
        <w:r w:rsidRPr="004B3B9D">
          <w:t>liên</w:t>
        </w:r>
        <w:proofErr w:type="spellEnd"/>
        <w:r w:rsidRPr="004B3B9D">
          <w:t xml:space="preserve"> </w:t>
        </w:r>
        <w:proofErr w:type="spellStart"/>
        <w:r w:rsidRPr="004B3B9D">
          <w:t>kết</w:t>
        </w:r>
        <w:proofErr w:type="spellEnd"/>
        <w:r w:rsidRPr="004B3B9D">
          <w:t xml:space="preserve"> M:N</w:t>
        </w:r>
      </w:ins>
    </w:p>
    <w:p w14:paraId="4D062C62" w14:textId="77777777" w:rsidR="00D76CD8" w:rsidRDefault="00D76CD8" w:rsidP="00D76CD8">
      <w:pPr>
        <w:pStyle w:val="ListParagraph"/>
        <w:numPr>
          <w:ilvl w:val="1"/>
          <w:numId w:val="41"/>
        </w:numPr>
        <w:spacing w:line="360" w:lineRule="auto"/>
        <w:jc w:val="both"/>
        <w:rPr>
          <w:ins w:id="3082" w:author="Công Nguyễn Văn" w:date="2019-09-05T13:41:00Z"/>
        </w:rPr>
      </w:pPr>
      <w:proofErr w:type="spellStart"/>
      <w:ins w:id="3083" w:author="Công Nguyễn Văn" w:date="2019-09-05T13:41:00Z">
        <w:r w:rsidRPr="004B3B9D">
          <w:t>Tên</w:t>
        </w:r>
        <w:proofErr w:type="spellEnd"/>
        <w:r w:rsidRPr="004B3B9D">
          <w:t xml:space="preserve"> </w:t>
        </w:r>
        <w:proofErr w:type="spellStart"/>
        <w:r w:rsidRPr="004B3B9D">
          <w:t>liên</w:t>
        </w:r>
        <w:proofErr w:type="spellEnd"/>
        <w:r w:rsidRPr="004B3B9D">
          <w:t xml:space="preserve"> </w:t>
        </w:r>
        <w:proofErr w:type="spellStart"/>
        <w:r w:rsidRPr="004B3B9D">
          <w:t>kết</w:t>
        </w:r>
        <w:proofErr w:type="spellEnd"/>
        <w:r w:rsidRPr="004B3B9D">
          <w:t xml:space="preserve"> -&gt; </w:t>
        </w:r>
        <w:proofErr w:type="spellStart"/>
        <w:r w:rsidRPr="004B3B9D">
          <w:t>tên</w:t>
        </w:r>
        <w:proofErr w:type="spellEnd"/>
        <w:r w:rsidRPr="004B3B9D">
          <w:t xml:space="preserve"> </w:t>
        </w:r>
        <w:proofErr w:type="spellStart"/>
        <w:r w:rsidRPr="004B3B9D">
          <w:t>quan</w:t>
        </w:r>
        <w:proofErr w:type="spellEnd"/>
        <w:r w:rsidRPr="004B3B9D">
          <w:t xml:space="preserve"> </w:t>
        </w:r>
        <w:proofErr w:type="spellStart"/>
        <w:r w:rsidRPr="004B3B9D">
          <w:t>hệ</w:t>
        </w:r>
        <w:proofErr w:type="spellEnd"/>
      </w:ins>
    </w:p>
    <w:p w14:paraId="00E1860B" w14:textId="77777777" w:rsidR="00D76CD8" w:rsidRDefault="00D76CD8" w:rsidP="00D76CD8">
      <w:pPr>
        <w:pStyle w:val="ListParagraph"/>
        <w:numPr>
          <w:ilvl w:val="1"/>
          <w:numId w:val="41"/>
        </w:numPr>
        <w:spacing w:line="360" w:lineRule="auto"/>
        <w:jc w:val="both"/>
        <w:rPr>
          <w:ins w:id="3084" w:author="Công Nguyễn Văn" w:date="2019-09-05T13:41:00Z"/>
        </w:rPr>
      </w:pPr>
      <w:proofErr w:type="spellStart"/>
      <w:ins w:id="3085" w:author="Công Nguyễn Văn" w:date="2019-09-05T13:41:00Z">
        <w:r w:rsidRPr="004B3B9D">
          <w:t>Thuộc</w:t>
        </w:r>
        <w:proofErr w:type="spellEnd"/>
        <w:r w:rsidRPr="004B3B9D">
          <w:t xml:space="preserve"> </w:t>
        </w:r>
        <w:proofErr w:type="spellStart"/>
        <w:r w:rsidRPr="004B3B9D">
          <w:t>tính</w:t>
        </w:r>
        <w:proofErr w:type="spellEnd"/>
        <w:r w:rsidRPr="004B3B9D">
          <w:t xml:space="preserve"> </w:t>
        </w:r>
        <w:proofErr w:type="spellStart"/>
        <w:r w:rsidRPr="004B3B9D">
          <w:t>của</w:t>
        </w:r>
        <w:proofErr w:type="spellEnd"/>
        <w:r w:rsidRPr="004B3B9D">
          <w:t xml:space="preserve">  </w:t>
        </w:r>
        <w:proofErr w:type="spellStart"/>
        <w:r w:rsidRPr="004B3B9D">
          <w:t>quan</w:t>
        </w:r>
        <w:proofErr w:type="spellEnd"/>
        <w:r w:rsidRPr="004B3B9D">
          <w:t xml:space="preserve"> </w:t>
        </w:r>
        <w:proofErr w:type="spellStart"/>
        <w:r w:rsidRPr="004B3B9D">
          <w:t>hệ</w:t>
        </w:r>
        <w:proofErr w:type="spellEnd"/>
        <w:r w:rsidRPr="004B3B9D">
          <w:t xml:space="preserve"> </w:t>
        </w:r>
        <w:proofErr w:type="spellStart"/>
        <w:r w:rsidRPr="004B3B9D">
          <w:t>bằng</w:t>
        </w:r>
        <w:proofErr w:type="spellEnd"/>
        <w:r w:rsidRPr="004B3B9D">
          <w:t xml:space="preserve"> </w:t>
        </w:r>
        <w:proofErr w:type="spellStart"/>
        <w:r w:rsidRPr="004B3B9D">
          <w:t>giao</w:t>
        </w:r>
        <w:proofErr w:type="spellEnd"/>
        <w:r w:rsidRPr="004B3B9D">
          <w:t xml:space="preserve"> </w:t>
        </w:r>
        <w:proofErr w:type="spellStart"/>
        <w:r w:rsidRPr="004B3B9D">
          <w:t>các</w:t>
        </w:r>
        <w:proofErr w:type="spellEnd"/>
        <w:r w:rsidRPr="004B3B9D">
          <w:t xml:space="preserve"> </w:t>
        </w:r>
        <w:proofErr w:type="spellStart"/>
        <w:r w:rsidRPr="004B3B9D">
          <w:t>thuộc</w:t>
        </w:r>
        <w:proofErr w:type="spellEnd"/>
        <w:r w:rsidRPr="004B3B9D">
          <w:t xml:space="preserve"> </w:t>
        </w:r>
        <w:proofErr w:type="spellStart"/>
        <w:r w:rsidRPr="004B3B9D">
          <w:t>tính</w:t>
        </w:r>
        <w:proofErr w:type="spellEnd"/>
        <w:r w:rsidRPr="004B3B9D">
          <w:t xml:space="preserve"> </w:t>
        </w:r>
        <w:proofErr w:type="spellStart"/>
        <w:r w:rsidRPr="004B3B9D">
          <w:t>của</w:t>
        </w:r>
        <w:proofErr w:type="spellEnd"/>
        <w:r w:rsidRPr="004B3B9D">
          <w:t xml:space="preserve">  </w:t>
        </w:r>
        <w:proofErr w:type="spellStart"/>
        <w:r w:rsidRPr="004B3B9D">
          <w:t>các</w:t>
        </w:r>
        <w:proofErr w:type="spellEnd"/>
        <w:r w:rsidRPr="004B3B9D">
          <w:t xml:space="preserve"> </w:t>
        </w:r>
        <w:proofErr w:type="spellStart"/>
        <w:r w:rsidRPr="004B3B9D">
          <w:t>thực</w:t>
        </w:r>
        <w:proofErr w:type="spellEnd"/>
        <w:r w:rsidRPr="004B3B9D">
          <w:t xml:space="preserve"> </w:t>
        </w:r>
        <w:proofErr w:type="spellStart"/>
        <w:r w:rsidRPr="004B3B9D">
          <w:t>thể</w:t>
        </w:r>
        <w:proofErr w:type="spellEnd"/>
      </w:ins>
    </w:p>
    <w:p w14:paraId="66E010B0" w14:textId="77777777" w:rsidR="00D76CD8" w:rsidRPr="004B3B9D" w:rsidRDefault="00D76CD8" w:rsidP="00D76CD8">
      <w:pPr>
        <w:pStyle w:val="ListParagraph"/>
        <w:numPr>
          <w:ilvl w:val="0"/>
          <w:numId w:val="41"/>
        </w:numPr>
        <w:spacing w:line="360" w:lineRule="auto"/>
        <w:jc w:val="both"/>
        <w:rPr>
          <w:ins w:id="3086" w:author="Công Nguyễn Văn" w:date="2019-09-05T13:41:00Z"/>
        </w:rPr>
      </w:pPr>
      <w:proofErr w:type="spellStart"/>
      <w:ins w:id="3087" w:author="Công Nguyễn Văn" w:date="2019-09-05T13:41:00Z">
        <w:r>
          <w:t>Với</w:t>
        </w:r>
        <w:proofErr w:type="spellEnd"/>
        <w:r>
          <w:t xml:space="preserve"> </w:t>
        </w:r>
        <w:proofErr w:type="spellStart"/>
        <w:r>
          <w:t>liên</w:t>
        </w:r>
        <w:proofErr w:type="spellEnd"/>
        <w:r>
          <w:t xml:space="preserve"> </w:t>
        </w:r>
        <w:proofErr w:type="spellStart"/>
        <w:r>
          <w:t>kết</w:t>
        </w:r>
        <w:proofErr w:type="spellEnd"/>
        <w:r>
          <w:t xml:space="preserve"> 1:N</w:t>
        </w:r>
      </w:ins>
    </w:p>
    <w:p w14:paraId="3CED0EB9" w14:textId="77777777" w:rsidR="00D76CD8" w:rsidRDefault="00D76CD8" w:rsidP="00D76CD8">
      <w:pPr>
        <w:pStyle w:val="ListParagraph"/>
        <w:numPr>
          <w:ilvl w:val="1"/>
          <w:numId w:val="41"/>
        </w:numPr>
        <w:spacing w:line="360" w:lineRule="auto"/>
        <w:jc w:val="both"/>
        <w:rPr>
          <w:ins w:id="3088" w:author="Công Nguyễn Văn" w:date="2019-09-05T13:41:00Z"/>
        </w:rPr>
      </w:pPr>
      <w:proofErr w:type="spellStart"/>
      <w:ins w:id="3089" w:author="Công Nguyễn Văn" w:date="2019-09-05T13:41:00Z">
        <w:r w:rsidRPr="004B3B9D">
          <w:t>Thêm</w:t>
        </w:r>
        <w:proofErr w:type="spellEnd"/>
        <w:r w:rsidRPr="004B3B9D">
          <w:t xml:space="preserve"> </w:t>
        </w:r>
        <w:proofErr w:type="spellStart"/>
        <w:r w:rsidRPr="004B3B9D">
          <w:t>thuộc</w:t>
        </w:r>
        <w:proofErr w:type="spellEnd"/>
        <w:r w:rsidRPr="004B3B9D">
          <w:t xml:space="preserve"> </w:t>
        </w:r>
        <w:proofErr w:type="spellStart"/>
        <w:r w:rsidRPr="004B3B9D">
          <w:t>tính</w:t>
        </w:r>
        <w:proofErr w:type="spellEnd"/>
        <w:r w:rsidRPr="004B3B9D">
          <w:t xml:space="preserve"> </w:t>
        </w:r>
        <w:proofErr w:type="spellStart"/>
        <w:r w:rsidRPr="004B3B9D">
          <w:t>khóa</w:t>
        </w:r>
        <w:proofErr w:type="spellEnd"/>
        <w:r w:rsidRPr="004B3B9D">
          <w:t xml:space="preserve"> </w:t>
        </w:r>
        <w:proofErr w:type="spellStart"/>
        <w:r w:rsidRPr="004B3B9D">
          <w:t>của</w:t>
        </w:r>
        <w:proofErr w:type="spellEnd"/>
        <w:r w:rsidRPr="004B3B9D">
          <w:t xml:space="preserve"> </w:t>
        </w:r>
        <w:proofErr w:type="spellStart"/>
        <w:r w:rsidRPr="004B3B9D">
          <w:t>thực</w:t>
        </w:r>
        <w:proofErr w:type="spellEnd"/>
        <w:r w:rsidRPr="004B3B9D">
          <w:t xml:space="preserve"> </w:t>
        </w:r>
        <w:proofErr w:type="spellStart"/>
        <w:r w:rsidRPr="004B3B9D">
          <w:t>thể</w:t>
        </w:r>
        <w:proofErr w:type="spellEnd"/>
        <w:r w:rsidRPr="004B3B9D">
          <w:t xml:space="preserve"> </w:t>
        </w:r>
        <w:proofErr w:type="spellStart"/>
        <w:r w:rsidRPr="004B3B9D">
          <w:t>đầu</w:t>
        </w:r>
        <w:proofErr w:type="spellEnd"/>
        <w:r w:rsidRPr="004B3B9D">
          <w:t xml:space="preserve"> 1 </w:t>
        </w:r>
        <w:proofErr w:type="spellStart"/>
        <w:r w:rsidRPr="004B3B9D">
          <w:t>vào</w:t>
        </w:r>
        <w:proofErr w:type="spellEnd"/>
        <w:r w:rsidRPr="004B3B9D">
          <w:t xml:space="preserve">  </w:t>
        </w:r>
        <w:proofErr w:type="spellStart"/>
        <w:r w:rsidRPr="004B3B9D">
          <w:t>thực</w:t>
        </w:r>
        <w:proofErr w:type="spellEnd"/>
        <w:r w:rsidRPr="004B3B9D">
          <w:t xml:space="preserve"> </w:t>
        </w:r>
        <w:proofErr w:type="spellStart"/>
        <w:r w:rsidRPr="004B3B9D">
          <w:t>thể</w:t>
        </w:r>
        <w:proofErr w:type="spellEnd"/>
        <w:r w:rsidRPr="004B3B9D">
          <w:t xml:space="preserve"> </w:t>
        </w:r>
        <w:proofErr w:type="spellStart"/>
        <w:r w:rsidRPr="004B3B9D">
          <w:t>đầu</w:t>
        </w:r>
        <w:proofErr w:type="spellEnd"/>
        <w:r w:rsidRPr="004B3B9D">
          <w:t xml:space="preserve"> N</w:t>
        </w:r>
      </w:ins>
    </w:p>
    <w:p w14:paraId="6D5AABE4" w14:textId="77777777" w:rsidR="00D76CD8" w:rsidRPr="00B13119" w:rsidRDefault="00D76CD8" w:rsidP="00D76CD8">
      <w:pPr>
        <w:rPr>
          <w:ins w:id="3090" w:author="Công Nguyễn Văn" w:date="2019-09-05T13:41:00Z"/>
          <w:lang w:val="fr-FR"/>
        </w:rPr>
      </w:pPr>
      <w:ins w:id="3091" w:author="Công Nguyễn Văn" w:date="2019-09-05T13:41:00Z">
        <w:r w:rsidRPr="00B13119">
          <w:rPr>
            <w:lang w:val="fr-FR"/>
          </w:rPr>
          <w:t xml:space="preserve">Ta </w:t>
        </w:r>
        <w:proofErr w:type="spellStart"/>
        <w:r w:rsidRPr="00B13119">
          <w:rPr>
            <w:lang w:val="fr-FR"/>
          </w:rPr>
          <w:t>có</w:t>
        </w:r>
        <w:proofErr w:type="spellEnd"/>
        <w:r w:rsidRPr="00B13119">
          <w:rPr>
            <w:lang w:val="fr-FR"/>
          </w:rPr>
          <w:t xml:space="preserve"> </w:t>
        </w:r>
        <w:proofErr w:type="spellStart"/>
        <w:r w:rsidRPr="00B13119">
          <w:rPr>
            <w:lang w:val="fr-FR"/>
          </w:rPr>
          <w:t>các</w:t>
        </w:r>
        <w:proofErr w:type="spellEnd"/>
        <w:r w:rsidRPr="00B13119">
          <w:rPr>
            <w:lang w:val="fr-FR"/>
          </w:rPr>
          <w:t xml:space="preserve"> </w:t>
        </w:r>
        <w:proofErr w:type="spellStart"/>
        <w:r w:rsidRPr="00B13119">
          <w:rPr>
            <w:lang w:val="fr-FR"/>
          </w:rPr>
          <w:t>quan</w:t>
        </w:r>
        <w:proofErr w:type="spellEnd"/>
        <w:r w:rsidRPr="00B13119">
          <w:rPr>
            <w:lang w:val="fr-FR"/>
          </w:rPr>
          <w:t xml:space="preserve"> </w:t>
        </w:r>
        <w:proofErr w:type="spellStart"/>
        <w:r w:rsidRPr="00B13119">
          <w:rPr>
            <w:lang w:val="fr-FR"/>
          </w:rPr>
          <w:t>h</w:t>
        </w:r>
        <w:r>
          <w:rPr>
            <w:lang w:val="fr-FR"/>
          </w:rPr>
          <w:t>ệ</w:t>
        </w:r>
        <w:proofErr w:type="spellEnd"/>
        <w:r>
          <w:rPr>
            <w:lang w:val="fr-FR"/>
          </w:rPr>
          <w:t xml:space="preserve"> </w:t>
        </w:r>
        <w:proofErr w:type="spellStart"/>
        <w:r>
          <w:rPr>
            <w:lang w:val="fr-FR"/>
          </w:rPr>
          <w:t>như</w:t>
        </w:r>
        <w:proofErr w:type="spellEnd"/>
        <w:r>
          <w:rPr>
            <w:lang w:val="fr-FR"/>
          </w:rPr>
          <w:t xml:space="preserve"> </w:t>
        </w:r>
        <w:proofErr w:type="spellStart"/>
        <w:r>
          <w:rPr>
            <w:lang w:val="fr-FR"/>
          </w:rPr>
          <w:t>sau</w:t>
        </w:r>
        <w:proofErr w:type="spellEnd"/>
      </w:ins>
    </w:p>
    <w:p w14:paraId="4A813E1E" w14:textId="06D2712F" w:rsidR="00D76CD8" w:rsidRPr="004066A6" w:rsidRDefault="00D76CD8" w:rsidP="00D76CD8">
      <w:pPr>
        <w:pStyle w:val="ListParagraph"/>
        <w:numPr>
          <w:ilvl w:val="0"/>
          <w:numId w:val="42"/>
        </w:numPr>
        <w:spacing w:line="360" w:lineRule="auto"/>
        <w:jc w:val="both"/>
        <w:rPr>
          <w:ins w:id="3092" w:author="Công Nguyễn Văn" w:date="2019-09-05T13:41:00Z"/>
        </w:rPr>
      </w:pPr>
      <w:ins w:id="3093" w:author="Công Nguyễn Văn" w:date="2019-09-05T13:41:00Z">
        <w:r w:rsidRPr="004066A6">
          <w:t>Admin (</w:t>
        </w:r>
        <w:r w:rsidRPr="00B13119">
          <w:rPr>
            <w:b/>
            <w:bCs/>
          </w:rPr>
          <w:t>IDA</w:t>
        </w:r>
      </w:ins>
      <w:ins w:id="3094" w:author="Công Nguyễn Văn" w:date="2019-09-05T13:53:00Z">
        <w:r w:rsidR="00A26E3D">
          <w:rPr>
            <w:b/>
            <w:bCs/>
          </w:rPr>
          <w:t>D</w:t>
        </w:r>
      </w:ins>
      <w:ins w:id="3095" w:author="Công Nguyễn Văn" w:date="2019-09-05T13:41:00Z">
        <w:r w:rsidRPr="00B13119">
          <w:rPr>
            <w:b/>
            <w:bCs/>
          </w:rPr>
          <w:t>,</w:t>
        </w:r>
        <w:r w:rsidRPr="004066A6">
          <w:t xml:space="preserve"> </w:t>
        </w:r>
        <w:proofErr w:type="spellStart"/>
        <w:r w:rsidRPr="004B3B9D">
          <w:t>Tên</w:t>
        </w:r>
        <w:proofErr w:type="spellEnd"/>
        <w:r w:rsidRPr="004066A6">
          <w:t xml:space="preserve"> </w:t>
        </w:r>
        <w:proofErr w:type="spellStart"/>
        <w:r w:rsidRPr="004066A6">
          <w:t>tài</w:t>
        </w:r>
        <w:proofErr w:type="spellEnd"/>
        <w:r w:rsidRPr="004066A6">
          <w:t xml:space="preserve"> </w:t>
        </w:r>
        <w:proofErr w:type="spellStart"/>
        <w:r w:rsidRPr="004066A6">
          <w:t>khoản</w:t>
        </w:r>
        <w:proofErr w:type="spellEnd"/>
        <w:r w:rsidRPr="004066A6">
          <w:t xml:space="preserve"> admin, </w:t>
        </w:r>
        <w:proofErr w:type="spellStart"/>
        <w:r w:rsidRPr="004066A6">
          <w:t>mật</w:t>
        </w:r>
        <w:proofErr w:type="spellEnd"/>
        <w:r w:rsidRPr="004066A6">
          <w:t xml:space="preserve"> </w:t>
        </w:r>
        <w:proofErr w:type="spellStart"/>
        <w:r w:rsidRPr="004066A6">
          <w:t>khẩu</w:t>
        </w:r>
        <w:proofErr w:type="spellEnd"/>
        <w:r w:rsidRPr="004066A6">
          <w:t>)</w:t>
        </w:r>
      </w:ins>
    </w:p>
    <w:p w14:paraId="5B38DB24" w14:textId="154449DB" w:rsidR="00D76CD8" w:rsidRPr="00944E5B" w:rsidRDefault="003C7D98" w:rsidP="00D76CD8">
      <w:pPr>
        <w:pStyle w:val="ListParagraph"/>
        <w:numPr>
          <w:ilvl w:val="0"/>
          <w:numId w:val="42"/>
        </w:numPr>
        <w:spacing w:line="360" w:lineRule="auto"/>
        <w:jc w:val="both"/>
        <w:rPr>
          <w:ins w:id="3096" w:author="Công Nguyễn Văn" w:date="2019-09-05T13:41:00Z"/>
        </w:rPr>
      </w:pPr>
      <w:proofErr w:type="spellStart"/>
      <w:ins w:id="3097" w:author="Công Nguyễn Văn" w:date="2019-09-05T13:47:00Z">
        <w:r>
          <w:t>Nhân</w:t>
        </w:r>
        <w:proofErr w:type="spellEnd"/>
        <w:r>
          <w:t xml:space="preserve"> </w:t>
        </w:r>
        <w:proofErr w:type="spellStart"/>
        <w:r>
          <w:t>vi</w:t>
        </w:r>
      </w:ins>
      <w:ins w:id="3098" w:author="Công Nguyễn Văn" w:date="2019-09-05T13:48:00Z">
        <w:r>
          <w:t>ên</w:t>
        </w:r>
      </w:ins>
      <w:proofErr w:type="spellEnd"/>
      <w:ins w:id="3099" w:author="Công Nguyễn Văn" w:date="2019-09-05T13:41:00Z">
        <w:r w:rsidR="00D76CD8" w:rsidRPr="00170AF3">
          <w:t xml:space="preserve"> (</w:t>
        </w:r>
        <w:r w:rsidR="00D76CD8" w:rsidRPr="00B13119">
          <w:rPr>
            <w:b/>
            <w:bCs/>
          </w:rPr>
          <w:t>ID</w:t>
        </w:r>
      </w:ins>
      <w:ins w:id="3100" w:author="Công Nguyễn Văn" w:date="2019-09-05T13:48:00Z">
        <w:r>
          <w:rPr>
            <w:b/>
            <w:bCs/>
          </w:rPr>
          <w:t>NV</w:t>
        </w:r>
      </w:ins>
      <w:ins w:id="3101" w:author="Công Nguyễn Văn" w:date="2019-09-05T13:41:00Z">
        <w:r w:rsidR="00D76CD8" w:rsidRPr="00170AF3">
          <w:t xml:space="preserve">, </w:t>
        </w:r>
        <w:r w:rsidR="00D76CD8" w:rsidRPr="00F26EFA">
          <w:t>#</w:t>
        </w:r>
        <w:proofErr w:type="spellStart"/>
        <w:r w:rsidR="00D76CD8" w:rsidRPr="00B13119">
          <w:rPr>
            <w:b/>
            <w:bCs/>
          </w:rPr>
          <w:t>ID</w:t>
        </w:r>
      </w:ins>
      <w:ins w:id="3102" w:author="Công Nguyễn Văn" w:date="2019-09-05T13:48:00Z">
        <w:r>
          <w:rPr>
            <w:b/>
            <w:bCs/>
          </w:rPr>
          <w:t>GR</w:t>
        </w:r>
      </w:ins>
      <w:ins w:id="3103" w:author="Công Nguyễn Văn" w:date="2019-09-05T13:41:00Z">
        <w:r w:rsidR="00D76CD8" w:rsidRPr="00B13119">
          <w:rPr>
            <w:b/>
            <w:bCs/>
          </w:rPr>
          <w:t>,</w:t>
        </w:r>
        <w:r w:rsidR="00D76CD8" w:rsidRPr="00170AF3">
          <w:t>tên</w:t>
        </w:r>
        <w:proofErr w:type="spellEnd"/>
        <w:r w:rsidR="00D76CD8" w:rsidRPr="00170AF3">
          <w:t xml:space="preserve"> </w:t>
        </w:r>
      </w:ins>
      <w:proofErr w:type="spellStart"/>
      <w:ins w:id="3104" w:author="Công Nguyễn Văn" w:date="2019-09-05T13:48:00Z">
        <w:r>
          <w:t>tài</w:t>
        </w:r>
        <w:proofErr w:type="spellEnd"/>
        <w:r>
          <w:t xml:space="preserve"> </w:t>
        </w:r>
        <w:proofErr w:type="spellStart"/>
        <w:r>
          <w:t>khoản</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địa</w:t>
        </w:r>
        <w:proofErr w:type="spellEnd"/>
        <w:r>
          <w:t xml:space="preserve"> </w:t>
        </w:r>
        <w:proofErr w:type="spellStart"/>
        <w:r>
          <w:t>chỉ</w:t>
        </w:r>
      </w:ins>
      <w:proofErr w:type="spellEnd"/>
      <w:ins w:id="3105" w:author="Công Nguyễn Văn" w:date="2019-09-05T13:41:00Z">
        <w:r w:rsidR="00D76CD8" w:rsidRPr="00245F50">
          <w:t>)</w:t>
        </w:r>
      </w:ins>
    </w:p>
    <w:p w14:paraId="2F3BD08A" w14:textId="082FF454" w:rsidR="00D76CD8" w:rsidRPr="00944E5B" w:rsidRDefault="003C7D98" w:rsidP="00D76CD8">
      <w:pPr>
        <w:pStyle w:val="ListParagraph"/>
        <w:numPr>
          <w:ilvl w:val="0"/>
          <w:numId w:val="42"/>
        </w:numPr>
        <w:spacing w:line="360" w:lineRule="auto"/>
        <w:jc w:val="both"/>
        <w:rPr>
          <w:ins w:id="3106" w:author="Công Nguyễn Văn" w:date="2019-09-05T13:41:00Z"/>
        </w:rPr>
      </w:pPr>
      <w:proofErr w:type="spellStart"/>
      <w:ins w:id="3107" w:author="Công Nguyễn Văn" w:date="2019-09-05T13:49:00Z">
        <w:r>
          <w:t>Bộ</w:t>
        </w:r>
        <w:proofErr w:type="spellEnd"/>
        <w:r>
          <w:t xml:space="preserve"> </w:t>
        </w:r>
        <w:proofErr w:type="spellStart"/>
        <w:r>
          <w:t>phận</w:t>
        </w:r>
      </w:ins>
      <w:proofErr w:type="spellEnd"/>
      <w:ins w:id="3108" w:author="Công Nguyễn Văn" w:date="2019-09-05T13:41:00Z">
        <w:r w:rsidR="00D76CD8" w:rsidRPr="00944E5B">
          <w:t xml:space="preserve"> (</w:t>
        </w:r>
        <w:r w:rsidR="00D76CD8" w:rsidRPr="00B13119">
          <w:rPr>
            <w:b/>
            <w:bCs/>
          </w:rPr>
          <w:t>ID</w:t>
        </w:r>
      </w:ins>
      <w:ins w:id="3109" w:author="Công Nguyễn Văn" w:date="2019-09-05T13:49:00Z">
        <w:r>
          <w:rPr>
            <w:b/>
            <w:bCs/>
          </w:rPr>
          <w:t>GR</w:t>
        </w:r>
      </w:ins>
      <w:ins w:id="3110" w:author="Công Nguyễn Văn" w:date="2019-09-05T13:41:00Z">
        <w:r w:rsidR="00D76CD8" w:rsidRPr="00B13119">
          <w:rPr>
            <w:b/>
            <w:bCs/>
          </w:rPr>
          <w:t>,#ID</w:t>
        </w:r>
      </w:ins>
      <w:ins w:id="3111" w:author="Công Nguyễn Văn" w:date="2019-09-05T13:49:00Z">
        <w:r>
          <w:rPr>
            <w:b/>
            <w:bCs/>
          </w:rPr>
          <w:t>EX</w:t>
        </w:r>
      </w:ins>
      <w:ins w:id="3112" w:author="Công Nguyễn Văn" w:date="2019-09-05T13:41:00Z">
        <w:r w:rsidR="00D76CD8" w:rsidRPr="00B13119">
          <w:rPr>
            <w:b/>
            <w:bCs/>
          </w:rPr>
          <w:t xml:space="preserve">, </w:t>
        </w:r>
        <w:proofErr w:type="spellStart"/>
        <w:r w:rsidR="00D76CD8" w:rsidRPr="00944E5B">
          <w:t>Tên</w:t>
        </w:r>
      </w:ins>
      <w:proofErr w:type="spellEnd"/>
      <w:ins w:id="3113" w:author="Công Nguyễn Văn" w:date="2019-09-05T13:49:00Z">
        <w:r>
          <w:t xml:space="preserve"> </w:t>
        </w:r>
        <w:proofErr w:type="spellStart"/>
        <w:r>
          <w:t>bộ</w:t>
        </w:r>
        <w:proofErr w:type="spellEnd"/>
        <w:r>
          <w:t xml:space="preserve"> </w:t>
        </w:r>
        <w:proofErr w:type="spellStart"/>
        <w:r>
          <w:t>phận</w:t>
        </w:r>
      </w:ins>
      <w:proofErr w:type="spellEnd"/>
      <w:ins w:id="3114" w:author="Công Nguyễn Văn" w:date="2019-09-05T13:41:00Z">
        <w:r w:rsidR="00D76CD8" w:rsidRPr="00944E5B">
          <w:t>)</w:t>
        </w:r>
      </w:ins>
    </w:p>
    <w:p w14:paraId="24BC1D85" w14:textId="253E0397" w:rsidR="00D76CD8" w:rsidRPr="00944E5B" w:rsidRDefault="003C7D98" w:rsidP="00D76CD8">
      <w:pPr>
        <w:pStyle w:val="ListParagraph"/>
        <w:numPr>
          <w:ilvl w:val="0"/>
          <w:numId w:val="42"/>
        </w:numPr>
        <w:spacing w:line="360" w:lineRule="auto"/>
        <w:jc w:val="both"/>
        <w:rPr>
          <w:ins w:id="3115" w:author="Công Nguyễn Văn" w:date="2019-09-05T13:41:00Z"/>
        </w:rPr>
      </w:pPr>
      <w:proofErr w:type="spellStart"/>
      <w:ins w:id="3116" w:author="Công Nguyễn Văn" w:date="2019-09-05T13:51:00Z">
        <w:r>
          <w:t>Môn</w:t>
        </w:r>
        <w:proofErr w:type="spellEnd"/>
        <w:r>
          <w:t xml:space="preserve"> </w:t>
        </w:r>
        <w:proofErr w:type="spellStart"/>
        <w:r>
          <w:t>học</w:t>
        </w:r>
      </w:ins>
      <w:proofErr w:type="spellEnd"/>
      <w:ins w:id="3117" w:author="Công Nguyễn Văn" w:date="2019-09-05T13:41:00Z">
        <w:r w:rsidR="00D76CD8" w:rsidRPr="00944E5B">
          <w:t xml:space="preserve"> (</w:t>
        </w:r>
        <w:r w:rsidR="00D76CD8" w:rsidRPr="00B13119">
          <w:rPr>
            <w:b/>
            <w:bCs/>
          </w:rPr>
          <w:t>#ID</w:t>
        </w:r>
      </w:ins>
      <w:ins w:id="3118" w:author="Công Nguyễn Văn" w:date="2019-09-05T13:51:00Z">
        <w:r>
          <w:rPr>
            <w:b/>
            <w:bCs/>
          </w:rPr>
          <w:t>SB</w:t>
        </w:r>
      </w:ins>
      <w:ins w:id="3119" w:author="Công Nguyễn Văn" w:date="2019-09-05T13:41:00Z">
        <w:r w:rsidR="00D76CD8" w:rsidRPr="00944E5B">
          <w:t xml:space="preserve">, </w:t>
        </w:r>
        <w:r w:rsidR="00D76CD8" w:rsidRPr="002B6606">
          <w:t>,</w:t>
        </w:r>
      </w:ins>
      <w:proofErr w:type="spellStart"/>
      <w:ins w:id="3120" w:author="Công Nguyễn Văn" w:date="2019-09-05T13:51:00Z">
        <w:r>
          <w:t>Tên</w:t>
        </w:r>
        <w:proofErr w:type="spellEnd"/>
        <w:r>
          <w:t xml:space="preserve"> </w:t>
        </w:r>
        <w:proofErr w:type="spellStart"/>
        <w:r>
          <w:t>bài</w:t>
        </w:r>
        <w:proofErr w:type="spellEnd"/>
        <w:r>
          <w:t xml:space="preserve"> </w:t>
        </w:r>
        <w:proofErr w:type="spellStart"/>
        <w:r>
          <w:t>thi</w:t>
        </w:r>
      </w:ins>
      <w:proofErr w:type="spellEnd"/>
      <w:ins w:id="3121" w:author="Công Nguyễn Văn" w:date="2019-09-05T13:41:00Z">
        <w:r w:rsidR="00D76CD8" w:rsidRPr="00944E5B">
          <w:t>)</w:t>
        </w:r>
      </w:ins>
    </w:p>
    <w:p w14:paraId="5FC5338F" w14:textId="556BA39A" w:rsidR="00D76CD8" w:rsidRDefault="003C7D98" w:rsidP="00D76CD8">
      <w:pPr>
        <w:pStyle w:val="ListParagraph"/>
        <w:numPr>
          <w:ilvl w:val="0"/>
          <w:numId w:val="42"/>
        </w:numPr>
        <w:spacing w:line="360" w:lineRule="auto"/>
        <w:jc w:val="both"/>
        <w:rPr>
          <w:ins w:id="3122" w:author="Công Nguyễn Văn" w:date="2019-09-05T13:41:00Z"/>
        </w:rPr>
      </w:pPr>
      <w:proofErr w:type="spellStart"/>
      <w:ins w:id="3123" w:author="Công Nguyễn Văn" w:date="2019-09-05T13:51:00Z">
        <w:r>
          <w:t>Chương</w:t>
        </w:r>
      </w:ins>
      <w:proofErr w:type="spellEnd"/>
      <w:ins w:id="3124" w:author="Công Nguyễn Văn" w:date="2019-09-05T13:41:00Z">
        <w:r w:rsidR="00D76CD8" w:rsidRPr="00D94190">
          <w:t xml:space="preserve"> (</w:t>
        </w:r>
        <w:r w:rsidR="00D76CD8" w:rsidRPr="00B13119">
          <w:rPr>
            <w:b/>
            <w:bCs/>
          </w:rPr>
          <w:t>ID</w:t>
        </w:r>
      </w:ins>
      <w:ins w:id="3125" w:author="Công Nguyễn Văn" w:date="2019-09-05T13:51:00Z">
        <w:r>
          <w:rPr>
            <w:b/>
            <w:bCs/>
          </w:rPr>
          <w:t>CH</w:t>
        </w:r>
      </w:ins>
      <w:ins w:id="3126" w:author="Công Nguyễn Văn" w:date="2019-09-05T13:41:00Z">
        <w:r w:rsidR="00D76CD8" w:rsidRPr="00B13119">
          <w:rPr>
            <w:b/>
            <w:bCs/>
          </w:rPr>
          <w:t>,</w:t>
        </w:r>
      </w:ins>
      <w:ins w:id="3127" w:author="Công Nguyễn Văn" w:date="2019-09-05T13:52:00Z">
        <w:r>
          <w:rPr>
            <w:b/>
            <w:bCs/>
          </w:rPr>
          <w:t xml:space="preserve"> </w:t>
        </w:r>
      </w:ins>
      <w:ins w:id="3128" w:author="Công Nguyễn Văn" w:date="2019-09-05T13:41:00Z">
        <w:r w:rsidR="00D76CD8" w:rsidRPr="00B13119">
          <w:rPr>
            <w:b/>
            <w:bCs/>
          </w:rPr>
          <w:t>#</w:t>
        </w:r>
      </w:ins>
      <w:ins w:id="3129" w:author="Công Nguyễn Văn" w:date="2019-09-05T13:51:00Z">
        <w:r>
          <w:rPr>
            <w:b/>
            <w:bCs/>
          </w:rPr>
          <w:t>ID</w:t>
        </w:r>
      </w:ins>
      <w:ins w:id="3130" w:author="Công Nguyễn Văn" w:date="2019-09-05T13:52:00Z">
        <w:r>
          <w:rPr>
            <w:b/>
            <w:bCs/>
          </w:rPr>
          <w:t>SB</w:t>
        </w:r>
      </w:ins>
      <w:ins w:id="3131" w:author="Công Nguyễn Văn" w:date="2019-09-05T13:41:00Z">
        <w:r w:rsidR="00D76CD8" w:rsidRPr="00B13119">
          <w:rPr>
            <w:b/>
            <w:bCs/>
          </w:rPr>
          <w:t>,</w:t>
        </w:r>
      </w:ins>
      <w:ins w:id="3132" w:author="Công Nguyễn Văn" w:date="2019-09-05T13:52:00Z">
        <w:r>
          <w:rPr>
            <w:b/>
            <w:bCs/>
          </w:rPr>
          <w:t xml:space="preserve"> </w:t>
        </w:r>
        <w:proofErr w:type="spellStart"/>
        <w:r w:rsidRPr="003C7D98">
          <w:rPr>
            <w:rPrChange w:id="3133" w:author="Công Nguyễn Văn" w:date="2019-09-05T13:52:00Z">
              <w:rPr>
                <w:b/>
                <w:bCs/>
              </w:rPr>
            </w:rPrChange>
          </w:rPr>
          <w:t>Tên</w:t>
        </w:r>
        <w:proofErr w:type="spellEnd"/>
        <w:r w:rsidRPr="003C7D98">
          <w:rPr>
            <w:rPrChange w:id="3134" w:author="Công Nguyễn Văn" w:date="2019-09-05T13:52:00Z">
              <w:rPr>
                <w:b/>
                <w:bCs/>
              </w:rPr>
            </w:rPrChange>
          </w:rPr>
          <w:t xml:space="preserve"> </w:t>
        </w:r>
        <w:proofErr w:type="spellStart"/>
        <w:r w:rsidRPr="003C7D98">
          <w:rPr>
            <w:rPrChange w:id="3135" w:author="Công Nguyễn Văn" w:date="2019-09-05T13:52:00Z">
              <w:rPr>
                <w:b/>
                <w:bCs/>
              </w:rPr>
            </w:rPrChange>
          </w:rPr>
          <w:t>chương</w:t>
        </w:r>
      </w:ins>
      <w:proofErr w:type="spellEnd"/>
      <w:ins w:id="3136" w:author="Công Nguyễn Văn" w:date="2019-09-05T13:41:00Z">
        <w:r w:rsidR="00D76CD8" w:rsidRPr="00D94190">
          <w:t>)</w:t>
        </w:r>
      </w:ins>
    </w:p>
    <w:p w14:paraId="2B57D04A" w14:textId="11484D4D" w:rsidR="00D76CD8" w:rsidRDefault="003C7D98" w:rsidP="00D76CD8">
      <w:pPr>
        <w:pStyle w:val="ListParagraph"/>
        <w:numPr>
          <w:ilvl w:val="0"/>
          <w:numId w:val="42"/>
        </w:numPr>
        <w:spacing w:line="360" w:lineRule="auto"/>
        <w:jc w:val="both"/>
        <w:rPr>
          <w:ins w:id="3137" w:author="Công Nguyễn Văn" w:date="2019-09-05T13:41:00Z"/>
        </w:rPr>
      </w:pPr>
      <w:proofErr w:type="spellStart"/>
      <w:ins w:id="3138" w:author="Công Nguyễn Văn" w:date="2019-09-05T13:52:00Z">
        <w:r>
          <w:t>Kĩ</w:t>
        </w:r>
        <w:proofErr w:type="spellEnd"/>
        <w:r>
          <w:t xml:space="preserve"> </w:t>
        </w:r>
        <w:proofErr w:type="spellStart"/>
        <w:r>
          <w:t>năng</w:t>
        </w:r>
      </w:ins>
      <w:proofErr w:type="spellEnd"/>
      <w:ins w:id="3139" w:author="Công Nguyễn Văn" w:date="2019-09-05T13:41:00Z">
        <w:r w:rsidR="00D76CD8" w:rsidRPr="00B85D34">
          <w:t xml:space="preserve"> </w:t>
        </w:r>
        <w:r w:rsidR="00D76CD8" w:rsidRPr="00170AF3">
          <w:t>(</w:t>
        </w:r>
      </w:ins>
      <w:ins w:id="3140" w:author="Công Nguyễn Văn" w:date="2019-09-05T13:52:00Z">
        <w:r>
          <w:rPr>
            <w:b/>
            <w:bCs/>
          </w:rPr>
          <w:t>IDDO</w:t>
        </w:r>
      </w:ins>
      <w:ins w:id="3141" w:author="Công Nguyễn Văn" w:date="2019-09-05T13:41:00Z">
        <w:r w:rsidR="00D76CD8" w:rsidRPr="00B13119">
          <w:rPr>
            <w:b/>
            <w:bCs/>
          </w:rPr>
          <w:t>,</w:t>
        </w:r>
      </w:ins>
      <w:ins w:id="3142" w:author="Công Nguyễn Văn" w:date="2019-09-05T13:52:00Z">
        <w:r w:rsidR="00A26E3D">
          <w:rPr>
            <w:b/>
            <w:bCs/>
          </w:rPr>
          <w:t xml:space="preserve"> </w:t>
        </w:r>
        <w:r w:rsidR="00A26E3D" w:rsidRPr="00B13119">
          <w:rPr>
            <w:b/>
            <w:bCs/>
          </w:rPr>
          <w:t>#</w:t>
        </w:r>
        <w:r w:rsidR="00A26E3D">
          <w:rPr>
            <w:b/>
            <w:bCs/>
          </w:rPr>
          <w:t>IDSB</w:t>
        </w:r>
        <w:r w:rsidR="00A26E3D">
          <w:rPr>
            <w:b/>
            <w:bCs/>
          </w:rPr>
          <w:t xml:space="preserve">, </w:t>
        </w:r>
        <w:proofErr w:type="spellStart"/>
        <w:r w:rsidR="00A26E3D" w:rsidRPr="00A26E3D">
          <w:rPr>
            <w:rPrChange w:id="3143" w:author="Công Nguyễn Văn" w:date="2019-09-05T13:52:00Z">
              <w:rPr>
                <w:b/>
                <w:bCs/>
              </w:rPr>
            </w:rPrChange>
          </w:rPr>
          <w:t>Tên</w:t>
        </w:r>
        <w:proofErr w:type="spellEnd"/>
        <w:r w:rsidR="00A26E3D" w:rsidRPr="00A26E3D">
          <w:rPr>
            <w:rPrChange w:id="3144" w:author="Công Nguyễn Văn" w:date="2019-09-05T13:52:00Z">
              <w:rPr>
                <w:b/>
                <w:bCs/>
              </w:rPr>
            </w:rPrChange>
          </w:rPr>
          <w:t xml:space="preserve"> </w:t>
        </w:r>
        <w:proofErr w:type="spellStart"/>
        <w:r w:rsidR="00A26E3D" w:rsidRPr="00A26E3D">
          <w:rPr>
            <w:rPrChange w:id="3145" w:author="Công Nguyễn Văn" w:date="2019-09-05T13:52:00Z">
              <w:rPr>
                <w:b/>
                <w:bCs/>
              </w:rPr>
            </w:rPrChange>
          </w:rPr>
          <w:t>kĩ</w:t>
        </w:r>
        <w:proofErr w:type="spellEnd"/>
        <w:r w:rsidR="00A26E3D" w:rsidRPr="00A26E3D">
          <w:rPr>
            <w:rPrChange w:id="3146" w:author="Công Nguyễn Văn" w:date="2019-09-05T13:52:00Z">
              <w:rPr>
                <w:b/>
                <w:bCs/>
              </w:rPr>
            </w:rPrChange>
          </w:rPr>
          <w:t xml:space="preserve"> </w:t>
        </w:r>
        <w:proofErr w:type="spellStart"/>
        <w:r w:rsidR="00A26E3D" w:rsidRPr="00A26E3D">
          <w:rPr>
            <w:rPrChange w:id="3147" w:author="Công Nguyễn Văn" w:date="2019-09-05T13:52:00Z">
              <w:rPr>
                <w:b/>
                <w:bCs/>
              </w:rPr>
            </w:rPrChange>
          </w:rPr>
          <w:t>năng</w:t>
        </w:r>
      </w:ins>
      <w:proofErr w:type="spellEnd"/>
      <w:ins w:id="3148" w:author="Công Nguyễn Văn" w:date="2019-09-05T13:41:00Z">
        <w:r w:rsidR="00D76CD8" w:rsidRPr="00B85D34">
          <w:t>)</w:t>
        </w:r>
      </w:ins>
    </w:p>
    <w:p w14:paraId="62DE6A77" w14:textId="2FC74214" w:rsidR="00D76CD8" w:rsidRDefault="00A26E3D" w:rsidP="00D76CD8">
      <w:pPr>
        <w:pStyle w:val="ListParagraph"/>
        <w:numPr>
          <w:ilvl w:val="0"/>
          <w:numId w:val="42"/>
        </w:numPr>
        <w:spacing w:line="360" w:lineRule="auto"/>
        <w:jc w:val="both"/>
        <w:rPr>
          <w:ins w:id="3149" w:author="Công Nguyễn Văn" w:date="2019-09-05T13:41:00Z"/>
        </w:rPr>
      </w:pPr>
      <w:proofErr w:type="spellStart"/>
      <w:ins w:id="3150" w:author="Công Nguyễn Văn" w:date="2019-09-05T13:52:00Z">
        <w:r>
          <w:t>Câu</w:t>
        </w:r>
        <w:proofErr w:type="spellEnd"/>
        <w:r>
          <w:t xml:space="preserve"> </w:t>
        </w:r>
        <w:proofErr w:type="spellStart"/>
        <w:r>
          <w:t>hỏi</w:t>
        </w:r>
        <w:proofErr w:type="spellEnd"/>
        <w:r>
          <w:t xml:space="preserve"> </w:t>
        </w:r>
      </w:ins>
      <w:ins w:id="3151" w:author="Công Nguyễn Văn" w:date="2019-09-05T13:41:00Z">
        <w:r w:rsidR="00D76CD8" w:rsidRPr="00F07AB8">
          <w:t>(</w:t>
        </w:r>
      </w:ins>
      <w:ins w:id="3152" w:author="Công Nguyễn Văn" w:date="2019-09-05T13:52:00Z">
        <w:r>
          <w:rPr>
            <w:b/>
            <w:bCs/>
          </w:rPr>
          <w:t>IDQ</w:t>
        </w:r>
      </w:ins>
      <w:ins w:id="3153" w:author="Công Nguyễn Văn" w:date="2019-09-05T13:53:00Z">
        <w:r>
          <w:rPr>
            <w:b/>
            <w:bCs/>
          </w:rPr>
          <w:t>U</w:t>
        </w:r>
      </w:ins>
      <w:ins w:id="3154" w:author="Công Nguyễn Văn" w:date="2019-09-05T13:41:00Z">
        <w:r w:rsidR="00D76CD8" w:rsidRPr="00B13119">
          <w:rPr>
            <w:b/>
            <w:bCs/>
          </w:rPr>
          <w:t>,#ID</w:t>
        </w:r>
      </w:ins>
      <w:ins w:id="3155" w:author="Công Nguyễn Văn" w:date="2019-09-05T13:53:00Z">
        <w:r>
          <w:rPr>
            <w:b/>
            <w:bCs/>
          </w:rPr>
          <w:t>SB</w:t>
        </w:r>
      </w:ins>
      <w:ins w:id="3156" w:author="Công Nguyễn Văn" w:date="2019-09-05T13:41:00Z">
        <w:r w:rsidR="00D76CD8" w:rsidRPr="00B13119">
          <w:rPr>
            <w:b/>
            <w:bCs/>
          </w:rPr>
          <w:t>,#ID</w:t>
        </w:r>
      </w:ins>
      <w:ins w:id="3157" w:author="Công Nguyễn Văn" w:date="2019-09-05T13:53:00Z">
        <w:r>
          <w:rPr>
            <w:b/>
            <w:bCs/>
          </w:rPr>
          <w:t>CH</w:t>
        </w:r>
      </w:ins>
      <w:ins w:id="3158" w:author="Công Nguyễn Văn" w:date="2019-09-05T13:41:00Z">
        <w:r w:rsidR="00D76CD8" w:rsidRPr="00B13119">
          <w:rPr>
            <w:b/>
            <w:bCs/>
          </w:rPr>
          <w:t>,</w:t>
        </w:r>
      </w:ins>
      <w:ins w:id="3159" w:author="Công Nguyễn Văn" w:date="2019-09-05T13:53:00Z">
        <w:r>
          <w:rPr>
            <w:b/>
            <w:bCs/>
          </w:rPr>
          <w:t>#IDDO,#IDAD,</w:t>
        </w:r>
        <w:r>
          <w:t xml:space="preserve"> </w:t>
        </w:r>
        <w:proofErr w:type="spellStart"/>
        <w:r>
          <w:t>Tiêu</w:t>
        </w:r>
        <w:proofErr w:type="spellEnd"/>
        <w:r>
          <w:t xml:space="preserve"> </w:t>
        </w:r>
        <w:proofErr w:type="spellStart"/>
        <w:r>
          <w:t>đề</w:t>
        </w:r>
      </w:ins>
      <w:proofErr w:type="spellEnd"/>
      <w:ins w:id="3160" w:author="Công Nguyễn Văn" w:date="2019-09-05T13:54:00Z">
        <w:r>
          <w:t xml:space="preserve">, </w:t>
        </w:r>
        <w:proofErr w:type="spellStart"/>
        <w:r>
          <w:t>đáp</w:t>
        </w:r>
        <w:proofErr w:type="spellEnd"/>
        <w:r>
          <w:t xml:space="preserve"> </w:t>
        </w:r>
        <w:proofErr w:type="spellStart"/>
        <w:r>
          <w:t>án</w:t>
        </w:r>
      </w:ins>
      <w:proofErr w:type="spellEnd"/>
      <w:ins w:id="3161" w:author="Công Nguyễn Văn" w:date="2019-09-05T13:41:00Z">
        <w:r w:rsidR="00D76CD8" w:rsidRPr="00F07AB8">
          <w:t>)</w:t>
        </w:r>
      </w:ins>
    </w:p>
    <w:p w14:paraId="745CF0F2" w14:textId="09CEDF98" w:rsidR="00D76CD8" w:rsidRPr="00D76CD8" w:rsidRDefault="00A26E3D" w:rsidP="00A26E3D">
      <w:pPr>
        <w:pStyle w:val="ListParagraph"/>
        <w:numPr>
          <w:ilvl w:val="0"/>
          <w:numId w:val="42"/>
        </w:numPr>
        <w:spacing w:line="360" w:lineRule="auto"/>
        <w:jc w:val="both"/>
        <w:rPr>
          <w:ins w:id="3162" w:author="Nguyen Thanh Binh" w:date="2019-09-03T10:32:00Z"/>
          <w:rFonts w:hint="eastAsia"/>
          <w:rPrChange w:id="3163" w:author="Công Nguyễn Văn" w:date="2019-09-05T13:41:00Z">
            <w:rPr>
              <w:ins w:id="3164" w:author="Nguyen Thanh Binh" w:date="2019-09-03T10:32:00Z"/>
            </w:rPr>
          </w:rPrChange>
        </w:rPr>
        <w:pPrChange w:id="3165" w:author="Công Nguyễn Văn" w:date="2019-09-05T13:54:00Z">
          <w:pPr/>
        </w:pPrChange>
      </w:pPr>
      <w:proofErr w:type="spellStart"/>
      <w:ins w:id="3166" w:author="Công Nguyễn Văn" w:date="2019-09-05T13:54:00Z">
        <w:r>
          <w:t>Bài</w:t>
        </w:r>
        <w:proofErr w:type="spellEnd"/>
        <w:r>
          <w:t xml:space="preserve"> </w:t>
        </w:r>
        <w:proofErr w:type="spellStart"/>
        <w:r>
          <w:t>thi</w:t>
        </w:r>
      </w:ins>
      <w:proofErr w:type="spellEnd"/>
      <w:ins w:id="3167" w:author="Công Nguyễn Văn" w:date="2019-09-05T13:41:00Z">
        <w:r w:rsidR="00D76CD8" w:rsidRPr="00A36CC9">
          <w:t xml:space="preserve"> (</w:t>
        </w:r>
        <w:r w:rsidR="00D76CD8" w:rsidRPr="00B13119">
          <w:rPr>
            <w:b/>
            <w:bCs/>
          </w:rPr>
          <w:t>ID</w:t>
        </w:r>
      </w:ins>
      <w:ins w:id="3168" w:author="Công Nguyễn Văn" w:date="2019-09-05T13:54:00Z">
        <w:r>
          <w:rPr>
            <w:b/>
            <w:bCs/>
          </w:rPr>
          <w:t>EX</w:t>
        </w:r>
      </w:ins>
      <w:ins w:id="3169" w:author="Công Nguyễn Văn" w:date="2019-09-05T13:41:00Z">
        <w:r w:rsidR="00D76CD8" w:rsidRPr="00B13119">
          <w:rPr>
            <w:b/>
            <w:bCs/>
          </w:rPr>
          <w:t>, #ID</w:t>
        </w:r>
      </w:ins>
      <w:ins w:id="3170" w:author="Công Nguyễn Văn" w:date="2019-09-05T13:54:00Z">
        <w:r>
          <w:rPr>
            <w:b/>
            <w:bCs/>
          </w:rPr>
          <w:t>SB,</w:t>
        </w:r>
      </w:ins>
      <w:ins w:id="3171" w:author="Công Nguyễn Văn" w:date="2019-09-05T13:55:00Z">
        <w:r>
          <w:rPr>
            <w:b/>
            <w:bCs/>
          </w:rPr>
          <w:t>#IDAD,</w:t>
        </w:r>
      </w:ins>
      <w:ins w:id="3172" w:author="Công Nguyễn Văn" w:date="2019-09-05T13:54:00Z">
        <w:r>
          <w:rPr>
            <w:b/>
            <w:bCs/>
          </w:rPr>
          <w:t xml:space="preserve"> </w:t>
        </w:r>
      </w:ins>
      <w:proofErr w:type="spellStart"/>
      <w:ins w:id="3173" w:author="Công Nguyễn Văn" w:date="2019-09-05T13:55:00Z">
        <w:r w:rsidRPr="00A26E3D">
          <w:rPr>
            <w:rPrChange w:id="3174" w:author="Công Nguyễn Văn" w:date="2019-09-05T13:55:00Z">
              <w:rPr>
                <w:b/>
                <w:bCs/>
              </w:rPr>
            </w:rPrChange>
          </w:rPr>
          <w:t>số</w:t>
        </w:r>
        <w:proofErr w:type="spellEnd"/>
        <w:r w:rsidRPr="00A26E3D">
          <w:rPr>
            <w:rPrChange w:id="3175" w:author="Công Nguyễn Văn" w:date="2019-09-05T13:55:00Z">
              <w:rPr>
                <w:b/>
                <w:bCs/>
              </w:rPr>
            </w:rPrChange>
          </w:rPr>
          <w:t xml:space="preserve"> </w:t>
        </w:r>
        <w:proofErr w:type="spellStart"/>
        <w:r w:rsidRPr="00A26E3D">
          <w:rPr>
            <w:rPrChange w:id="3176" w:author="Công Nguyễn Văn" w:date="2019-09-05T13:55:00Z">
              <w:rPr>
                <w:b/>
                <w:bCs/>
              </w:rPr>
            </w:rPrChange>
          </w:rPr>
          <w:t>câu</w:t>
        </w:r>
        <w:proofErr w:type="spellEnd"/>
        <w:r w:rsidRPr="00A26E3D">
          <w:rPr>
            <w:rPrChange w:id="3177" w:author="Công Nguyễn Văn" w:date="2019-09-05T13:55:00Z">
              <w:rPr>
                <w:b/>
                <w:bCs/>
              </w:rPr>
            </w:rPrChange>
          </w:rPr>
          <w:t xml:space="preserve"> </w:t>
        </w:r>
        <w:proofErr w:type="spellStart"/>
        <w:r w:rsidRPr="00A26E3D">
          <w:rPr>
            <w:rPrChange w:id="3178" w:author="Công Nguyễn Văn" w:date="2019-09-05T13:55:00Z">
              <w:rPr>
                <w:b/>
                <w:bCs/>
              </w:rPr>
            </w:rPrChange>
          </w:rPr>
          <w:t>hỏi</w:t>
        </w:r>
        <w:proofErr w:type="spellEnd"/>
        <w:r>
          <w:rPr>
            <w:b/>
            <w:bCs/>
          </w:rPr>
          <w:t xml:space="preserve">, </w:t>
        </w:r>
        <w:proofErr w:type="spellStart"/>
        <w:r w:rsidRPr="00A26E3D">
          <w:rPr>
            <w:rPrChange w:id="3179" w:author="Công Nguyễn Văn" w:date="2019-09-05T13:55:00Z">
              <w:rPr>
                <w:b/>
                <w:bCs/>
              </w:rPr>
            </w:rPrChange>
          </w:rPr>
          <w:t>kiểu</w:t>
        </w:r>
        <w:proofErr w:type="spellEnd"/>
        <w:r w:rsidRPr="00A26E3D">
          <w:rPr>
            <w:rPrChange w:id="3180" w:author="Công Nguyễn Văn" w:date="2019-09-05T13:55:00Z">
              <w:rPr>
                <w:b/>
                <w:bCs/>
              </w:rPr>
            </w:rPrChange>
          </w:rPr>
          <w:t xml:space="preserve">, </w:t>
        </w:r>
        <w:proofErr w:type="spellStart"/>
        <w:r w:rsidRPr="00A26E3D">
          <w:rPr>
            <w:rPrChange w:id="3181" w:author="Công Nguyễn Văn" w:date="2019-09-05T13:55:00Z">
              <w:rPr>
                <w:b/>
                <w:bCs/>
              </w:rPr>
            </w:rPrChange>
          </w:rPr>
          <w:t>tỷ</w:t>
        </w:r>
        <w:proofErr w:type="spellEnd"/>
        <w:r w:rsidRPr="00A26E3D">
          <w:rPr>
            <w:rPrChange w:id="3182" w:author="Công Nguyễn Văn" w:date="2019-09-05T13:55:00Z">
              <w:rPr>
                <w:b/>
                <w:bCs/>
              </w:rPr>
            </w:rPrChange>
          </w:rPr>
          <w:t xml:space="preserve"> </w:t>
        </w:r>
        <w:proofErr w:type="spellStart"/>
        <w:r w:rsidRPr="00A26E3D">
          <w:rPr>
            <w:rPrChange w:id="3183" w:author="Công Nguyễn Văn" w:date="2019-09-05T13:55:00Z">
              <w:rPr>
                <w:b/>
                <w:bCs/>
              </w:rPr>
            </w:rPrChange>
          </w:rPr>
          <w:t>lệ</w:t>
        </w:r>
        <w:proofErr w:type="spellEnd"/>
        <w:r w:rsidRPr="00A26E3D">
          <w:rPr>
            <w:rPrChange w:id="3184" w:author="Công Nguyễn Văn" w:date="2019-09-05T13:55:00Z">
              <w:rPr>
                <w:b/>
                <w:bCs/>
              </w:rPr>
            </w:rPrChange>
          </w:rPr>
          <w:t xml:space="preserve"> qua</w:t>
        </w:r>
        <w:r>
          <w:rPr>
            <w:b/>
            <w:bCs/>
          </w:rPr>
          <w:t xml:space="preserve">, </w:t>
        </w:r>
        <w:proofErr w:type="spellStart"/>
        <w:r w:rsidRPr="00A26E3D">
          <w:rPr>
            <w:rPrChange w:id="3185" w:author="Công Nguyễn Văn" w:date="2019-09-05T13:55:00Z">
              <w:rPr>
                <w:b/>
                <w:bCs/>
              </w:rPr>
            </w:rPrChange>
          </w:rPr>
          <w:t>thời</w:t>
        </w:r>
        <w:proofErr w:type="spellEnd"/>
        <w:r w:rsidRPr="00A26E3D">
          <w:rPr>
            <w:rPrChange w:id="3186" w:author="Công Nguyễn Văn" w:date="2019-09-05T13:55:00Z">
              <w:rPr>
                <w:b/>
                <w:bCs/>
              </w:rPr>
            </w:rPrChange>
          </w:rPr>
          <w:t xml:space="preserve"> </w:t>
        </w:r>
        <w:proofErr w:type="spellStart"/>
        <w:r w:rsidRPr="00A26E3D">
          <w:rPr>
            <w:rPrChange w:id="3187" w:author="Công Nguyễn Văn" w:date="2019-09-05T13:55:00Z">
              <w:rPr>
                <w:b/>
                <w:bCs/>
              </w:rPr>
            </w:rPrChange>
          </w:rPr>
          <w:t>gian</w:t>
        </w:r>
        <w:proofErr w:type="spellEnd"/>
        <w:r>
          <w:t xml:space="preserve">, </w:t>
        </w:r>
        <w:proofErr w:type="spellStart"/>
        <w:r>
          <w:t>số</w:t>
        </w:r>
        <w:proofErr w:type="spellEnd"/>
        <w:r>
          <w:t xml:space="preserve"> </w:t>
        </w:r>
        <w:proofErr w:type="spellStart"/>
        <w:r>
          <w:t>lần</w:t>
        </w:r>
        <w:proofErr w:type="spellEnd"/>
        <w:r>
          <w:t xml:space="preserve"> </w:t>
        </w:r>
        <w:proofErr w:type="spellStart"/>
        <w:r>
          <w:t>thi</w:t>
        </w:r>
      </w:ins>
      <w:proofErr w:type="spellEnd"/>
      <w:ins w:id="3188" w:author="Công Nguyễn Văn" w:date="2019-09-05T13:41:00Z">
        <w:r w:rsidR="00D76CD8" w:rsidRPr="00B13119">
          <w:rPr>
            <w:b/>
            <w:bCs/>
          </w:rPr>
          <w:t>)</w:t>
        </w:r>
      </w:ins>
      <w:ins w:id="3189" w:author="Công Nguyễn Văn" w:date="2019-09-05T13:54:00Z">
        <w:r w:rsidRPr="00D76CD8">
          <w:rPr>
            <w:rFonts w:hint="eastAsia"/>
            <w:rPrChange w:id="3190" w:author="Công Nguyễn Văn" w:date="2019-09-05T13:41:00Z">
              <w:rPr>
                <w:rFonts w:hint="eastAsia"/>
              </w:rPr>
            </w:rPrChange>
          </w:rPr>
          <w:t xml:space="preserve"> </w:t>
        </w:r>
      </w:ins>
    </w:p>
    <w:p w14:paraId="3928A39D" w14:textId="35D832D9" w:rsidR="00B8439E" w:rsidRPr="00B8439E" w:rsidRDefault="00D92648" w:rsidP="00D92648">
      <w:pPr>
        <w:pStyle w:val="Heading3"/>
        <w:pPrChange w:id="3191" w:author="Công Nguyễn Văn" w:date="2019-09-05T13:56:00Z">
          <w:pPr>
            <w:pStyle w:val="Heading2"/>
          </w:pPr>
        </w:pPrChange>
      </w:pPr>
      <w:bookmarkStart w:id="3192" w:name="_Toc18584511"/>
      <w:ins w:id="3193" w:author="Công Nguyễn Văn" w:date="2019-09-05T13:56:00Z">
        <w:r>
          <w:t>3.6.3:</w:t>
        </w:r>
      </w:ins>
      <w:ins w:id="3194" w:author="Nguyen Thanh Binh" w:date="2019-09-03T10:32:00Z">
        <w:del w:id="3195" w:author="Công Nguyễn Văn" w:date="2019-09-05T13:56:00Z">
          <w:r w:rsidR="00B8439E" w:rsidDel="00D92648">
            <w:delText>-</w:delText>
          </w:r>
        </w:del>
        <w:r w:rsidR="00B8439E" w:rsidRPr="009C49AB">
          <w:rPr>
            <w:rPrChange w:id="3196" w:author="Công Nguyễn Văn" w:date="2019-09-05T13:03:00Z">
              <w:rPr/>
            </w:rPrChange>
          </w:rPr>
          <w:t xml:space="preserve"> </w:t>
        </w:r>
        <w:proofErr w:type="spellStart"/>
        <w:r w:rsidR="00B8439E" w:rsidRPr="009C49AB">
          <w:rPr>
            <w:rPrChange w:id="3197" w:author="Công Nguyễn Văn" w:date="2019-09-05T13:03:00Z">
              <w:rPr/>
            </w:rPrChange>
          </w:rPr>
          <w:t>Thiết</w:t>
        </w:r>
        <w:proofErr w:type="spellEnd"/>
        <w:r w:rsidR="00B8439E" w:rsidRPr="009C49AB">
          <w:rPr>
            <w:rPrChange w:id="3198" w:author="Công Nguyễn Văn" w:date="2019-09-05T13:03:00Z">
              <w:rPr/>
            </w:rPrChange>
          </w:rPr>
          <w:t xml:space="preserve"> </w:t>
        </w:r>
        <w:proofErr w:type="spellStart"/>
        <w:r w:rsidR="00B8439E" w:rsidRPr="009C49AB">
          <w:rPr>
            <w:rPrChange w:id="3199" w:author="Công Nguyễn Văn" w:date="2019-09-05T13:03:00Z">
              <w:rPr/>
            </w:rPrChange>
          </w:rPr>
          <w:t>kế</w:t>
        </w:r>
        <w:proofErr w:type="spellEnd"/>
        <w:r w:rsidR="00B8439E" w:rsidRPr="009C49AB">
          <w:rPr>
            <w:rPrChange w:id="3200" w:author="Công Nguyễn Văn" w:date="2019-09-05T13:03:00Z">
              <w:rPr/>
            </w:rPrChange>
          </w:rPr>
          <w:t xml:space="preserve"> C</w:t>
        </w:r>
      </w:ins>
      <w:ins w:id="3201" w:author="Nguyen Thanh Binh" w:date="2019-09-03T10:33:00Z">
        <w:r w:rsidR="00B8439E" w:rsidRPr="009C49AB">
          <w:rPr>
            <w:rPrChange w:id="3202" w:author="Công Nguyễn Văn" w:date="2019-09-05T13:03:00Z">
              <w:rPr/>
            </w:rPrChange>
          </w:rPr>
          <w:t>SDL</w:t>
        </w:r>
        <w:bookmarkEnd w:id="3192"/>
        <w:r w:rsidR="00B8439E" w:rsidRPr="009C49AB">
          <w:rPr>
            <w:rPrChange w:id="3203" w:author="Công Nguyễn Văn" w:date="2019-09-05T13:03:00Z">
              <w:rPr/>
            </w:rPrChange>
          </w:rPr>
          <w:t xml:space="preserve"> </w:t>
        </w:r>
        <w:del w:id="3204" w:author="Công Nguyễn Văn" w:date="2019-09-05T13:03:00Z">
          <w:r w:rsidR="00B8439E" w:rsidDel="009C49AB">
            <w:delText>(chuẩn hóa)</w:delText>
          </w:r>
        </w:del>
      </w:ins>
    </w:p>
    <w:p w14:paraId="280A8F3D" w14:textId="77777777" w:rsidR="003C592B" w:rsidRDefault="003449FE">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gồm</w:t>
      </w:r>
      <w:proofErr w:type="spellEnd"/>
      <w:r>
        <w:t xml:space="preserve"> 18 </w:t>
      </w:r>
      <w:proofErr w:type="spellStart"/>
      <w:r>
        <w:t>bảng</w:t>
      </w:r>
      <w:proofErr w:type="spellEnd"/>
      <w:r>
        <w:t>:</w:t>
      </w:r>
    </w:p>
    <w:p w14:paraId="280A8F3E" w14:textId="14B442F8" w:rsidR="003C592B" w:rsidRPr="00D92648" w:rsidRDefault="00212D8E" w:rsidP="00D92648">
      <w:pPr>
        <w:pStyle w:val="Heading4"/>
        <w:rPr>
          <w:rPrChange w:id="3205" w:author="Công Nguyễn Văn" w:date="2019-09-05T13:57:00Z">
            <w:rPr/>
          </w:rPrChange>
        </w:rPr>
        <w:pPrChange w:id="3206" w:author="Công Nguyễn Văn" w:date="2019-09-05T13:56:00Z">
          <w:pPr>
            <w:pStyle w:val="Heading3"/>
          </w:pPr>
        </w:pPrChange>
      </w:pPr>
      <w:bookmarkStart w:id="3207" w:name="_Toc18584512"/>
      <w:r w:rsidRPr="00D92648">
        <w:rPr>
          <w:rPrChange w:id="3208" w:author="Công Nguyễn Văn" w:date="2019-09-05T13:57:00Z">
            <w:rPr/>
          </w:rPrChange>
        </w:rPr>
        <w:t>3</w:t>
      </w:r>
      <w:r w:rsidR="003449FE" w:rsidRPr="00D92648">
        <w:rPr>
          <w:rPrChange w:id="3209" w:author="Công Nguyễn Văn" w:date="2019-09-05T13:57:00Z">
            <w:rPr/>
          </w:rPrChange>
        </w:rPr>
        <w:t>.6.</w:t>
      </w:r>
      <w:ins w:id="3210" w:author="Công Nguyễn Văn" w:date="2019-09-05T13:56:00Z">
        <w:r w:rsidR="00D92648" w:rsidRPr="00D92648">
          <w:rPr>
            <w:rPrChange w:id="3211" w:author="Công Nguyễn Văn" w:date="2019-09-05T13:57:00Z">
              <w:rPr/>
            </w:rPrChange>
          </w:rPr>
          <w:t>3.1</w:t>
        </w:r>
      </w:ins>
      <w:del w:id="3212" w:author="Công Nguyễn Văn" w:date="2019-09-05T13:56:00Z">
        <w:r w:rsidR="003449FE" w:rsidRPr="00D92648" w:rsidDel="00D92648">
          <w:rPr>
            <w:rPrChange w:id="3213" w:author="Công Nguyễn Văn" w:date="2019-09-05T13:57:00Z">
              <w:rPr/>
            </w:rPrChange>
          </w:rPr>
          <w:delText>1</w:delText>
        </w:r>
      </w:del>
      <w:r w:rsidR="003449FE" w:rsidRPr="00D92648">
        <w:rPr>
          <w:rPrChange w:id="3214" w:author="Công Nguyễn Văn" w:date="2019-09-05T13:57:00Z">
            <w:rPr/>
          </w:rPrChange>
        </w:rPr>
        <w:t xml:space="preserve">: </w:t>
      </w:r>
      <w:proofErr w:type="spellStart"/>
      <w:r w:rsidR="003449FE" w:rsidRPr="00D92648">
        <w:rPr>
          <w:rPrChange w:id="3215" w:author="Công Nguyễn Văn" w:date="2019-09-05T13:57:00Z">
            <w:rPr/>
          </w:rPrChange>
        </w:rPr>
        <w:t>Bảng</w:t>
      </w:r>
      <w:proofErr w:type="spellEnd"/>
      <w:r w:rsidR="003449FE" w:rsidRPr="00D92648">
        <w:rPr>
          <w:rPrChange w:id="3216" w:author="Công Nguyễn Văn" w:date="2019-09-05T13:57:00Z">
            <w:rPr/>
          </w:rPrChange>
        </w:rPr>
        <w:t xml:space="preserve"> </w:t>
      </w:r>
      <w:proofErr w:type="spellStart"/>
      <w:r w:rsidR="003449FE" w:rsidRPr="00D92648">
        <w:rPr>
          <w:rPrChange w:id="3217" w:author="Công Nguyễn Văn" w:date="2019-09-05T13:57:00Z">
            <w:rPr/>
          </w:rPrChange>
        </w:rPr>
        <w:t>dữ</w:t>
      </w:r>
      <w:proofErr w:type="spellEnd"/>
      <w:r w:rsidR="003449FE" w:rsidRPr="00D92648">
        <w:rPr>
          <w:rPrChange w:id="3218" w:author="Công Nguyễn Văn" w:date="2019-09-05T13:57:00Z">
            <w:rPr/>
          </w:rPrChange>
        </w:rPr>
        <w:t xml:space="preserve"> </w:t>
      </w:r>
      <w:proofErr w:type="spellStart"/>
      <w:r w:rsidR="003449FE" w:rsidRPr="00D92648">
        <w:rPr>
          <w:rPrChange w:id="3219" w:author="Công Nguyễn Văn" w:date="2019-09-05T13:57:00Z">
            <w:rPr/>
          </w:rPrChange>
        </w:rPr>
        <w:t>liệu</w:t>
      </w:r>
      <w:proofErr w:type="spellEnd"/>
      <w:r w:rsidR="003449FE" w:rsidRPr="00D92648">
        <w:rPr>
          <w:rPrChange w:id="3220" w:author="Công Nguyễn Văn" w:date="2019-09-05T13:57:00Z">
            <w:rPr/>
          </w:rPrChange>
        </w:rPr>
        <w:t xml:space="preserve"> User</w:t>
      </w:r>
      <w:bookmarkEnd w:id="3207"/>
    </w:p>
    <w:tbl>
      <w:tblPr>
        <w:tblStyle w:val="af6"/>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40" w14:textId="77777777">
        <w:trPr>
          <w:trHeight w:val="560"/>
        </w:trPr>
        <w:tc>
          <w:tcPr>
            <w:tcW w:w="9039" w:type="dxa"/>
            <w:gridSpan w:val="3"/>
            <w:vAlign w:val="center"/>
          </w:tcPr>
          <w:p w14:paraId="280A8F3F" w14:textId="77777777" w:rsidR="003C592B" w:rsidRDefault="003449FE">
            <w:pPr>
              <w:rPr>
                <w:b/>
              </w:rPr>
            </w:pPr>
            <w:r>
              <w:rPr>
                <w:b/>
              </w:rPr>
              <w:t>User</w:t>
            </w:r>
          </w:p>
        </w:tc>
      </w:tr>
      <w:tr w:rsidR="003C592B" w14:paraId="280A8F44" w14:textId="77777777">
        <w:trPr>
          <w:trHeight w:val="560"/>
        </w:trPr>
        <w:tc>
          <w:tcPr>
            <w:tcW w:w="2547" w:type="dxa"/>
            <w:vAlign w:val="center"/>
          </w:tcPr>
          <w:p w14:paraId="280A8F41"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42"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43"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48" w14:textId="77777777">
        <w:trPr>
          <w:trHeight w:val="560"/>
        </w:trPr>
        <w:tc>
          <w:tcPr>
            <w:tcW w:w="2547" w:type="dxa"/>
            <w:vAlign w:val="center"/>
          </w:tcPr>
          <w:p w14:paraId="280A8F45" w14:textId="77777777" w:rsidR="003C592B" w:rsidRDefault="003449FE">
            <w:pPr>
              <w:rPr>
                <w:u w:val="single"/>
              </w:rPr>
            </w:pPr>
            <w:r>
              <w:rPr>
                <w:u w:val="single"/>
              </w:rPr>
              <w:t>id</w:t>
            </w:r>
          </w:p>
        </w:tc>
        <w:tc>
          <w:tcPr>
            <w:tcW w:w="3402" w:type="dxa"/>
            <w:vAlign w:val="center"/>
          </w:tcPr>
          <w:p w14:paraId="280A8F46" w14:textId="77777777" w:rsidR="003C592B" w:rsidRDefault="003449FE">
            <w:r>
              <w:t>Int</w:t>
            </w:r>
          </w:p>
        </w:tc>
        <w:tc>
          <w:tcPr>
            <w:tcW w:w="3090" w:type="dxa"/>
            <w:vAlign w:val="center"/>
          </w:tcPr>
          <w:p w14:paraId="280A8F47" w14:textId="77777777" w:rsidR="003C592B" w:rsidRDefault="003449FE">
            <w:proofErr w:type="spellStart"/>
            <w:r>
              <w:t>Mã</w:t>
            </w:r>
            <w:proofErr w:type="spellEnd"/>
            <w:r>
              <w:t xml:space="preserve"> user</w:t>
            </w:r>
          </w:p>
        </w:tc>
      </w:tr>
      <w:tr w:rsidR="003C592B" w14:paraId="280A8F4C" w14:textId="77777777">
        <w:trPr>
          <w:trHeight w:val="560"/>
        </w:trPr>
        <w:tc>
          <w:tcPr>
            <w:tcW w:w="2547" w:type="dxa"/>
            <w:vAlign w:val="center"/>
          </w:tcPr>
          <w:p w14:paraId="280A8F49" w14:textId="77777777" w:rsidR="003C592B" w:rsidRDefault="003449FE">
            <w:proofErr w:type="spellStart"/>
            <w:r>
              <w:lastRenderedPageBreak/>
              <w:t>full_name</w:t>
            </w:r>
            <w:proofErr w:type="spellEnd"/>
          </w:p>
        </w:tc>
        <w:tc>
          <w:tcPr>
            <w:tcW w:w="3402" w:type="dxa"/>
            <w:vAlign w:val="center"/>
          </w:tcPr>
          <w:p w14:paraId="280A8F4A" w14:textId="77777777" w:rsidR="003C592B" w:rsidRDefault="003449FE">
            <w:r>
              <w:t>Varchar(50)</w:t>
            </w:r>
          </w:p>
        </w:tc>
        <w:tc>
          <w:tcPr>
            <w:tcW w:w="3090" w:type="dxa"/>
            <w:vAlign w:val="center"/>
          </w:tcPr>
          <w:p w14:paraId="280A8F4B" w14:textId="77777777" w:rsidR="003C592B" w:rsidRDefault="003449FE">
            <w:proofErr w:type="spellStart"/>
            <w:r>
              <w:t>Họ</w:t>
            </w:r>
            <w:proofErr w:type="spellEnd"/>
            <w:r>
              <w:t xml:space="preserve"> </w:t>
            </w:r>
            <w:proofErr w:type="spellStart"/>
            <w:r>
              <w:t>và</w:t>
            </w:r>
            <w:proofErr w:type="spellEnd"/>
            <w:r>
              <w:t xml:space="preserve"> </w:t>
            </w:r>
            <w:proofErr w:type="spellStart"/>
            <w:r>
              <w:t>tên</w:t>
            </w:r>
            <w:proofErr w:type="spellEnd"/>
          </w:p>
        </w:tc>
      </w:tr>
      <w:tr w:rsidR="003C592B" w14:paraId="280A8F50" w14:textId="77777777">
        <w:trPr>
          <w:trHeight w:val="560"/>
        </w:trPr>
        <w:tc>
          <w:tcPr>
            <w:tcW w:w="2547" w:type="dxa"/>
            <w:vAlign w:val="center"/>
          </w:tcPr>
          <w:p w14:paraId="280A8F4D" w14:textId="77777777" w:rsidR="003C592B" w:rsidRDefault="003449FE">
            <w:r>
              <w:t>email</w:t>
            </w:r>
          </w:p>
        </w:tc>
        <w:tc>
          <w:tcPr>
            <w:tcW w:w="3402" w:type="dxa"/>
            <w:vAlign w:val="center"/>
          </w:tcPr>
          <w:p w14:paraId="280A8F4E" w14:textId="77777777" w:rsidR="003C592B" w:rsidRDefault="003449FE">
            <w:r>
              <w:t>Varchar(45)</w:t>
            </w:r>
          </w:p>
        </w:tc>
        <w:tc>
          <w:tcPr>
            <w:tcW w:w="3090" w:type="dxa"/>
            <w:vAlign w:val="center"/>
          </w:tcPr>
          <w:p w14:paraId="280A8F4F" w14:textId="77777777" w:rsidR="003C592B" w:rsidRDefault="003449FE">
            <w:r>
              <w:t>Email</w:t>
            </w:r>
          </w:p>
        </w:tc>
      </w:tr>
      <w:tr w:rsidR="003C592B" w14:paraId="280A8F54" w14:textId="77777777">
        <w:trPr>
          <w:trHeight w:val="560"/>
        </w:trPr>
        <w:tc>
          <w:tcPr>
            <w:tcW w:w="2547" w:type="dxa"/>
            <w:vAlign w:val="center"/>
          </w:tcPr>
          <w:p w14:paraId="280A8F51" w14:textId="77777777" w:rsidR="003C592B" w:rsidRDefault="003449FE">
            <w:r>
              <w:t>mobile</w:t>
            </w:r>
          </w:p>
        </w:tc>
        <w:tc>
          <w:tcPr>
            <w:tcW w:w="3402" w:type="dxa"/>
            <w:vAlign w:val="center"/>
          </w:tcPr>
          <w:p w14:paraId="280A8F52" w14:textId="77777777" w:rsidR="003C592B" w:rsidRDefault="003449FE">
            <w:r>
              <w:t>Varchar(20)</w:t>
            </w:r>
          </w:p>
        </w:tc>
        <w:tc>
          <w:tcPr>
            <w:tcW w:w="3090" w:type="dxa"/>
            <w:vAlign w:val="center"/>
          </w:tcPr>
          <w:p w14:paraId="280A8F53" w14:textId="77777777" w:rsidR="003C592B" w:rsidRDefault="003449FE">
            <w:proofErr w:type="spellStart"/>
            <w:r>
              <w:t>Số</w:t>
            </w:r>
            <w:proofErr w:type="spellEnd"/>
            <w:r>
              <w:t xml:space="preserve"> </w:t>
            </w:r>
            <w:proofErr w:type="spellStart"/>
            <w:r>
              <w:t>điện</w:t>
            </w:r>
            <w:proofErr w:type="spellEnd"/>
            <w:r>
              <w:t xml:space="preserve"> </w:t>
            </w:r>
            <w:proofErr w:type="spellStart"/>
            <w:r>
              <w:t>thoại</w:t>
            </w:r>
            <w:proofErr w:type="spellEnd"/>
          </w:p>
        </w:tc>
      </w:tr>
      <w:tr w:rsidR="003C592B" w14:paraId="280A8F58" w14:textId="77777777">
        <w:trPr>
          <w:trHeight w:val="560"/>
        </w:trPr>
        <w:tc>
          <w:tcPr>
            <w:tcW w:w="2547" w:type="dxa"/>
            <w:vAlign w:val="center"/>
          </w:tcPr>
          <w:p w14:paraId="280A8F55" w14:textId="77777777" w:rsidR="003C592B" w:rsidRDefault="003449FE">
            <w:r>
              <w:t>password</w:t>
            </w:r>
          </w:p>
        </w:tc>
        <w:tc>
          <w:tcPr>
            <w:tcW w:w="3402" w:type="dxa"/>
            <w:vAlign w:val="center"/>
          </w:tcPr>
          <w:p w14:paraId="280A8F56" w14:textId="77777777" w:rsidR="003C592B" w:rsidRDefault="003449FE">
            <w:r>
              <w:t>Varchar(256)</w:t>
            </w:r>
          </w:p>
        </w:tc>
        <w:tc>
          <w:tcPr>
            <w:tcW w:w="3090" w:type="dxa"/>
            <w:vAlign w:val="center"/>
          </w:tcPr>
          <w:p w14:paraId="280A8F57" w14:textId="77777777" w:rsidR="003C592B" w:rsidRDefault="003449FE">
            <w:proofErr w:type="spellStart"/>
            <w:r>
              <w:t>Mật</w:t>
            </w:r>
            <w:proofErr w:type="spellEnd"/>
            <w:r>
              <w:t xml:space="preserve"> </w:t>
            </w:r>
            <w:proofErr w:type="spellStart"/>
            <w:r>
              <w:t>khẩu</w:t>
            </w:r>
            <w:proofErr w:type="spellEnd"/>
          </w:p>
        </w:tc>
      </w:tr>
      <w:tr w:rsidR="003C592B" w14:paraId="280A8F5C" w14:textId="77777777">
        <w:trPr>
          <w:trHeight w:val="560"/>
        </w:trPr>
        <w:tc>
          <w:tcPr>
            <w:tcW w:w="2547" w:type="dxa"/>
            <w:vAlign w:val="center"/>
          </w:tcPr>
          <w:p w14:paraId="280A8F59" w14:textId="77777777" w:rsidR="003C592B" w:rsidRDefault="003449FE">
            <w:r>
              <w:t>avatar</w:t>
            </w:r>
          </w:p>
        </w:tc>
        <w:tc>
          <w:tcPr>
            <w:tcW w:w="3402" w:type="dxa"/>
            <w:vAlign w:val="center"/>
          </w:tcPr>
          <w:p w14:paraId="280A8F5A" w14:textId="77777777" w:rsidR="003C592B" w:rsidRDefault="003449FE">
            <w:r>
              <w:t>Varchar(256)</w:t>
            </w:r>
          </w:p>
        </w:tc>
        <w:tc>
          <w:tcPr>
            <w:tcW w:w="3090" w:type="dxa"/>
            <w:vAlign w:val="center"/>
          </w:tcPr>
          <w:p w14:paraId="280A8F5B" w14:textId="77777777" w:rsidR="003C592B" w:rsidRDefault="003449FE">
            <w:proofErr w:type="spellStart"/>
            <w:r>
              <w:t>Ảnh</w:t>
            </w:r>
            <w:proofErr w:type="spellEnd"/>
            <w:r>
              <w:t xml:space="preserve"> </w:t>
            </w:r>
            <w:proofErr w:type="spellStart"/>
            <w:r>
              <w:t>đại</w:t>
            </w:r>
            <w:proofErr w:type="spellEnd"/>
            <w:r>
              <w:t xml:space="preserve"> </w:t>
            </w:r>
            <w:proofErr w:type="spellStart"/>
            <w:r>
              <w:t>diện</w:t>
            </w:r>
            <w:proofErr w:type="spellEnd"/>
          </w:p>
        </w:tc>
      </w:tr>
      <w:tr w:rsidR="003C592B" w14:paraId="280A8F61" w14:textId="77777777">
        <w:trPr>
          <w:trHeight w:val="560"/>
        </w:trPr>
        <w:tc>
          <w:tcPr>
            <w:tcW w:w="2547" w:type="dxa"/>
            <w:vAlign w:val="center"/>
          </w:tcPr>
          <w:p w14:paraId="280A8F5D" w14:textId="77777777" w:rsidR="003C592B" w:rsidRDefault="003449FE">
            <w:r>
              <w:t>status</w:t>
            </w:r>
          </w:p>
        </w:tc>
        <w:tc>
          <w:tcPr>
            <w:tcW w:w="3402" w:type="dxa"/>
            <w:vAlign w:val="center"/>
          </w:tcPr>
          <w:p w14:paraId="280A8F5E" w14:textId="77777777" w:rsidR="003C592B" w:rsidRDefault="003449FE">
            <w:proofErr w:type="spellStart"/>
            <w:r>
              <w:t>Tinyint</w:t>
            </w:r>
            <w:proofErr w:type="spellEnd"/>
            <w:r>
              <w:t>(3)</w:t>
            </w:r>
          </w:p>
        </w:tc>
        <w:tc>
          <w:tcPr>
            <w:tcW w:w="3090" w:type="dxa"/>
            <w:vAlign w:val="center"/>
          </w:tcPr>
          <w:p w14:paraId="280A8F5F" w14:textId="77777777" w:rsidR="003C592B" w:rsidRDefault="003449FE">
            <w:proofErr w:type="spellStart"/>
            <w:r>
              <w:t>Trạng</w:t>
            </w:r>
            <w:proofErr w:type="spellEnd"/>
            <w:r>
              <w:t xml:space="preserve"> </w:t>
            </w:r>
            <w:proofErr w:type="spellStart"/>
            <w:r>
              <w:t>thái</w:t>
            </w:r>
            <w:proofErr w:type="spellEnd"/>
            <w:r>
              <w:t xml:space="preserve"> </w:t>
            </w:r>
          </w:p>
          <w:p w14:paraId="280A8F60" w14:textId="77777777" w:rsidR="003C592B" w:rsidRDefault="003449FE">
            <w:r>
              <w:t xml:space="preserve">1(active) </w:t>
            </w:r>
            <w:proofErr w:type="spellStart"/>
            <w:r>
              <w:t>và</w:t>
            </w:r>
            <w:proofErr w:type="spellEnd"/>
            <w:r>
              <w:t xml:space="preserve"> 0(inactive)</w:t>
            </w:r>
          </w:p>
        </w:tc>
      </w:tr>
      <w:tr w:rsidR="003C592B" w14:paraId="280A8F65" w14:textId="77777777">
        <w:trPr>
          <w:trHeight w:val="560"/>
        </w:trPr>
        <w:tc>
          <w:tcPr>
            <w:tcW w:w="2547" w:type="dxa"/>
            <w:vAlign w:val="center"/>
          </w:tcPr>
          <w:p w14:paraId="280A8F62" w14:textId="77777777" w:rsidR="003C592B" w:rsidRDefault="003449FE">
            <w:proofErr w:type="spellStart"/>
            <w:r>
              <w:t>created_at</w:t>
            </w:r>
            <w:proofErr w:type="spellEnd"/>
          </w:p>
        </w:tc>
        <w:tc>
          <w:tcPr>
            <w:tcW w:w="3402" w:type="dxa"/>
            <w:vAlign w:val="center"/>
          </w:tcPr>
          <w:p w14:paraId="280A8F63" w14:textId="77777777" w:rsidR="003C592B" w:rsidRDefault="003449FE">
            <w:r>
              <w:t>Datetime</w:t>
            </w:r>
          </w:p>
        </w:tc>
        <w:tc>
          <w:tcPr>
            <w:tcW w:w="3090" w:type="dxa"/>
            <w:vAlign w:val="center"/>
          </w:tcPr>
          <w:p w14:paraId="280A8F64"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69" w14:textId="77777777">
        <w:trPr>
          <w:trHeight w:val="560"/>
        </w:trPr>
        <w:tc>
          <w:tcPr>
            <w:tcW w:w="2547" w:type="dxa"/>
            <w:vAlign w:val="center"/>
          </w:tcPr>
          <w:p w14:paraId="280A8F66" w14:textId="77777777" w:rsidR="003C592B" w:rsidRDefault="003449FE">
            <w:proofErr w:type="spellStart"/>
            <w:r>
              <w:t>updated_at</w:t>
            </w:r>
            <w:proofErr w:type="spellEnd"/>
          </w:p>
        </w:tc>
        <w:tc>
          <w:tcPr>
            <w:tcW w:w="3402" w:type="dxa"/>
            <w:vAlign w:val="center"/>
          </w:tcPr>
          <w:p w14:paraId="280A8F67" w14:textId="77777777" w:rsidR="003C592B" w:rsidRDefault="003449FE">
            <w:r>
              <w:t>Datetime</w:t>
            </w:r>
          </w:p>
        </w:tc>
        <w:tc>
          <w:tcPr>
            <w:tcW w:w="3090" w:type="dxa"/>
            <w:vAlign w:val="center"/>
          </w:tcPr>
          <w:p w14:paraId="280A8F68"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8F6A" w14:textId="006587ED" w:rsidR="003C592B" w:rsidRDefault="003449FE" w:rsidP="00D65C75">
      <w:pPr>
        <w:jc w:val="center"/>
      </w:pPr>
      <w:bookmarkStart w:id="3221" w:name="_1302m92" w:colFirst="0" w:colLast="0"/>
      <w:bookmarkEnd w:id="3221"/>
      <w:proofErr w:type="spellStart"/>
      <w:r>
        <w:t>Bảng</w:t>
      </w:r>
      <w:proofErr w:type="spellEnd"/>
      <w:r>
        <w:t xml:space="preserve"> </w:t>
      </w:r>
      <w:r w:rsidR="00D65C75">
        <w:t>25</w:t>
      </w:r>
      <w:r>
        <w:t xml:space="preserve">: </w:t>
      </w:r>
      <w:proofErr w:type="spellStart"/>
      <w:r>
        <w:t>Bảng</w:t>
      </w:r>
      <w:proofErr w:type="spellEnd"/>
      <w:r>
        <w:t xml:space="preserve"> CSDL User</w:t>
      </w:r>
    </w:p>
    <w:p w14:paraId="280A8F6B" w14:textId="026904B0" w:rsidR="003C592B" w:rsidRDefault="00212D8E" w:rsidP="00D92648">
      <w:pPr>
        <w:pStyle w:val="Heading4"/>
        <w:pPrChange w:id="3222" w:author="Công Nguyễn Văn" w:date="2019-09-05T13:57:00Z">
          <w:pPr>
            <w:pStyle w:val="Heading3"/>
          </w:pPr>
        </w:pPrChange>
      </w:pPr>
      <w:bookmarkStart w:id="3223" w:name="_Toc18584513"/>
      <w:r>
        <w:t>3</w:t>
      </w:r>
      <w:r w:rsidR="003449FE">
        <w:t>.6.</w:t>
      </w:r>
      <w:ins w:id="3224" w:author="Công Nguyễn Văn" w:date="2019-09-05T13:57:00Z">
        <w:r w:rsidR="00D92648">
          <w:t>3.2</w:t>
        </w:r>
      </w:ins>
      <w:del w:id="3225" w:author="Công Nguyễn Văn" w:date="2019-09-05T13:57:00Z">
        <w:r w:rsidR="003449FE" w:rsidDel="00D92648">
          <w:delText>2</w:delText>
        </w:r>
      </w:del>
      <w:r w:rsidR="003449FE">
        <w:t xml:space="preserve">: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Group</w:t>
      </w:r>
      <w:bookmarkEnd w:id="3223"/>
    </w:p>
    <w:tbl>
      <w:tblPr>
        <w:tblStyle w:val="af7"/>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6D" w14:textId="77777777">
        <w:trPr>
          <w:trHeight w:val="560"/>
        </w:trPr>
        <w:tc>
          <w:tcPr>
            <w:tcW w:w="9039" w:type="dxa"/>
            <w:gridSpan w:val="3"/>
            <w:vAlign w:val="center"/>
          </w:tcPr>
          <w:p w14:paraId="280A8F6C" w14:textId="77777777" w:rsidR="003C592B" w:rsidRDefault="003449FE">
            <w:pPr>
              <w:rPr>
                <w:b/>
              </w:rPr>
            </w:pPr>
            <w:r>
              <w:rPr>
                <w:b/>
              </w:rPr>
              <w:t>Group</w:t>
            </w:r>
          </w:p>
        </w:tc>
      </w:tr>
      <w:tr w:rsidR="003C592B" w14:paraId="280A8F71" w14:textId="77777777">
        <w:trPr>
          <w:trHeight w:val="560"/>
        </w:trPr>
        <w:tc>
          <w:tcPr>
            <w:tcW w:w="2547" w:type="dxa"/>
            <w:vAlign w:val="center"/>
          </w:tcPr>
          <w:p w14:paraId="280A8F6E"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6F"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70"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75" w14:textId="77777777">
        <w:trPr>
          <w:trHeight w:val="560"/>
        </w:trPr>
        <w:tc>
          <w:tcPr>
            <w:tcW w:w="2547" w:type="dxa"/>
            <w:vAlign w:val="center"/>
          </w:tcPr>
          <w:p w14:paraId="280A8F72" w14:textId="77777777" w:rsidR="003C592B" w:rsidRDefault="003449FE">
            <w:pPr>
              <w:rPr>
                <w:u w:val="single"/>
              </w:rPr>
            </w:pPr>
            <w:r>
              <w:rPr>
                <w:u w:val="single"/>
              </w:rPr>
              <w:t>id</w:t>
            </w:r>
          </w:p>
        </w:tc>
        <w:tc>
          <w:tcPr>
            <w:tcW w:w="3402" w:type="dxa"/>
            <w:vAlign w:val="center"/>
          </w:tcPr>
          <w:p w14:paraId="280A8F73" w14:textId="77777777" w:rsidR="003C592B" w:rsidRDefault="003449FE">
            <w:r>
              <w:t>Int</w:t>
            </w:r>
          </w:p>
        </w:tc>
        <w:tc>
          <w:tcPr>
            <w:tcW w:w="3090" w:type="dxa"/>
            <w:vAlign w:val="center"/>
          </w:tcPr>
          <w:p w14:paraId="280A8F74" w14:textId="77777777" w:rsidR="003C592B" w:rsidRDefault="003449FE">
            <w:proofErr w:type="spellStart"/>
            <w:r>
              <w:t>Mã</w:t>
            </w:r>
            <w:proofErr w:type="spellEnd"/>
            <w:r>
              <w:t xml:space="preserve"> group</w:t>
            </w:r>
          </w:p>
        </w:tc>
      </w:tr>
      <w:tr w:rsidR="003C592B" w14:paraId="280A8F79" w14:textId="77777777">
        <w:trPr>
          <w:trHeight w:val="560"/>
        </w:trPr>
        <w:tc>
          <w:tcPr>
            <w:tcW w:w="2547" w:type="dxa"/>
            <w:vAlign w:val="center"/>
          </w:tcPr>
          <w:p w14:paraId="280A8F76" w14:textId="77777777" w:rsidR="003C592B" w:rsidRDefault="003449FE">
            <w:r>
              <w:t>name</w:t>
            </w:r>
          </w:p>
        </w:tc>
        <w:tc>
          <w:tcPr>
            <w:tcW w:w="3402" w:type="dxa"/>
            <w:vAlign w:val="center"/>
          </w:tcPr>
          <w:p w14:paraId="280A8F77" w14:textId="77777777" w:rsidR="003C592B" w:rsidRDefault="003449FE">
            <w:r>
              <w:t>Varchar(50)</w:t>
            </w:r>
          </w:p>
        </w:tc>
        <w:tc>
          <w:tcPr>
            <w:tcW w:w="3090" w:type="dxa"/>
            <w:vAlign w:val="center"/>
          </w:tcPr>
          <w:p w14:paraId="280A8F78" w14:textId="77777777" w:rsidR="003C592B" w:rsidRDefault="003449FE">
            <w:proofErr w:type="spellStart"/>
            <w:r>
              <w:t>Tên</w:t>
            </w:r>
            <w:proofErr w:type="spellEnd"/>
            <w:r>
              <w:t xml:space="preserve"> group</w:t>
            </w:r>
          </w:p>
        </w:tc>
      </w:tr>
      <w:tr w:rsidR="003C592B" w14:paraId="280A8F7D" w14:textId="77777777">
        <w:trPr>
          <w:trHeight w:val="560"/>
        </w:trPr>
        <w:tc>
          <w:tcPr>
            <w:tcW w:w="2547" w:type="dxa"/>
            <w:vAlign w:val="center"/>
          </w:tcPr>
          <w:p w14:paraId="280A8F7A" w14:textId="77777777" w:rsidR="003C592B" w:rsidRDefault="003449FE">
            <w:proofErr w:type="spellStart"/>
            <w:r>
              <w:t>created_at</w:t>
            </w:r>
            <w:proofErr w:type="spellEnd"/>
          </w:p>
        </w:tc>
        <w:tc>
          <w:tcPr>
            <w:tcW w:w="3402" w:type="dxa"/>
            <w:vAlign w:val="center"/>
          </w:tcPr>
          <w:p w14:paraId="280A8F7B" w14:textId="77777777" w:rsidR="003C592B" w:rsidRDefault="003449FE">
            <w:r>
              <w:t>Datetime</w:t>
            </w:r>
          </w:p>
        </w:tc>
        <w:tc>
          <w:tcPr>
            <w:tcW w:w="3090" w:type="dxa"/>
            <w:vAlign w:val="center"/>
          </w:tcPr>
          <w:p w14:paraId="280A8F7C"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81" w14:textId="77777777">
        <w:trPr>
          <w:trHeight w:val="560"/>
        </w:trPr>
        <w:tc>
          <w:tcPr>
            <w:tcW w:w="2547" w:type="dxa"/>
            <w:vAlign w:val="center"/>
          </w:tcPr>
          <w:p w14:paraId="280A8F7E" w14:textId="77777777" w:rsidR="003C592B" w:rsidRDefault="003449FE">
            <w:proofErr w:type="spellStart"/>
            <w:r>
              <w:t>updated_at</w:t>
            </w:r>
            <w:proofErr w:type="spellEnd"/>
          </w:p>
        </w:tc>
        <w:tc>
          <w:tcPr>
            <w:tcW w:w="3402" w:type="dxa"/>
            <w:vAlign w:val="center"/>
          </w:tcPr>
          <w:p w14:paraId="280A8F7F" w14:textId="77777777" w:rsidR="003C592B" w:rsidRDefault="003449FE">
            <w:r>
              <w:t>Datetime</w:t>
            </w:r>
          </w:p>
        </w:tc>
        <w:tc>
          <w:tcPr>
            <w:tcW w:w="3090" w:type="dxa"/>
            <w:vAlign w:val="center"/>
          </w:tcPr>
          <w:p w14:paraId="280A8F80"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8F82" w14:textId="1614B4F8" w:rsidR="003C592B" w:rsidRDefault="003449FE" w:rsidP="00D65C75">
      <w:pPr>
        <w:jc w:val="center"/>
      </w:pPr>
      <w:bookmarkStart w:id="3226" w:name="_2250f4o" w:colFirst="0" w:colLast="0"/>
      <w:bookmarkEnd w:id="3226"/>
      <w:proofErr w:type="spellStart"/>
      <w:r>
        <w:t>Bảng</w:t>
      </w:r>
      <w:proofErr w:type="spellEnd"/>
      <w:r>
        <w:t xml:space="preserve"> </w:t>
      </w:r>
      <w:r w:rsidR="00D65C75">
        <w:t>26</w:t>
      </w:r>
      <w:r>
        <w:t xml:space="preserve">: </w:t>
      </w:r>
      <w:proofErr w:type="spellStart"/>
      <w:r>
        <w:t>Bảng</w:t>
      </w:r>
      <w:proofErr w:type="spellEnd"/>
      <w:r>
        <w:t xml:space="preserve"> CSDL Group</w:t>
      </w:r>
    </w:p>
    <w:p w14:paraId="280A8F83" w14:textId="2F322C0B" w:rsidR="003C592B" w:rsidRDefault="00212D8E" w:rsidP="00D92648">
      <w:pPr>
        <w:pStyle w:val="Heading4"/>
        <w:pPrChange w:id="3227" w:author="Công Nguyễn Văn" w:date="2019-09-05T13:57:00Z">
          <w:pPr>
            <w:pStyle w:val="Heading3"/>
          </w:pPr>
        </w:pPrChange>
      </w:pPr>
      <w:bookmarkStart w:id="3228" w:name="_Toc18584514"/>
      <w:r>
        <w:t>3</w:t>
      </w:r>
      <w:r w:rsidR="003449FE">
        <w:t>.6.3</w:t>
      </w:r>
      <w:ins w:id="3229" w:author="Công Nguyễn Văn" w:date="2019-09-05T13:57:00Z">
        <w:r w:rsidR="00D92648">
          <w:t>.3</w:t>
        </w:r>
      </w:ins>
      <w:r w:rsidR="003449FE">
        <w:t xml:space="preserve">: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Role</w:t>
      </w:r>
      <w:bookmarkEnd w:id="3228"/>
    </w:p>
    <w:tbl>
      <w:tblPr>
        <w:tblStyle w:val="af8"/>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85" w14:textId="77777777">
        <w:trPr>
          <w:trHeight w:val="560"/>
        </w:trPr>
        <w:tc>
          <w:tcPr>
            <w:tcW w:w="9039" w:type="dxa"/>
            <w:gridSpan w:val="3"/>
            <w:vAlign w:val="center"/>
          </w:tcPr>
          <w:p w14:paraId="280A8F84" w14:textId="77777777" w:rsidR="003C592B" w:rsidRDefault="003449FE">
            <w:pPr>
              <w:rPr>
                <w:b/>
              </w:rPr>
            </w:pPr>
            <w:r>
              <w:rPr>
                <w:b/>
              </w:rPr>
              <w:t>Role</w:t>
            </w:r>
          </w:p>
        </w:tc>
      </w:tr>
      <w:tr w:rsidR="003C592B" w14:paraId="280A8F89" w14:textId="77777777">
        <w:trPr>
          <w:trHeight w:val="560"/>
        </w:trPr>
        <w:tc>
          <w:tcPr>
            <w:tcW w:w="2547" w:type="dxa"/>
            <w:vAlign w:val="center"/>
          </w:tcPr>
          <w:p w14:paraId="280A8F86"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87"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88"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8D" w14:textId="77777777">
        <w:trPr>
          <w:trHeight w:val="560"/>
        </w:trPr>
        <w:tc>
          <w:tcPr>
            <w:tcW w:w="2547" w:type="dxa"/>
            <w:vAlign w:val="center"/>
          </w:tcPr>
          <w:p w14:paraId="280A8F8A" w14:textId="77777777" w:rsidR="003C592B" w:rsidRDefault="003449FE">
            <w:pPr>
              <w:rPr>
                <w:u w:val="single"/>
              </w:rPr>
            </w:pPr>
            <w:r>
              <w:rPr>
                <w:u w:val="single"/>
              </w:rPr>
              <w:t>id</w:t>
            </w:r>
          </w:p>
        </w:tc>
        <w:tc>
          <w:tcPr>
            <w:tcW w:w="3402" w:type="dxa"/>
            <w:vAlign w:val="center"/>
          </w:tcPr>
          <w:p w14:paraId="280A8F8B" w14:textId="77777777" w:rsidR="003C592B" w:rsidRDefault="003449FE">
            <w:r>
              <w:t>Int</w:t>
            </w:r>
          </w:p>
        </w:tc>
        <w:tc>
          <w:tcPr>
            <w:tcW w:w="3090" w:type="dxa"/>
            <w:vAlign w:val="center"/>
          </w:tcPr>
          <w:p w14:paraId="280A8F8C" w14:textId="77777777" w:rsidR="003C592B" w:rsidRDefault="003449FE">
            <w:proofErr w:type="spellStart"/>
            <w:r>
              <w:t>Mã</w:t>
            </w:r>
            <w:proofErr w:type="spellEnd"/>
            <w:r>
              <w:t xml:space="preserve"> role</w:t>
            </w:r>
          </w:p>
        </w:tc>
      </w:tr>
      <w:tr w:rsidR="003C592B" w14:paraId="280A8F91" w14:textId="77777777">
        <w:trPr>
          <w:trHeight w:val="560"/>
        </w:trPr>
        <w:tc>
          <w:tcPr>
            <w:tcW w:w="2547" w:type="dxa"/>
            <w:vAlign w:val="center"/>
          </w:tcPr>
          <w:p w14:paraId="280A8F8E" w14:textId="77777777" w:rsidR="003C592B" w:rsidRDefault="003449FE">
            <w:r>
              <w:t>name</w:t>
            </w:r>
          </w:p>
        </w:tc>
        <w:tc>
          <w:tcPr>
            <w:tcW w:w="3402" w:type="dxa"/>
            <w:vAlign w:val="center"/>
          </w:tcPr>
          <w:p w14:paraId="280A8F8F" w14:textId="77777777" w:rsidR="003C592B" w:rsidRDefault="003449FE">
            <w:r>
              <w:t>Varchar(50)</w:t>
            </w:r>
          </w:p>
        </w:tc>
        <w:tc>
          <w:tcPr>
            <w:tcW w:w="3090" w:type="dxa"/>
            <w:vAlign w:val="center"/>
          </w:tcPr>
          <w:p w14:paraId="280A8F90" w14:textId="77777777" w:rsidR="003C592B" w:rsidRDefault="003449FE">
            <w:proofErr w:type="spellStart"/>
            <w:r>
              <w:t>Tên</w:t>
            </w:r>
            <w:proofErr w:type="spellEnd"/>
            <w:r>
              <w:t xml:space="preserve"> role</w:t>
            </w:r>
          </w:p>
        </w:tc>
      </w:tr>
      <w:tr w:rsidR="003C592B" w14:paraId="280A8F95" w14:textId="77777777">
        <w:trPr>
          <w:trHeight w:val="560"/>
        </w:trPr>
        <w:tc>
          <w:tcPr>
            <w:tcW w:w="2547" w:type="dxa"/>
            <w:vAlign w:val="center"/>
          </w:tcPr>
          <w:p w14:paraId="280A8F92" w14:textId="77777777" w:rsidR="003C592B" w:rsidRDefault="003449FE">
            <w:proofErr w:type="spellStart"/>
            <w:r>
              <w:t>created_at</w:t>
            </w:r>
            <w:proofErr w:type="spellEnd"/>
          </w:p>
        </w:tc>
        <w:tc>
          <w:tcPr>
            <w:tcW w:w="3402" w:type="dxa"/>
            <w:vAlign w:val="center"/>
          </w:tcPr>
          <w:p w14:paraId="280A8F93" w14:textId="77777777" w:rsidR="003C592B" w:rsidRDefault="003449FE">
            <w:r>
              <w:t>Datetime</w:t>
            </w:r>
          </w:p>
        </w:tc>
        <w:tc>
          <w:tcPr>
            <w:tcW w:w="3090" w:type="dxa"/>
            <w:vAlign w:val="center"/>
          </w:tcPr>
          <w:p w14:paraId="280A8F94"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99" w14:textId="77777777">
        <w:trPr>
          <w:trHeight w:val="560"/>
        </w:trPr>
        <w:tc>
          <w:tcPr>
            <w:tcW w:w="2547" w:type="dxa"/>
            <w:vAlign w:val="center"/>
          </w:tcPr>
          <w:p w14:paraId="280A8F96" w14:textId="77777777" w:rsidR="003C592B" w:rsidRDefault="003449FE">
            <w:proofErr w:type="spellStart"/>
            <w:r>
              <w:t>updated_at</w:t>
            </w:r>
            <w:proofErr w:type="spellEnd"/>
          </w:p>
        </w:tc>
        <w:tc>
          <w:tcPr>
            <w:tcW w:w="3402" w:type="dxa"/>
            <w:vAlign w:val="center"/>
          </w:tcPr>
          <w:p w14:paraId="280A8F97" w14:textId="77777777" w:rsidR="003C592B" w:rsidRDefault="003449FE">
            <w:r>
              <w:t>Datetime</w:t>
            </w:r>
          </w:p>
        </w:tc>
        <w:tc>
          <w:tcPr>
            <w:tcW w:w="3090" w:type="dxa"/>
            <w:vAlign w:val="center"/>
          </w:tcPr>
          <w:p w14:paraId="280A8F98"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8F9A" w14:textId="4C86ACA6" w:rsidR="003C592B" w:rsidRDefault="003449FE" w:rsidP="00D65C75">
      <w:pPr>
        <w:jc w:val="center"/>
      </w:pPr>
      <w:bookmarkStart w:id="3230" w:name="_319y80a" w:colFirst="0" w:colLast="0"/>
      <w:bookmarkEnd w:id="3230"/>
      <w:proofErr w:type="spellStart"/>
      <w:r>
        <w:lastRenderedPageBreak/>
        <w:t>Bảng</w:t>
      </w:r>
      <w:proofErr w:type="spellEnd"/>
      <w:r>
        <w:t xml:space="preserve"> </w:t>
      </w:r>
      <w:r w:rsidR="00D65C75">
        <w:t>27</w:t>
      </w:r>
      <w:r>
        <w:t xml:space="preserve">: </w:t>
      </w:r>
      <w:proofErr w:type="spellStart"/>
      <w:r>
        <w:t>Bảng</w:t>
      </w:r>
      <w:proofErr w:type="spellEnd"/>
      <w:r>
        <w:t xml:space="preserve"> CSDL Role</w:t>
      </w:r>
    </w:p>
    <w:p w14:paraId="280A8F9B" w14:textId="3BE10148" w:rsidR="003C592B" w:rsidRDefault="00212D8E" w:rsidP="00D92648">
      <w:pPr>
        <w:pStyle w:val="Heading4"/>
        <w:pPrChange w:id="3231" w:author="Công Nguyễn Văn" w:date="2019-09-05T13:57:00Z">
          <w:pPr>
            <w:pStyle w:val="Heading3"/>
          </w:pPr>
        </w:pPrChange>
      </w:pPr>
      <w:bookmarkStart w:id="3232" w:name="_Toc18584515"/>
      <w:r>
        <w:t>3</w:t>
      </w:r>
      <w:r w:rsidR="003449FE">
        <w:t>.6.</w:t>
      </w:r>
      <w:ins w:id="3233" w:author="Công Nguyễn Văn" w:date="2019-09-05T13:57:00Z">
        <w:r w:rsidR="00D92648">
          <w:t>3.4</w:t>
        </w:r>
      </w:ins>
      <w:del w:id="3234" w:author="Công Nguyễn Văn" w:date="2019-09-05T13:57:00Z">
        <w:r w:rsidR="003449FE" w:rsidDel="00D92648">
          <w:delText>4</w:delText>
        </w:r>
      </w:del>
      <w:r w:rsidR="003449FE">
        <w:t xml:space="preserve">: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Menu</w:t>
      </w:r>
      <w:bookmarkEnd w:id="3232"/>
    </w:p>
    <w:tbl>
      <w:tblPr>
        <w:tblStyle w:val="af9"/>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9D" w14:textId="77777777">
        <w:trPr>
          <w:trHeight w:val="560"/>
        </w:trPr>
        <w:tc>
          <w:tcPr>
            <w:tcW w:w="9039" w:type="dxa"/>
            <w:gridSpan w:val="3"/>
            <w:vAlign w:val="center"/>
          </w:tcPr>
          <w:p w14:paraId="280A8F9C" w14:textId="77777777" w:rsidR="003C592B" w:rsidRDefault="003449FE">
            <w:pPr>
              <w:rPr>
                <w:b/>
              </w:rPr>
            </w:pPr>
            <w:r>
              <w:rPr>
                <w:b/>
              </w:rPr>
              <w:t>Menu</w:t>
            </w:r>
          </w:p>
        </w:tc>
      </w:tr>
      <w:tr w:rsidR="003C592B" w14:paraId="280A8FA1" w14:textId="77777777">
        <w:trPr>
          <w:trHeight w:val="560"/>
        </w:trPr>
        <w:tc>
          <w:tcPr>
            <w:tcW w:w="2547" w:type="dxa"/>
            <w:vAlign w:val="center"/>
          </w:tcPr>
          <w:p w14:paraId="280A8F9E"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9F"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A0"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A5" w14:textId="77777777">
        <w:trPr>
          <w:trHeight w:val="560"/>
        </w:trPr>
        <w:tc>
          <w:tcPr>
            <w:tcW w:w="2547" w:type="dxa"/>
            <w:vAlign w:val="center"/>
          </w:tcPr>
          <w:p w14:paraId="280A8FA2" w14:textId="77777777" w:rsidR="003C592B" w:rsidRDefault="003449FE">
            <w:pPr>
              <w:rPr>
                <w:u w:val="single"/>
              </w:rPr>
            </w:pPr>
            <w:r>
              <w:rPr>
                <w:u w:val="single"/>
              </w:rPr>
              <w:t>id</w:t>
            </w:r>
          </w:p>
        </w:tc>
        <w:tc>
          <w:tcPr>
            <w:tcW w:w="3402" w:type="dxa"/>
            <w:vAlign w:val="center"/>
          </w:tcPr>
          <w:p w14:paraId="280A8FA3" w14:textId="77777777" w:rsidR="003C592B" w:rsidRDefault="003449FE">
            <w:r>
              <w:t>Int</w:t>
            </w:r>
          </w:p>
        </w:tc>
        <w:tc>
          <w:tcPr>
            <w:tcW w:w="3090" w:type="dxa"/>
            <w:vAlign w:val="center"/>
          </w:tcPr>
          <w:p w14:paraId="280A8FA4" w14:textId="77777777" w:rsidR="003C592B" w:rsidRDefault="003449FE">
            <w:proofErr w:type="spellStart"/>
            <w:r>
              <w:t>Mã</w:t>
            </w:r>
            <w:proofErr w:type="spellEnd"/>
            <w:r>
              <w:t xml:space="preserve"> menu</w:t>
            </w:r>
          </w:p>
        </w:tc>
      </w:tr>
      <w:tr w:rsidR="003C592B" w14:paraId="280A8FA9" w14:textId="77777777">
        <w:trPr>
          <w:trHeight w:val="560"/>
        </w:trPr>
        <w:tc>
          <w:tcPr>
            <w:tcW w:w="2547" w:type="dxa"/>
            <w:vAlign w:val="center"/>
          </w:tcPr>
          <w:p w14:paraId="280A8FA6" w14:textId="77777777" w:rsidR="003C592B" w:rsidRDefault="003449FE">
            <w:r>
              <w:t>name</w:t>
            </w:r>
          </w:p>
        </w:tc>
        <w:tc>
          <w:tcPr>
            <w:tcW w:w="3402" w:type="dxa"/>
            <w:vAlign w:val="center"/>
          </w:tcPr>
          <w:p w14:paraId="280A8FA7" w14:textId="77777777" w:rsidR="003C592B" w:rsidRDefault="003449FE">
            <w:r>
              <w:t>Varchar(50)</w:t>
            </w:r>
          </w:p>
        </w:tc>
        <w:tc>
          <w:tcPr>
            <w:tcW w:w="3090" w:type="dxa"/>
            <w:vAlign w:val="center"/>
          </w:tcPr>
          <w:p w14:paraId="280A8FA8" w14:textId="77777777" w:rsidR="003C592B" w:rsidRDefault="003449FE">
            <w:proofErr w:type="spellStart"/>
            <w:r>
              <w:t>Tên</w:t>
            </w:r>
            <w:proofErr w:type="spellEnd"/>
            <w:r>
              <w:t xml:space="preserve"> menu</w:t>
            </w:r>
          </w:p>
        </w:tc>
      </w:tr>
      <w:tr w:rsidR="003C592B" w14:paraId="280A8FAD" w14:textId="77777777">
        <w:trPr>
          <w:trHeight w:val="560"/>
        </w:trPr>
        <w:tc>
          <w:tcPr>
            <w:tcW w:w="2547" w:type="dxa"/>
            <w:vAlign w:val="center"/>
          </w:tcPr>
          <w:p w14:paraId="280A8FAA" w14:textId="77777777" w:rsidR="003C592B" w:rsidRDefault="003449FE">
            <w:proofErr w:type="spellStart"/>
            <w:r>
              <w:t>parent_id</w:t>
            </w:r>
            <w:proofErr w:type="spellEnd"/>
          </w:p>
        </w:tc>
        <w:tc>
          <w:tcPr>
            <w:tcW w:w="3402" w:type="dxa"/>
            <w:vAlign w:val="center"/>
          </w:tcPr>
          <w:p w14:paraId="280A8FAB" w14:textId="77777777" w:rsidR="003C592B" w:rsidRDefault="003449FE">
            <w:r>
              <w:t>Int</w:t>
            </w:r>
          </w:p>
        </w:tc>
        <w:tc>
          <w:tcPr>
            <w:tcW w:w="3090" w:type="dxa"/>
            <w:vAlign w:val="center"/>
          </w:tcPr>
          <w:p w14:paraId="280A8FAC" w14:textId="77777777" w:rsidR="003C592B" w:rsidRDefault="003449FE">
            <w:proofErr w:type="spellStart"/>
            <w:r>
              <w:t>Mã</w:t>
            </w:r>
            <w:proofErr w:type="spellEnd"/>
            <w:r>
              <w:t xml:space="preserve"> menu cha</w:t>
            </w:r>
          </w:p>
        </w:tc>
      </w:tr>
      <w:tr w:rsidR="003C592B" w14:paraId="280A8FB1" w14:textId="77777777">
        <w:trPr>
          <w:trHeight w:val="560"/>
        </w:trPr>
        <w:tc>
          <w:tcPr>
            <w:tcW w:w="2547" w:type="dxa"/>
            <w:vAlign w:val="center"/>
          </w:tcPr>
          <w:p w14:paraId="280A8FAE" w14:textId="77777777" w:rsidR="003C592B" w:rsidRDefault="003449FE">
            <w:r>
              <w:t>icon</w:t>
            </w:r>
          </w:p>
        </w:tc>
        <w:tc>
          <w:tcPr>
            <w:tcW w:w="3402" w:type="dxa"/>
            <w:vAlign w:val="center"/>
          </w:tcPr>
          <w:p w14:paraId="280A8FAF" w14:textId="77777777" w:rsidR="003C592B" w:rsidRDefault="003449FE">
            <w:r>
              <w:t>Varchar(256)</w:t>
            </w:r>
          </w:p>
        </w:tc>
        <w:tc>
          <w:tcPr>
            <w:tcW w:w="3090" w:type="dxa"/>
            <w:vAlign w:val="center"/>
          </w:tcPr>
          <w:p w14:paraId="280A8FB0" w14:textId="77777777" w:rsidR="003C592B" w:rsidRDefault="003449FE">
            <w:r>
              <w:t xml:space="preserve">Link </w:t>
            </w:r>
            <w:proofErr w:type="spellStart"/>
            <w:r>
              <w:t>đến</w:t>
            </w:r>
            <w:proofErr w:type="spellEnd"/>
            <w:r>
              <w:t xml:space="preserve"> menu</w:t>
            </w:r>
          </w:p>
        </w:tc>
      </w:tr>
      <w:tr w:rsidR="003C592B" w14:paraId="280A8FB5" w14:textId="77777777">
        <w:trPr>
          <w:trHeight w:val="560"/>
        </w:trPr>
        <w:tc>
          <w:tcPr>
            <w:tcW w:w="2547" w:type="dxa"/>
            <w:vAlign w:val="center"/>
          </w:tcPr>
          <w:p w14:paraId="280A8FB2" w14:textId="77777777" w:rsidR="003C592B" w:rsidRDefault="003449FE">
            <w:r>
              <w:t>link</w:t>
            </w:r>
          </w:p>
        </w:tc>
        <w:tc>
          <w:tcPr>
            <w:tcW w:w="3402" w:type="dxa"/>
            <w:vAlign w:val="center"/>
          </w:tcPr>
          <w:p w14:paraId="280A8FB3" w14:textId="77777777" w:rsidR="003C592B" w:rsidRDefault="003449FE">
            <w:r>
              <w:t>Datetime</w:t>
            </w:r>
          </w:p>
        </w:tc>
        <w:tc>
          <w:tcPr>
            <w:tcW w:w="3090" w:type="dxa"/>
            <w:vAlign w:val="center"/>
          </w:tcPr>
          <w:p w14:paraId="280A8FB4"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B9" w14:textId="77777777">
        <w:trPr>
          <w:trHeight w:val="560"/>
        </w:trPr>
        <w:tc>
          <w:tcPr>
            <w:tcW w:w="2547" w:type="dxa"/>
            <w:vAlign w:val="center"/>
          </w:tcPr>
          <w:p w14:paraId="280A8FB6" w14:textId="77777777" w:rsidR="003C592B" w:rsidRDefault="003449FE">
            <w:proofErr w:type="spellStart"/>
            <w:r>
              <w:t>order_num</w:t>
            </w:r>
            <w:proofErr w:type="spellEnd"/>
          </w:p>
        </w:tc>
        <w:tc>
          <w:tcPr>
            <w:tcW w:w="3402" w:type="dxa"/>
            <w:vAlign w:val="center"/>
          </w:tcPr>
          <w:p w14:paraId="280A8FB7" w14:textId="77777777" w:rsidR="003C592B" w:rsidRDefault="003449FE">
            <w:r>
              <w:t>Int</w:t>
            </w:r>
          </w:p>
        </w:tc>
        <w:tc>
          <w:tcPr>
            <w:tcW w:w="3090" w:type="dxa"/>
            <w:vAlign w:val="center"/>
          </w:tcPr>
          <w:p w14:paraId="280A8FB8" w14:textId="77777777" w:rsidR="003C592B" w:rsidRDefault="003449FE">
            <w:proofErr w:type="spellStart"/>
            <w:r>
              <w:t>Thứ</w:t>
            </w:r>
            <w:proofErr w:type="spellEnd"/>
            <w:r>
              <w:t xml:space="preserve"> </w:t>
            </w:r>
            <w:proofErr w:type="spellStart"/>
            <w:r>
              <w:t>tự</w:t>
            </w:r>
            <w:proofErr w:type="spellEnd"/>
          </w:p>
        </w:tc>
      </w:tr>
    </w:tbl>
    <w:p w14:paraId="280A8FBA" w14:textId="6B6775C5" w:rsidR="003C592B" w:rsidRDefault="003449FE" w:rsidP="00D65C75">
      <w:pPr>
        <w:jc w:val="center"/>
      </w:pPr>
      <w:bookmarkStart w:id="3235" w:name="_40ew0vw" w:colFirst="0" w:colLast="0"/>
      <w:bookmarkEnd w:id="3235"/>
      <w:proofErr w:type="spellStart"/>
      <w:r>
        <w:t>Bảng</w:t>
      </w:r>
      <w:proofErr w:type="spellEnd"/>
      <w:r>
        <w:t xml:space="preserve"> </w:t>
      </w:r>
      <w:r w:rsidR="00D65C75">
        <w:t>28</w:t>
      </w:r>
      <w:r>
        <w:t xml:space="preserve">: </w:t>
      </w:r>
      <w:proofErr w:type="spellStart"/>
      <w:r>
        <w:t>Bảng</w:t>
      </w:r>
      <w:proofErr w:type="spellEnd"/>
      <w:r>
        <w:t xml:space="preserve"> CSDL Menu</w:t>
      </w:r>
    </w:p>
    <w:p w14:paraId="280A8FBB" w14:textId="0EF80037" w:rsidR="003C592B" w:rsidRDefault="00212D8E" w:rsidP="00D92648">
      <w:pPr>
        <w:pStyle w:val="Heading4"/>
        <w:pPrChange w:id="3236" w:author="Công Nguyễn Văn" w:date="2019-09-05T13:57:00Z">
          <w:pPr>
            <w:pStyle w:val="Heading3"/>
          </w:pPr>
        </w:pPrChange>
      </w:pPr>
      <w:bookmarkStart w:id="3237" w:name="_Toc18584516"/>
      <w:r>
        <w:t>3</w:t>
      </w:r>
      <w:r w:rsidR="003449FE">
        <w:t>.6.</w:t>
      </w:r>
      <w:ins w:id="3238" w:author="Công Nguyễn Văn" w:date="2019-09-05T13:57:00Z">
        <w:r w:rsidR="00D92648">
          <w:t>3.5</w:t>
        </w:r>
      </w:ins>
      <w:del w:id="3239" w:author="Công Nguyễn Văn" w:date="2019-09-05T13:57:00Z">
        <w:r w:rsidR="003449FE" w:rsidDel="00D92648">
          <w:delText>4</w:delText>
        </w:r>
      </w:del>
      <w:r w:rsidR="003449FE">
        <w:t xml:space="preserve">: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Permission</w:t>
      </w:r>
      <w:bookmarkEnd w:id="3237"/>
    </w:p>
    <w:tbl>
      <w:tblPr>
        <w:tblStyle w:val="afa"/>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BD" w14:textId="77777777">
        <w:trPr>
          <w:trHeight w:val="560"/>
        </w:trPr>
        <w:tc>
          <w:tcPr>
            <w:tcW w:w="9039" w:type="dxa"/>
            <w:gridSpan w:val="3"/>
            <w:vAlign w:val="center"/>
          </w:tcPr>
          <w:p w14:paraId="280A8FBC" w14:textId="77777777" w:rsidR="003C592B" w:rsidRDefault="003449FE">
            <w:pPr>
              <w:rPr>
                <w:b/>
              </w:rPr>
            </w:pPr>
            <w:r>
              <w:rPr>
                <w:b/>
              </w:rPr>
              <w:t>Permission</w:t>
            </w:r>
          </w:p>
        </w:tc>
      </w:tr>
      <w:tr w:rsidR="003C592B" w14:paraId="280A8FC1" w14:textId="77777777">
        <w:trPr>
          <w:trHeight w:val="560"/>
        </w:trPr>
        <w:tc>
          <w:tcPr>
            <w:tcW w:w="2547" w:type="dxa"/>
            <w:vAlign w:val="center"/>
          </w:tcPr>
          <w:p w14:paraId="280A8FBE"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BF"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C0"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C5" w14:textId="77777777">
        <w:trPr>
          <w:trHeight w:val="560"/>
        </w:trPr>
        <w:tc>
          <w:tcPr>
            <w:tcW w:w="2547" w:type="dxa"/>
            <w:vAlign w:val="center"/>
          </w:tcPr>
          <w:p w14:paraId="280A8FC2" w14:textId="77777777" w:rsidR="003C592B" w:rsidRDefault="003449FE">
            <w:pPr>
              <w:rPr>
                <w:u w:val="single"/>
              </w:rPr>
            </w:pPr>
            <w:r>
              <w:rPr>
                <w:u w:val="single"/>
              </w:rPr>
              <w:t>id</w:t>
            </w:r>
          </w:p>
        </w:tc>
        <w:tc>
          <w:tcPr>
            <w:tcW w:w="3402" w:type="dxa"/>
            <w:vAlign w:val="center"/>
          </w:tcPr>
          <w:p w14:paraId="280A8FC3" w14:textId="77777777" w:rsidR="003C592B" w:rsidRDefault="003449FE">
            <w:r>
              <w:t>Int</w:t>
            </w:r>
          </w:p>
        </w:tc>
        <w:tc>
          <w:tcPr>
            <w:tcW w:w="3090" w:type="dxa"/>
            <w:vAlign w:val="center"/>
          </w:tcPr>
          <w:p w14:paraId="280A8FC4" w14:textId="77777777" w:rsidR="003C592B" w:rsidRDefault="003449FE">
            <w:proofErr w:type="spellStart"/>
            <w:r>
              <w:t>Mã</w:t>
            </w:r>
            <w:proofErr w:type="spellEnd"/>
            <w:r>
              <w:t xml:space="preserve"> </w:t>
            </w:r>
            <w:proofErr w:type="spellStart"/>
            <w:r>
              <w:t>permissiom</w:t>
            </w:r>
            <w:proofErr w:type="spellEnd"/>
          </w:p>
        </w:tc>
      </w:tr>
      <w:tr w:rsidR="003C592B" w14:paraId="280A8FC9" w14:textId="77777777">
        <w:trPr>
          <w:trHeight w:val="740"/>
        </w:trPr>
        <w:tc>
          <w:tcPr>
            <w:tcW w:w="2547" w:type="dxa"/>
            <w:vAlign w:val="center"/>
          </w:tcPr>
          <w:p w14:paraId="280A8FC6" w14:textId="77777777" w:rsidR="003C592B" w:rsidRDefault="003449FE">
            <w:r>
              <w:t>name</w:t>
            </w:r>
          </w:p>
        </w:tc>
        <w:tc>
          <w:tcPr>
            <w:tcW w:w="3402" w:type="dxa"/>
            <w:vAlign w:val="center"/>
          </w:tcPr>
          <w:p w14:paraId="280A8FC7" w14:textId="77777777" w:rsidR="003C592B" w:rsidRDefault="003449FE">
            <w:r>
              <w:t>Varchar(50)</w:t>
            </w:r>
          </w:p>
        </w:tc>
        <w:tc>
          <w:tcPr>
            <w:tcW w:w="3090" w:type="dxa"/>
            <w:vAlign w:val="center"/>
          </w:tcPr>
          <w:p w14:paraId="280A8FC8" w14:textId="77777777" w:rsidR="003C592B" w:rsidRDefault="003449FE">
            <w:proofErr w:type="spellStart"/>
            <w:r>
              <w:t>Tên</w:t>
            </w:r>
            <w:proofErr w:type="spellEnd"/>
            <w:r>
              <w:t xml:space="preserve"> </w:t>
            </w:r>
            <w:proofErr w:type="spellStart"/>
            <w:r>
              <w:t>permissiom</w:t>
            </w:r>
            <w:proofErr w:type="spellEnd"/>
          </w:p>
        </w:tc>
      </w:tr>
      <w:tr w:rsidR="003C592B" w14:paraId="280A8FCD" w14:textId="77777777">
        <w:trPr>
          <w:trHeight w:val="560"/>
        </w:trPr>
        <w:tc>
          <w:tcPr>
            <w:tcW w:w="2547" w:type="dxa"/>
            <w:vAlign w:val="center"/>
          </w:tcPr>
          <w:p w14:paraId="280A8FCA" w14:textId="77777777" w:rsidR="003C592B" w:rsidRDefault="003449FE">
            <w:r>
              <w:t>controller</w:t>
            </w:r>
          </w:p>
        </w:tc>
        <w:tc>
          <w:tcPr>
            <w:tcW w:w="3402" w:type="dxa"/>
            <w:vAlign w:val="center"/>
          </w:tcPr>
          <w:p w14:paraId="280A8FCB" w14:textId="77777777" w:rsidR="003C592B" w:rsidRDefault="003449FE">
            <w:r>
              <w:t>Varchar(50)</w:t>
            </w:r>
          </w:p>
        </w:tc>
        <w:tc>
          <w:tcPr>
            <w:tcW w:w="3090" w:type="dxa"/>
            <w:vAlign w:val="center"/>
          </w:tcPr>
          <w:p w14:paraId="280A8FCC" w14:textId="77777777" w:rsidR="003C592B" w:rsidRDefault="003449FE">
            <w:proofErr w:type="spellStart"/>
            <w:r>
              <w:t>Tên</w:t>
            </w:r>
            <w:proofErr w:type="spellEnd"/>
            <w:r>
              <w:t xml:space="preserve"> controller</w:t>
            </w:r>
          </w:p>
        </w:tc>
      </w:tr>
      <w:tr w:rsidR="003C592B" w14:paraId="280A8FD2" w14:textId="77777777">
        <w:trPr>
          <w:trHeight w:val="560"/>
        </w:trPr>
        <w:tc>
          <w:tcPr>
            <w:tcW w:w="2547" w:type="dxa"/>
            <w:vAlign w:val="center"/>
          </w:tcPr>
          <w:p w14:paraId="280A8FCE" w14:textId="77777777" w:rsidR="003C592B" w:rsidRDefault="003449FE">
            <w:r>
              <w:t>action</w:t>
            </w:r>
          </w:p>
        </w:tc>
        <w:tc>
          <w:tcPr>
            <w:tcW w:w="3402" w:type="dxa"/>
            <w:vAlign w:val="center"/>
          </w:tcPr>
          <w:p w14:paraId="280A8FCF" w14:textId="77777777" w:rsidR="003C592B" w:rsidRDefault="003449FE">
            <w:r>
              <w:t>Varchar(50)</w:t>
            </w:r>
          </w:p>
        </w:tc>
        <w:tc>
          <w:tcPr>
            <w:tcW w:w="3090" w:type="dxa"/>
            <w:vAlign w:val="center"/>
          </w:tcPr>
          <w:p w14:paraId="280A8FD0" w14:textId="77777777" w:rsidR="003C592B" w:rsidRDefault="003449FE">
            <w:proofErr w:type="spellStart"/>
            <w:r>
              <w:t>Tên</w:t>
            </w:r>
            <w:proofErr w:type="spellEnd"/>
            <w:r>
              <w:t xml:space="preserve"> </w:t>
            </w:r>
            <w:proofErr w:type="spellStart"/>
            <w:r>
              <w:t>hàm</w:t>
            </w:r>
            <w:proofErr w:type="spellEnd"/>
            <w:r>
              <w:t xml:space="preserve"> </w:t>
            </w:r>
          </w:p>
          <w:p w14:paraId="280A8FD1" w14:textId="77777777" w:rsidR="003C592B" w:rsidRDefault="003449FE">
            <w:proofErr w:type="spellStart"/>
            <w:r>
              <w:t>trong</w:t>
            </w:r>
            <w:proofErr w:type="spellEnd"/>
            <w:r>
              <w:t xml:space="preserve"> controller</w:t>
            </w:r>
          </w:p>
        </w:tc>
      </w:tr>
      <w:tr w:rsidR="003C592B" w14:paraId="280A8FD6" w14:textId="77777777">
        <w:trPr>
          <w:trHeight w:val="560"/>
        </w:trPr>
        <w:tc>
          <w:tcPr>
            <w:tcW w:w="2547" w:type="dxa"/>
            <w:vAlign w:val="center"/>
          </w:tcPr>
          <w:p w14:paraId="280A8FD3" w14:textId="77777777" w:rsidR="003C592B" w:rsidRDefault="003449FE">
            <w:proofErr w:type="spellStart"/>
            <w:r>
              <w:t>created_at</w:t>
            </w:r>
            <w:proofErr w:type="spellEnd"/>
          </w:p>
        </w:tc>
        <w:tc>
          <w:tcPr>
            <w:tcW w:w="3402" w:type="dxa"/>
            <w:vAlign w:val="center"/>
          </w:tcPr>
          <w:p w14:paraId="280A8FD4" w14:textId="77777777" w:rsidR="003C592B" w:rsidRDefault="003449FE">
            <w:r>
              <w:t>Datetime</w:t>
            </w:r>
          </w:p>
        </w:tc>
        <w:tc>
          <w:tcPr>
            <w:tcW w:w="3090" w:type="dxa"/>
            <w:vAlign w:val="center"/>
          </w:tcPr>
          <w:p w14:paraId="280A8FD5"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DA" w14:textId="77777777">
        <w:trPr>
          <w:trHeight w:val="560"/>
        </w:trPr>
        <w:tc>
          <w:tcPr>
            <w:tcW w:w="2547" w:type="dxa"/>
            <w:vAlign w:val="center"/>
          </w:tcPr>
          <w:p w14:paraId="280A8FD7" w14:textId="77777777" w:rsidR="003C592B" w:rsidRDefault="003449FE">
            <w:proofErr w:type="spellStart"/>
            <w:r>
              <w:t>updated_at</w:t>
            </w:r>
            <w:proofErr w:type="spellEnd"/>
          </w:p>
        </w:tc>
        <w:tc>
          <w:tcPr>
            <w:tcW w:w="3402" w:type="dxa"/>
            <w:vAlign w:val="center"/>
          </w:tcPr>
          <w:p w14:paraId="280A8FD8" w14:textId="77777777" w:rsidR="003C592B" w:rsidRDefault="003449FE">
            <w:r>
              <w:t>Datetime</w:t>
            </w:r>
          </w:p>
        </w:tc>
        <w:tc>
          <w:tcPr>
            <w:tcW w:w="3090" w:type="dxa"/>
            <w:vAlign w:val="center"/>
          </w:tcPr>
          <w:p w14:paraId="280A8FD9"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8FDB" w14:textId="5E1B5160" w:rsidR="003C592B" w:rsidRDefault="003449FE" w:rsidP="00D65C75">
      <w:pPr>
        <w:jc w:val="center"/>
      </w:pPr>
      <w:bookmarkStart w:id="3240" w:name="_upglbi" w:colFirst="0" w:colLast="0"/>
      <w:bookmarkEnd w:id="3240"/>
      <w:proofErr w:type="spellStart"/>
      <w:r>
        <w:t>Bảng</w:t>
      </w:r>
      <w:proofErr w:type="spellEnd"/>
      <w:r>
        <w:t xml:space="preserve"> </w:t>
      </w:r>
      <w:r w:rsidR="00D65C75">
        <w:t>29</w:t>
      </w:r>
      <w:r>
        <w:t xml:space="preserve">: </w:t>
      </w:r>
      <w:proofErr w:type="spellStart"/>
      <w:r>
        <w:t>Bảng</w:t>
      </w:r>
      <w:proofErr w:type="spellEnd"/>
      <w:r>
        <w:t xml:space="preserve"> CSDL Permission</w:t>
      </w:r>
    </w:p>
    <w:p w14:paraId="280A8FDC" w14:textId="5144C744" w:rsidR="003C592B" w:rsidRDefault="00212D8E" w:rsidP="00D92648">
      <w:pPr>
        <w:pStyle w:val="Heading4"/>
        <w:pPrChange w:id="3241" w:author="Công Nguyễn Văn" w:date="2019-09-05T13:57:00Z">
          <w:pPr>
            <w:pStyle w:val="Heading3"/>
          </w:pPr>
        </w:pPrChange>
      </w:pPr>
      <w:bookmarkStart w:id="3242" w:name="_Toc18584517"/>
      <w:r>
        <w:t>3</w:t>
      </w:r>
      <w:r w:rsidR="003449FE">
        <w:t>.6.</w:t>
      </w:r>
      <w:ins w:id="3243" w:author="Công Nguyễn Văn" w:date="2019-09-05T13:57:00Z">
        <w:r w:rsidR="00D92648">
          <w:t>3.6</w:t>
        </w:r>
      </w:ins>
      <w:del w:id="3244" w:author="Công Nguyễn Văn" w:date="2019-09-05T13:57:00Z">
        <w:r w:rsidR="003449FE" w:rsidDel="00D92648">
          <w:delText>5</w:delText>
        </w:r>
      </w:del>
      <w:r w:rsidR="003449FE">
        <w:t xml:space="preserve">: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Subject</w:t>
      </w:r>
      <w:bookmarkEnd w:id="3242"/>
    </w:p>
    <w:tbl>
      <w:tblPr>
        <w:tblStyle w:val="afb"/>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DE" w14:textId="77777777">
        <w:trPr>
          <w:trHeight w:val="560"/>
        </w:trPr>
        <w:tc>
          <w:tcPr>
            <w:tcW w:w="9039" w:type="dxa"/>
            <w:gridSpan w:val="3"/>
            <w:vAlign w:val="center"/>
          </w:tcPr>
          <w:p w14:paraId="280A8FDD" w14:textId="77777777" w:rsidR="003C592B" w:rsidRDefault="003449FE">
            <w:pPr>
              <w:rPr>
                <w:b/>
              </w:rPr>
            </w:pPr>
            <w:r>
              <w:rPr>
                <w:b/>
              </w:rPr>
              <w:t>Subject</w:t>
            </w:r>
          </w:p>
        </w:tc>
      </w:tr>
      <w:tr w:rsidR="003C592B" w14:paraId="280A8FE2" w14:textId="77777777">
        <w:trPr>
          <w:trHeight w:val="560"/>
        </w:trPr>
        <w:tc>
          <w:tcPr>
            <w:tcW w:w="2547" w:type="dxa"/>
            <w:vAlign w:val="center"/>
          </w:tcPr>
          <w:p w14:paraId="280A8FDF"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E0"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E1"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E6" w14:textId="77777777">
        <w:trPr>
          <w:trHeight w:val="560"/>
        </w:trPr>
        <w:tc>
          <w:tcPr>
            <w:tcW w:w="2547" w:type="dxa"/>
            <w:vAlign w:val="center"/>
          </w:tcPr>
          <w:p w14:paraId="280A8FE3" w14:textId="77777777" w:rsidR="003C592B" w:rsidRDefault="003449FE">
            <w:pPr>
              <w:rPr>
                <w:u w:val="single"/>
              </w:rPr>
            </w:pPr>
            <w:r>
              <w:rPr>
                <w:u w:val="single"/>
              </w:rPr>
              <w:t>id</w:t>
            </w:r>
          </w:p>
        </w:tc>
        <w:tc>
          <w:tcPr>
            <w:tcW w:w="3402" w:type="dxa"/>
            <w:vAlign w:val="center"/>
          </w:tcPr>
          <w:p w14:paraId="280A8FE4" w14:textId="77777777" w:rsidR="003C592B" w:rsidRDefault="003449FE">
            <w:r>
              <w:t>Int</w:t>
            </w:r>
          </w:p>
        </w:tc>
        <w:tc>
          <w:tcPr>
            <w:tcW w:w="3090" w:type="dxa"/>
            <w:vAlign w:val="center"/>
          </w:tcPr>
          <w:p w14:paraId="280A8FE5" w14:textId="77777777" w:rsidR="003C592B" w:rsidRDefault="003449FE">
            <w:proofErr w:type="spellStart"/>
            <w:r>
              <w:t>Mã</w:t>
            </w:r>
            <w:proofErr w:type="spellEnd"/>
            <w:r>
              <w:t xml:space="preserve"> </w:t>
            </w:r>
            <w:proofErr w:type="spellStart"/>
            <w:r>
              <w:t>môn</w:t>
            </w:r>
            <w:proofErr w:type="spellEnd"/>
            <w:r>
              <w:t xml:space="preserve"> </w:t>
            </w:r>
            <w:proofErr w:type="spellStart"/>
            <w:r>
              <w:t>học</w:t>
            </w:r>
            <w:proofErr w:type="spellEnd"/>
          </w:p>
        </w:tc>
      </w:tr>
      <w:tr w:rsidR="003C592B" w14:paraId="280A8FEA" w14:textId="77777777">
        <w:trPr>
          <w:trHeight w:val="560"/>
        </w:trPr>
        <w:tc>
          <w:tcPr>
            <w:tcW w:w="2547" w:type="dxa"/>
            <w:vAlign w:val="center"/>
          </w:tcPr>
          <w:p w14:paraId="280A8FE7" w14:textId="77777777" w:rsidR="003C592B" w:rsidRDefault="003449FE">
            <w:r>
              <w:lastRenderedPageBreak/>
              <w:t>name</w:t>
            </w:r>
          </w:p>
        </w:tc>
        <w:tc>
          <w:tcPr>
            <w:tcW w:w="3402" w:type="dxa"/>
            <w:vAlign w:val="center"/>
          </w:tcPr>
          <w:p w14:paraId="280A8FE8" w14:textId="77777777" w:rsidR="003C592B" w:rsidRDefault="003449FE">
            <w:r>
              <w:t>Varchar(50)</w:t>
            </w:r>
          </w:p>
        </w:tc>
        <w:tc>
          <w:tcPr>
            <w:tcW w:w="3090" w:type="dxa"/>
            <w:vAlign w:val="center"/>
          </w:tcPr>
          <w:p w14:paraId="280A8FE9" w14:textId="77777777" w:rsidR="003C592B" w:rsidRDefault="003449FE">
            <w:proofErr w:type="spellStart"/>
            <w:r>
              <w:t>Tên</w:t>
            </w:r>
            <w:proofErr w:type="spellEnd"/>
            <w:r>
              <w:t xml:space="preserve"> </w:t>
            </w:r>
            <w:proofErr w:type="spellStart"/>
            <w:r>
              <w:t>môn</w:t>
            </w:r>
            <w:proofErr w:type="spellEnd"/>
            <w:r>
              <w:t xml:space="preserve"> </w:t>
            </w:r>
            <w:proofErr w:type="spellStart"/>
            <w:r>
              <w:t>học</w:t>
            </w:r>
            <w:proofErr w:type="spellEnd"/>
          </w:p>
        </w:tc>
      </w:tr>
      <w:tr w:rsidR="003C592B" w14:paraId="280A8FEE" w14:textId="77777777">
        <w:trPr>
          <w:trHeight w:val="560"/>
        </w:trPr>
        <w:tc>
          <w:tcPr>
            <w:tcW w:w="2547" w:type="dxa"/>
            <w:vAlign w:val="center"/>
          </w:tcPr>
          <w:p w14:paraId="280A8FEB" w14:textId="77777777" w:rsidR="003C592B" w:rsidRDefault="003449FE">
            <w:proofErr w:type="spellStart"/>
            <w:r>
              <w:t>created_at</w:t>
            </w:r>
            <w:proofErr w:type="spellEnd"/>
          </w:p>
        </w:tc>
        <w:tc>
          <w:tcPr>
            <w:tcW w:w="3402" w:type="dxa"/>
            <w:vAlign w:val="center"/>
          </w:tcPr>
          <w:p w14:paraId="280A8FEC" w14:textId="77777777" w:rsidR="003C592B" w:rsidRDefault="003449FE">
            <w:r>
              <w:t>Datetime</w:t>
            </w:r>
          </w:p>
        </w:tc>
        <w:tc>
          <w:tcPr>
            <w:tcW w:w="3090" w:type="dxa"/>
            <w:vAlign w:val="center"/>
          </w:tcPr>
          <w:p w14:paraId="280A8FED"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F2" w14:textId="77777777">
        <w:trPr>
          <w:trHeight w:val="560"/>
        </w:trPr>
        <w:tc>
          <w:tcPr>
            <w:tcW w:w="2547" w:type="dxa"/>
            <w:vAlign w:val="center"/>
          </w:tcPr>
          <w:p w14:paraId="280A8FEF" w14:textId="77777777" w:rsidR="003C592B" w:rsidRDefault="003449FE">
            <w:proofErr w:type="spellStart"/>
            <w:r>
              <w:t>updated_at</w:t>
            </w:r>
            <w:proofErr w:type="spellEnd"/>
          </w:p>
        </w:tc>
        <w:tc>
          <w:tcPr>
            <w:tcW w:w="3402" w:type="dxa"/>
            <w:vAlign w:val="center"/>
          </w:tcPr>
          <w:p w14:paraId="280A8FF0" w14:textId="77777777" w:rsidR="003C592B" w:rsidRDefault="003449FE">
            <w:r>
              <w:t>Datetime</w:t>
            </w:r>
          </w:p>
        </w:tc>
        <w:tc>
          <w:tcPr>
            <w:tcW w:w="3090" w:type="dxa"/>
            <w:vAlign w:val="center"/>
          </w:tcPr>
          <w:p w14:paraId="280A8FF1"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8FF3" w14:textId="176341DB" w:rsidR="003C592B" w:rsidRDefault="003449FE" w:rsidP="00D65C75">
      <w:pPr>
        <w:jc w:val="center"/>
      </w:pPr>
      <w:bookmarkStart w:id="3245" w:name="_1tuee74" w:colFirst="0" w:colLast="0"/>
      <w:bookmarkEnd w:id="3245"/>
      <w:proofErr w:type="spellStart"/>
      <w:r>
        <w:t>Bảng</w:t>
      </w:r>
      <w:proofErr w:type="spellEnd"/>
      <w:r>
        <w:t xml:space="preserve"> </w:t>
      </w:r>
      <w:r w:rsidR="00D65C75">
        <w:t>30</w:t>
      </w:r>
      <w:r>
        <w:t xml:space="preserve">: </w:t>
      </w:r>
      <w:proofErr w:type="spellStart"/>
      <w:r>
        <w:t>Bảng</w:t>
      </w:r>
      <w:proofErr w:type="spellEnd"/>
      <w:r>
        <w:t xml:space="preserve"> CSDL Subject</w:t>
      </w:r>
    </w:p>
    <w:p w14:paraId="280A8FF4" w14:textId="5225AF9E" w:rsidR="003C592B" w:rsidRDefault="00212D8E" w:rsidP="00D92648">
      <w:pPr>
        <w:pStyle w:val="Heading4"/>
        <w:pPrChange w:id="3246" w:author="Công Nguyễn Văn" w:date="2019-09-05T13:57:00Z">
          <w:pPr>
            <w:pStyle w:val="Heading3"/>
          </w:pPr>
        </w:pPrChange>
      </w:pPr>
      <w:bookmarkStart w:id="3247" w:name="_Toc18584518"/>
      <w:r>
        <w:t>3</w:t>
      </w:r>
      <w:r w:rsidR="003449FE">
        <w:t>.6.</w:t>
      </w:r>
      <w:ins w:id="3248" w:author="Công Nguyễn Văn" w:date="2019-09-05T13:57:00Z">
        <w:r w:rsidR="00D92648">
          <w:t>3.7</w:t>
        </w:r>
      </w:ins>
      <w:del w:id="3249" w:author="Công Nguyễn Văn" w:date="2019-09-05T13:57:00Z">
        <w:r w:rsidR="003449FE" w:rsidDel="00D92648">
          <w:delText>6</w:delText>
        </w:r>
      </w:del>
      <w:r w:rsidR="003449FE">
        <w:t xml:space="preserve">: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chapter</w:t>
      </w:r>
      <w:bookmarkEnd w:id="3247"/>
    </w:p>
    <w:tbl>
      <w:tblPr>
        <w:tblStyle w:val="afc"/>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F6" w14:textId="77777777">
        <w:trPr>
          <w:trHeight w:val="560"/>
        </w:trPr>
        <w:tc>
          <w:tcPr>
            <w:tcW w:w="9039" w:type="dxa"/>
            <w:gridSpan w:val="3"/>
            <w:vAlign w:val="center"/>
          </w:tcPr>
          <w:p w14:paraId="280A8FF5" w14:textId="77777777" w:rsidR="003C592B" w:rsidRDefault="003449FE">
            <w:pPr>
              <w:rPr>
                <w:b/>
              </w:rPr>
            </w:pPr>
            <w:r>
              <w:rPr>
                <w:b/>
              </w:rPr>
              <w:t>Chapter</w:t>
            </w:r>
          </w:p>
        </w:tc>
      </w:tr>
      <w:tr w:rsidR="003C592B" w14:paraId="280A8FFA" w14:textId="77777777">
        <w:trPr>
          <w:trHeight w:val="560"/>
        </w:trPr>
        <w:tc>
          <w:tcPr>
            <w:tcW w:w="2547" w:type="dxa"/>
            <w:vAlign w:val="center"/>
          </w:tcPr>
          <w:p w14:paraId="280A8FF7"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F8"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F9"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FE" w14:textId="77777777">
        <w:trPr>
          <w:trHeight w:val="560"/>
        </w:trPr>
        <w:tc>
          <w:tcPr>
            <w:tcW w:w="2547" w:type="dxa"/>
            <w:vAlign w:val="center"/>
          </w:tcPr>
          <w:p w14:paraId="280A8FFB" w14:textId="77777777" w:rsidR="003C592B" w:rsidRDefault="003449FE">
            <w:pPr>
              <w:rPr>
                <w:u w:val="single"/>
              </w:rPr>
            </w:pPr>
            <w:r>
              <w:rPr>
                <w:u w:val="single"/>
              </w:rPr>
              <w:t>id</w:t>
            </w:r>
          </w:p>
        </w:tc>
        <w:tc>
          <w:tcPr>
            <w:tcW w:w="3402" w:type="dxa"/>
            <w:vAlign w:val="center"/>
          </w:tcPr>
          <w:p w14:paraId="280A8FFC" w14:textId="77777777" w:rsidR="003C592B" w:rsidRDefault="003449FE">
            <w:r>
              <w:t>Int</w:t>
            </w:r>
          </w:p>
        </w:tc>
        <w:tc>
          <w:tcPr>
            <w:tcW w:w="3090" w:type="dxa"/>
            <w:vAlign w:val="center"/>
          </w:tcPr>
          <w:p w14:paraId="280A8FFD" w14:textId="77777777" w:rsidR="003C592B" w:rsidRDefault="003449FE">
            <w:proofErr w:type="spellStart"/>
            <w:r>
              <w:t>Mã</w:t>
            </w:r>
            <w:proofErr w:type="spellEnd"/>
            <w:r>
              <w:t xml:space="preserve"> </w:t>
            </w:r>
            <w:proofErr w:type="spellStart"/>
            <w:r>
              <w:t>chương</w:t>
            </w:r>
            <w:proofErr w:type="spellEnd"/>
          </w:p>
        </w:tc>
      </w:tr>
      <w:tr w:rsidR="003C592B" w14:paraId="280A9002" w14:textId="77777777">
        <w:trPr>
          <w:trHeight w:val="740"/>
        </w:trPr>
        <w:tc>
          <w:tcPr>
            <w:tcW w:w="2547" w:type="dxa"/>
            <w:vAlign w:val="center"/>
          </w:tcPr>
          <w:p w14:paraId="280A8FFF" w14:textId="77777777" w:rsidR="003C592B" w:rsidRDefault="003449FE">
            <w:r>
              <w:t>name</w:t>
            </w:r>
          </w:p>
        </w:tc>
        <w:tc>
          <w:tcPr>
            <w:tcW w:w="3402" w:type="dxa"/>
            <w:vAlign w:val="center"/>
          </w:tcPr>
          <w:p w14:paraId="280A9000" w14:textId="77777777" w:rsidR="003C592B" w:rsidRDefault="003449FE">
            <w:r>
              <w:t>Varchar(50)</w:t>
            </w:r>
          </w:p>
        </w:tc>
        <w:tc>
          <w:tcPr>
            <w:tcW w:w="3090" w:type="dxa"/>
            <w:vAlign w:val="center"/>
          </w:tcPr>
          <w:p w14:paraId="280A9001" w14:textId="77777777" w:rsidR="003C592B" w:rsidRDefault="003449FE">
            <w:proofErr w:type="spellStart"/>
            <w:r>
              <w:t>Tên</w:t>
            </w:r>
            <w:proofErr w:type="spellEnd"/>
            <w:r>
              <w:t xml:space="preserve"> </w:t>
            </w:r>
            <w:proofErr w:type="spellStart"/>
            <w:r>
              <w:t>chương</w:t>
            </w:r>
            <w:proofErr w:type="spellEnd"/>
          </w:p>
        </w:tc>
      </w:tr>
      <w:tr w:rsidR="003C592B" w14:paraId="280A9006" w14:textId="77777777">
        <w:trPr>
          <w:trHeight w:val="560"/>
        </w:trPr>
        <w:tc>
          <w:tcPr>
            <w:tcW w:w="2547" w:type="dxa"/>
            <w:vAlign w:val="center"/>
          </w:tcPr>
          <w:p w14:paraId="280A9003" w14:textId="77777777" w:rsidR="003C592B" w:rsidRDefault="003449FE">
            <w:proofErr w:type="spellStart"/>
            <w:r>
              <w:t>subject_id</w:t>
            </w:r>
            <w:proofErr w:type="spellEnd"/>
          </w:p>
        </w:tc>
        <w:tc>
          <w:tcPr>
            <w:tcW w:w="3402" w:type="dxa"/>
            <w:vAlign w:val="center"/>
          </w:tcPr>
          <w:p w14:paraId="280A9004" w14:textId="77777777" w:rsidR="003C592B" w:rsidRDefault="003449FE">
            <w:r>
              <w:t>Int</w:t>
            </w:r>
          </w:p>
        </w:tc>
        <w:tc>
          <w:tcPr>
            <w:tcW w:w="3090" w:type="dxa"/>
            <w:vAlign w:val="center"/>
          </w:tcPr>
          <w:p w14:paraId="280A9005" w14:textId="77777777" w:rsidR="003C592B" w:rsidRDefault="003449FE">
            <w:proofErr w:type="spellStart"/>
            <w:r>
              <w:t>Mã</w:t>
            </w:r>
            <w:proofErr w:type="spellEnd"/>
            <w:r>
              <w:t xml:space="preserve"> </w:t>
            </w:r>
            <w:proofErr w:type="spellStart"/>
            <w:r>
              <w:t>môn</w:t>
            </w:r>
            <w:proofErr w:type="spellEnd"/>
            <w:r>
              <w:t xml:space="preserve"> </w:t>
            </w:r>
            <w:proofErr w:type="spellStart"/>
            <w:r>
              <w:t>học</w:t>
            </w:r>
            <w:proofErr w:type="spellEnd"/>
          </w:p>
        </w:tc>
      </w:tr>
      <w:tr w:rsidR="003C592B" w14:paraId="280A900A" w14:textId="77777777">
        <w:trPr>
          <w:trHeight w:val="560"/>
        </w:trPr>
        <w:tc>
          <w:tcPr>
            <w:tcW w:w="2547" w:type="dxa"/>
            <w:vAlign w:val="center"/>
          </w:tcPr>
          <w:p w14:paraId="280A9007" w14:textId="77777777" w:rsidR="003C592B" w:rsidRDefault="003449FE">
            <w:proofErr w:type="spellStart"/>
            <w:r>
              <w:t>parent_id</w:t>
            </w:r>
            <w:proofErr w:type="spellEnd"/>
          </w:p>
        </w:tc>
        <w:tc>
          <w:tcPr>
            <w:tcW w:w="3402" w:type="dxa"/>
            <w:vAlign w:val="center"/>
          </w:tcPr>
          <w:p w14:paraId="280A9008" w14:textId="77777777" w:rsidR="003C592B" w:rsidRDefault="003449FE">
            <w:r>
              <w:t>Int</w:t>
            </w:r>
          </w:p>
        </w:tc>
        <w:tc>
          <w:tcPr>
            <w:tcW w:w="3090" w:type="dxa"/>
            <w:vAlign w:val="center"/>
          </w:tcPr>
          <w:p w14:paraId="280A9009" w14:textId="77777777" w:rsidR="003C592B" w:rsidRDefault="003449FE">
            <w:proofErr w:type="spellStart"/>
            <w:r>
              <w:t>Mã</w:t>
            </w:r>
            <w:proofErr w:type="spellEnd"/>
            <w:r>
              <w:t xml:space="preserve"> </w:t>
            </w:r>
            <w:proofErr w:type="spellStart"/>
            <w:r>
              <w:t>chương</w:t>
            </w:r>
            <w:proofErr w:type="spellEnd"/>
            <w:r>
              <w:t xml:space="preserve"> cha</w:t>
            </w:r>
          </w:p>
        </w:tc>
      </w:tr>
      <w:tr w:rsidR="003C592B" w14:paraId="280A900E" w14:textId="77777777">
        <w:trPr>
          <w:trHeight w:val="560"/>
        </w:trPr>
        <w:tc>
          <w:tcPr>
            <w:tcW w:w="2547" w:type="dxa"/>
            <w:vAlign w:val="center"/>
          </w:tcPr>
          <w:p w14:paraId="280A900B" w14:textId="77777777" w:rsidR="003C592B" w:rsidRDefault="003449FE">
            <w:proofErr w:type="spellStart"/>
            <w:r>
              <w:t>created_at</w:t>
            </w:r>
            <w:proofErr w:type="spellEnd"/>
          </w:p>
        </w:tc>
        <w:tc>
          <w:tcPr>
            <w:tcW w:w="3402" w:type="dxa"/>
            <w:vAlign w:val="center"/>
          </w:tcPr>
          <w:p w14:paraId="280A900C" w14:textId="77777777" w:rsidR="003C592B" w:rsidRDefault="003449FE">
            <w:r>
              <w:t>Datetime</w:t>
            </w:r>
          </w:p>
        </w:tc>
        <w:tc>
          <w:tcPr>
            <w:tcW w:w="3090" w:type="dxa"/>
            <w:vAlign w:val="center"/>
          </w:tcPr>
          <w:p w14:paraId="280A900D"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012" w14:textId="77777777">
        <w:trPr>
          <w:trHeight w:val="560"/>
        </w:trPr>
        <w:tc>
          <w:tcPr>
            <w:tcW w:w="2547" w:type="dxa"/>
            <w:vAlign w:val="center"/>
          </w:tcPr>
          <w:p w14:paraId="280A900F" w14:textId="77777777" w:rsidR="003C592B" w:rsidRDefault="003449FE">
            <w:proofErr w:type="spellStart"/>
            <w:r>
              <w:t>updated_at</w:t>
            </w:r>
            <w:proofErr w:type="spellEnd"/>
          </w:p>
        </w:tc>
        <w:tc>
          <w:tcPr>
            <w:tcW w:w="3402" w:type="dxa"/>
            <w:vAlign w:val="center"/>
          </w:tcPr>
          <w:p w14:paraId="280A9010" w14:textId="77777777" w:rsidR="003C592B" w:rsidRDefault="003449FE">
            <w:r>
              <w:t>Datetime</w:t>
            </w:r>
          </w:p>
        </w:tc>
        <w:tc>
          <w:tcPr>
            <w:tcW w:w="3090" w:type="dxa"/>
            <w:vAlign w:val="center"/>
          </w:tcPr>
          <w:p w14:paraId="280A9011"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013" w14:textId="61A1E986" w:rsidR="003C592B" w:rsidRDefault="003449FE" w:rsidP="00D65C75">
      <w:pPr>
        <w:jc w:val="center"/>
      </w:pPr>
      <w:bookmarkStart w:id="3250" w:name="_2szc72q" w:colFirst="0" w:colLast="0"/>
      <w:bookmarkEnd w:id="3250"/>
      <w:proofErr w:type="spellStart"/>
      <w:r>
        <w:t>Bảng</w:t>
      </w:r>
      <w:proofErr w:type="spellEnd"/>
      <w:r>
        <w:t xml:space="preserve"> 3</w:t>
      </w:r>
      <w:r w:rsidR="00D65C75">
        <w:t>1</w:t>
      </w:r>
      <w:r>
        <w:t xml:space="preserve">: </w:t>
      </w:r>
      <w:proofErr w:type="spellStart"/>
      <w:r>
        <w:t>Bảng</w:t>
      </w:r>
      <w:proofErr w:type="spellEnd"/>
      <w:r>
        <w:t xml:space="preserve"> CSDL Chapter</w:t>
      </w:r>
    </w:p>
    <w:p w14:paraId="280A9014" w14:textId="32219AC7" w:rsidR="003C592B" w:rsidRDefault="00212D8E" w:rsidP="00D92648">
      <w:pPr>
        <w:pStyle w:val="Heading4"/>
        <w:pPrChange w:id="3251" w:author="Công Nguyễn Văn" w:date="2019-09-05T13:57:00Z">
          <w:pPr>
            <w:pStyle w:val="Heading3"/>
          </w:pPr>
        </w:pPrChange>
      </w:pPr>
      <w:bookmarkStart w:id="3252" w:name="_Toc18584519"/>
      <w:r>
        <w:t>3</w:t>
      </w:r>
      <w:r w:rsidR="003449FE">
        <w:t>.6.</w:t>
      </w:r>
      <w:ins w:id="3253" w:author="Công Nguyễn Văn" w:date="2019-09-05T13:57:00Z">
        <w:r w:rsidR="00D92648">
          <w:t>3.8</w:t>
        </w:r>
      </w:ins>
      <w:del w:id="3254" w:author="Công Nguyễn Văn" w:date="2019-09-05T13:57:00Z">
        <w:r w:rsidR="003449FE" w:rsidDel="00D92648">
          <w:delText>7</w:delText>
        </w:r>
      </w:del>
      <w:r w:rsidR="003449FE">
        <w:t xml:space="preserve">: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domain</w:t>
      </w:r>
      <w:bookmarkEnd w:id="3252"/>
    </w:p>
    <w:tbl>
      <w:tblPr>
        <w:tblStyle w:val="afd"/>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16" w14:textId="77777777">
        <w:trPr>
          <w:trHeight w:val="520"/>
        </w:trPr>
        <w:tc>
          <w:tcPr>
            <w:tcW w:w="9039" w:type="dxa"/>
            <w:gridSpan w:val="3"/>
            <w:vAlign w:val="center"/>
          </w:tcPr>
          <w:p w14:paraId="280A9015" w14:textId="77777777" w:rsidR="003C592B" w:rsidRDefault="003449FE">
            <w:pPr>
              <w:rPr>
                <w:b/>
              </w:rPr>
            </w:pPr>
            <w:r>
              <w:rPr>
                <w:b/>
              </w:rPr>
              <w:t>Domain</w:t>
            </w:r>
          </w:p>
        </w:tc>
      </w:tr>
      <w:tr w:rsidR="003C592B" w14:paraId="280A901A" w14:textId="77777777">
        <w:trPr>
          <w:trHeight w:val="560"/>
        </w:trPr>
        <w:tc>
          <w:tcPr>
            <w:tcW w:w="2547" w:type="dxa"/>
            <w:vAlign w:val="center"/>
          </w:tcPr>
          <w:p w14:paraId="280A9017"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018"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019"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01E" w14:textId="77777777">
        <w:trPr>
          <w:trHeight w:val="560"/>
        </w:trPr>
        <w:tc>
          <w:tcPr>
            <w:tcW w:w="2547" w:type="dxa"/>
            <w:vAlign w:val="center"/>
          </w:tcPr>
          <w:p w14:paraId="280A901B" w14:textId="77777777" w:rsidR="003C592B" w:rsidRDefault="003449FE">
            <w:pPr>
              <w:rPr>
                <w:u w:val="single"/>
              </w:rPr>
            </w:pPr>
            <w:r>
              <w:rPr>
                <w:u w:val="single"/>
              </w:rPr>
              <w:t>id</w:t>
            </w:r>
          </w:p>
        </w:tc>
        <w:tc>
          <w:tcPr>
            <w:tcW w:w="3402" w:type="dxa"/>
            <w:vAlign w:val="center"/>
          </w:tcPr>
          <w:p w14:paraId="280A901C" w14:textId="77777777" w:rsidR="003C592B" w:rsidRDefault="003449FE">
            <w:r>
              <w:t>Int</w:t>
            </w:r>
          </w:p>
        </w:tc>
        <w:tc>
          <w:tcPr>
            <w:tcW w:w="3090" w:type="dxa"/>
            <w:vAlign w:val="center"/>
          </w:tcPr>
          <w:p w14:paraId="280A901D" w14:textId="77777777" w:rsidR="003C592B" w:rsidRDefault="003449FE">
            <w:proofErr w:type="spellStart"/>
            <w:r>
              <w:t>Mã</w:t>
            </w:r>
            <w:proofErr w:type="spellEnd"/>
            <w:r>
              <w:t xml:space="preserve"> </w:t>
            </w:r>
            <w:proofErr w:type="spellStart"/>
            <w:r>
              <w:t>kỹ</w:t>
            </w:r>
            <w:proofErr w:type="spellEnd"/>
            <w:r>
              <w:t xml:space="preserve"> </w:t>
            </w:r>
            <w:proofErr w:type="spellStart"/>
            <w:r>
              <w:t>năng</w:t>
            </w:r>
            <w:proofErr w:type="spellEnd"/>
          </w:p>
        </w:tc>
      </w:tr>
      <w:tr w:rsidR="003C592B" w14:paraId="280A9022" w14:textId="77777777">
        <w:trPr>
          <w:trHeight w:val="740"/>
        </w:trPr>
        <w:tc>
          <w:tcPr>
            <w:tcW w:w="2547" w:type="dxa"/>
            <w:vAlign w:val="center"/>
          </w:tcPr>
          <w:p w14:paraId="280A901F" w14:textId="77777777" w:rsidR="003C592B" w:rsidRDefault="003449FE">
            <w:r>
              <w:t>name</w:t>
            </w:r>
          </w:p>
        </w:tc>
        <w:tc>
          <w:tcPr>
            <w:tcW w:w="3402" w:type="dxa"/>
            <w:vAlign w:val="center"/>
          </w:tcPr>
          <w:p w14:paraId="280A9020" w14:textId="77777777" w:rsidR="003C592B" w:rsidRDefault="003449FE">
            <w:r>
              <w:t>Varchar(50)</w:t>
            </w:r>
          </w:p>
        </w:tc>
        <w:tc>
          <w:tcPr>
            <w:tcW w:w="3090" w:type="dxa"/>
            <w:vAlign w:val="center"/>
          </w:tcPr>
          <w:p w14:paraId="280A9021" w14:textId="77777777" w:rsidR="003C592B" w:rsidRDefault="003449FE">
            <w:proofErr w:type="spellStart"/>
            <w:r>
              <w:t>Tên</w:t>
            </w:r>
            <w:proofErr w:type="spellEnd"/>
            <w:r>
              <w:t xml:space="preserve"> </w:t>
            </w:r>
            <w:proofErr w:type="spellStart"/>
            <w:r>
              <w:t>kỹ</w:t>
            </w:r>
            <w:proofErr w:type="spellEnd"/>
            <w:r>
              <w:t xml:space="preserve"> </w:t>
            </w:r>
            <w:proofErr w:type="spellStart"/>
            <w:r>
              <w:t>năng</w:t>
            </w:r>
            <w:proofErr w:type="spellEnd"/>
          </w:p>
        </w:tc>
      </w:tr>
      <w:tr w:rsidR="003C592B" w14:paraId="280A9026" w14:textId="77777777">
        <w:trPr>
          <w:trHeight w:val="560"/>
        </w:trPr>
        <w:tc>
          <w:tcPr>
            <w:tcW w:w="2547" w:type="dxa"/>
            <w:vAlign w:val="center"/>
          </w:tcPr>
          <w:p w14:paraId="280A9023" w14:textId="77777777" w:rsidR="003C592B" w:rsidRDefault="003449FE">
            <w:proofErr w:type="spellStart"/>
            <w:r>
              <w:t>subject_id</w:t>
            </w:r>
            <w:proofErr w:type="spellEnd"/>
          </w:p>
        </w:tc>
        <w:tc>
          <w:tcPr>
            <w:tcW w:w="3402" w:type="dxa"/>
            <w:vAlign w:val="center"/>
          </w:tcPr>
          <w:p w14:paraId="280A9024" w14:textId="77777777" w:rsidR="003C592B" w:rsidRDefault="003449FE">
            <w:r>
              <w:t>Int</w:t>
            </w:r>
          </w:p>
        </w:tc>
        <w:tc>
          <w:tcPr>
            <w:tcW w:w="3090" w:type="dxa"/>
            <w:vAlign w:val="center"/>
          </w:tcPr>
          <w:p w14:paraId="280A9025" w14:textId="77777777" w:rsidR="003C592B" w:rsidRDefault="003449FE">
            <w:proofErr w:type="spellStart"/>
            <w:r>
              <w:t>Mã</w:t>
            </w:r>
            <w:proofErr w:type="spellEnd"/>
            <w:r>
              <w:t xml:space="preserve"> </w:t>
            </w:r>
            <w:proofErr w:type="spellStart"/>
            <w:r>
              <w:t>môn</w:t>
            </w:r>
            <w:proofErr w:type="spellEnd"/>
            <w:r>
              <w:t xml:space="preserve"> </w:t>
            </w:r>
            <w:proofErr w:type="spellStart"/>
            <w:r>
              <w:t>học</w:t>
            </w:r>
            <w:proofErr w:type="spellEnd"/>
          </w:p>
        </w:tc>
      </w:tr>
      <w:tr w:rsidR="003C592B" w14:paraId="280A902A" w14:textId="77777777">
        <w:trPr>
          <w:trHeight w:val="560"/>
        </w:trPr>
        <w:tc>
          <w:tcPr>
            <w:tcW w:w="2547" w:type="dxa"/>
            <w:vAlign w:val="center"/>
          </w:tcPr>
          <w:p w14:paraId="280A9027" w14:textId="77777777" w:rsidR="003C592B" w:rsidRDefault="003449FE">
            <w:proofErr w:type="spellStart"/>
            <w:r>
              <w:t>created_at</w:t>
            </w:r>
            <w:proofErr w:type="spellEnd"/>
          </w:p>
        </w:tc>
        <w:tc>
          <w:tcPr>
            <w:tcW w:w="3402" w:type="dxa"/>
            <w:vAlign w:val="center"/>
          </w:tcPr>
          <w:p w14:paraId="280A9028" w14:textId="77777777" w:rsidR="003C592B" w:rsidRDefault="003449FE">
            <w:r>
              <w:t>Datetime</w:t>
            </w:r>
          </w:p>
        </w:tc>
        <w:tc>
          <w:tcPr>
            <w:tcW w:w="3090" w:type="dxa"/>
            <w:vAlign w:val="center"/>
          </w:tcPr>
          <w:p w14:paraId="280A9029"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02E" w14:textId="77777777">
        <w:trPr>
          <w:trHeight w:val="560"/>
        </w:trPr>
        <w:tc>
          <w:tcPr>
            <w:tcW w:w="2547" w:type="dxa"/>
            <w:vAlign w:val="center"/>
          </w:tcPr>
          <w:p w14:paraId="280A902B" w14:textId="77777777" w:rsidR="003C592B" w:rsidRDefault="003449FE">
            <w:proofErr w:type="spellStart"/>
            <w:r>
              <w:t>updated_at</w:t>
            </w:r>
            <w:proofErr w:type="spellEnd"/>
          </w:p>
        </w:tc>
        <w:tc>
          <w:tcPr>
            <w:tcW w:w="3402" w:type="dxa"/>
            <w:vAlign w:val="center"/>
          </w:tcPr>
          <w:p w14:paraId="280A902C" w14:textId="77777777" w:rsidR="003C592B" w:rsidRDefault="003449FE">
            <w:r>
              <w:t>Datetime</w:t>
            </w:r>
          </w:p>
        </w:tc>
        <w:tc>
          <w:tcPr>
            <w:tcW w:w="3090" w:type="dxa"/>
            <w:vAlign w:val="center"/>
          </w:tcPr>
          <w:p w14:paraId="280A902D"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02F" w14:textId="62CC58C3" w:rsidR="003C592B" w:rsidRDefault="003449FE" w:rsidP="00D65C75">
      <w:pPr>
        <w:jc w:val="center"/>
      </w:pPr>
      <w:bookmarkStart w:id="3255" w:name="_3s49zyc" w:colFirst="0" w:colLast="0"/>
      <w:bookmarkEnd w:id="3255"/>
      <w:proofErr w:type="spellStart"/>
      <w:r>
        <w:t>Bảng</w:t>
      </w:r>
      <w:proofErr w:type="spellEnd"/>
      <w:r>
        <w:t xml:space="preserve"> 3</w:t>
      </w:r>
      <w:r w:rsidR="00D65C75">
        <w:t>2</w:t>
      </w:r>
      <w:r>
        <w:t xml:space="preserve">: </w:t>
      </w:r>
      <w:proofErr w:type="spellStart"/>
      <w:r>
        <w:t>Bảng</w:t>
      </w:r>
      <w:proofErr w:type="spellEnd"/>
      <w:r>
        <w:t xml:space="preserve"> CSDL Domain</w:t>
      </w:r>
    </w:p>
    <w:p w14:paraId="280A9030" w14:textId="15843984" w:rsidR="003C592B" w:rsidRDefault="00212D8E" w:rsidP="00D92648">
      <w:pPr>
        <w:pStyle w:val="Heading4"/>
        <w:pPrChange w:id="3256" w:author="Công Nguyễn Văn" w:date="2019-09-05T13:57:00Z">
          <w:pPr>
            <w:pStyle w:val="Heading3"/>
          </w:pPr>
        </w:pPrChange>
      </w:pPr>
      <w:bookmarkStart w:id="3257" w:name="_Toc18584520"/>
      <w:r>
        <w:t>3</w:t>
      </w:r>
      <w:r w:rsidR="003449FE">
        <w:t>.6.</w:t>
      </w:r>
      <w:ins w:id="3258" w:author="Công Nguyễn Văn" w:date="2019-09-05T13:57:00Z">
        <w:r w:rsidR="00D92648">
          <w:t>3.9</w:t>
        </w:r>
      </w:ins>
      <w:del w:id="3259" w:author="Công Nguyễn Văn" w:date="2019-09-05T13:57:00Z">
        <w:r w:rsidR="003449FE" w:rsidDel="00D92648">
          <w:delText>8</w:delText>
        </w:r>
      </w:del>
      <w:r w:rsidR="003449FE">
        <w:t xml:space="preserve">: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question</w:t>
      </w:r>
      <w:bookmarkEnd w:id="3257"/>
    </w:p>
    <w:tbl>
      <w:tblPr>
        <w:tblStyle w:val="afe"/>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32" w14:textId="77777777">
        <w:trPr>
          <w:trHeight w:val="520"/>
        </w:trPr>
        <w:tc>
          <w:tcPr>
            <w:tcW w:w="9039" w:type="dxa"/>
            <w:gridSpan w:val="3"/>
            <w:vAlign w:val="center"/>
          </w:tcPr>
          <w:p w14:paraId="280A9031" w14:textId="77777777" w:rsidR="003C592B" w:rsidRDefault="003449FE">
            <w:pPr>
              <w:rPr>
                <w:b/>
              </w:rPr>
            </w:pPr>
            <w:r>
              <w:rPr>
                <w:b/>
              </w:rPr>
              <w:t>Question</w:t>
            </w:r>
          </w:p>
        </w:tc>
      </w:tr>
      <w:tr w:rsidR="003C592B" w14:paraId="280A9036" w14:textId="77777777">
        <w:trPr>
          <w:trHeight w:val="560"/>
        </w:trPr>
        <w:tc>
          <w:tcPr>
            <w:tcW w:w="2547" w:type="dxa"/>
            <w:vAlign w:val="center"/>
          </w:tcPr>
          <w:p w14:paraId="280A9033" w14:textId="77777777" w:rsidR="003C592B" w:rsidRDefault="003449FE">
            <w:pPr>
              <w:rPr>
                <w:b/>
              </w:rPr>
            </w:pPr>
            <w:proofErr w:type="spellStart"/>
            <w:r>
              <w:rPr>
                <w:b/>
              </w:rPr>
              <w:lastRenderedPageBreak/>
              <w:t>Thuộc</w:t>
            </w:r>
            <w:proofErr w:type="spellEnd"/>
            <w:r>
              <w:rPr>
                <w:b/>
              </w:rPr>
              <w:t xml:space="preserve"> </w:t>
            </w:r>
            <w:proofErr w:type="spellStart"/>
            <w:r>
              <w:rPr>
                <w:b/>
              </w:rPr>
              <w:t>tính</w:t>
            </w:r>
            <w:proofErr w:type="spellEnd"/>
          </w:p>
        </w:tc>
        <w:tc>
          <w:tcPr>
            <w:tcW w:w="3402" w:type="dxa"/>
            <w:vAlign w:val="center"/>
          </w:tcPr>
          <w:p w14:paraId="280A9034"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035"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03A" w14:textId="77777777">
        <w:trPr>
          <w:trHeight w:val="560"/>
        </w:trPr>
        <w:tc>
          <w:tcPr>
            <w:tcW w:w="2547" w:type="dxa"/>
            <w:vAlign w:val="center"/>
          </w:tcPr>
          <w:p w14:paraId="280A9037" w14:textId="77777777" w:rsidR="003C592B" w:rsidRDefault="003449FE">
            <w:pPr>
              <w:rPr>
                <w:u w:val="single"/>
              </w:rPr>
            </w:pPr>
            <w:r>
              <w:rPr>
                <w:u w:val="single"/>
              </w:rPr>
              <w:t>id</w:t>
            </w:r>
          </w:p>
        </w:tc>
        <w:tc>
          <w:tcPr>
            <w:tcW w:w="3402" w:type="dxa"/>
            <w:vAlign w:val="center"/>
          </w:tcPr>
          <w:p w14:paraId="280A9038" w14:textId="77777777" w:rsidR="003C592B" w:rsidRDefault="003449FE">
            <w:r>
              <w:t>Int</w:t>
            </w:r>
          </w:p>
        </w:tc>
        <w:tc>
          <w:tcPr>
            <w:tcW w:w="3090" w:type="dxa"/>
            <w:vAlign w:val="center"/>
          </w:tcPr>
          <w:p w14:paraId="280A9039" w14:textId="77777777" w:rsidR="003C592B" w:rsidRDefault="003449FE">
            <w:proofErr w:type="spellStart"/>
            <w:r>
              <w:t>Mã</w:t>
            </w:r>
            <w:proofErr w:type="spellEnd"/>
            <w:r>
              <w:t xml:space="preserve"> </w:t>
            </w:r>
            <w:proofErr w:type="spellStart"/>
            <w:r>
              <w:t>câu</w:t>
            </w:r>
            <w:proofErr w:type="spellEnd"/>
            <w:r>
              <w:t xml:space="preserve"> </w:t>
            </w:r>
            <w:proofErr w:type="spellStart"/>
            <w:r>
              <w:t>hỏi</w:t>
            </w:r>
            <w:proofErr w:type="spellEnd"/>
          </w:p>
        </w:tc>
      </w:tr>
      <w:tr w:rsidR="003C592B" w14:paraId="280A903E" w14:textId="77777777">
        <w:trPr>
          <w:trHeight w:val="740"/>
        </w:trPr>
        <w:tc>
          <w:tcPr>
            <w:tcW w:w="2547" w:type="dxa"/>
            <w:vAlign w:val="center"/>
          </w:tcPr>
          <w:p w14:paraId="280A903B" w14:textId="77777777" w:rsidR="003C592B" w:rsidRDefault="003449FE">
            <w:r>
              <w:t>title</w:t>
            </w:r>
          </w:p>
        </w:tc>
        <w:tc>
          <w:tcPr>
            <w:tcW w:w="3402" w:type="dxa"/>
            <w:vAlign w:val="center"/>
          </w:tcPr>
          <w:p w14:paraId="280A903C" w14:textId="77777777" w:rsidR="003C592B" w:rsidRDefault="003449FE">
            <w:r>
              <w:t>Varchar(256)</w:t>
            </w:r>
          </w:p>
        </w:tc>
        <w:tc>
          <w:tcPr>
            <w:tcW w:w="3090" w:type="dxa"/>
            <w:vAlign w:val="center"/>
          </w:tcPr>
          <w:p w14:paraId="280A903D" w14:textId="77777777" w:rsidR="003C592B" w:rsidRDefault="003449FE">
            <w:proofErr w:type="spellStart"/>
            <w:r>
              <w:t>Tên</w:t>
            </w:r>
            <w:proofErr w:type="spellEnd"/>
            <w:r>
              <w:t xml:space="preserve"> </w:t>
            </w:r>
            <w:proofErr w:type="spellStart"/>
            <w:r>
              <w:t>câu</w:t>
            </w:r>
            <w:proofErr w:type="spellEnd"/>
            <w:r>
              <w:t xml:space="preserve"> </w:t>
            </w:r>
            <w:proofErr w:type="spellStart"/>
            <w:r>
              <w:t>hỏi</w:t>
            </w:r>
            <w:proofErr w:type="spellEnd"/>
          </w:p>
        </w:tc>
      </w:tr>
      <w:tr w:rsidR="003C592B" w14:paraId="280A9042" w14:textId="77777777">
        <w:trPr>
          <w:trHeight w:val="740"/>
        </w:trPr>
        <w:tc>
          <w:tcPr>
            <w:tcW w:w="2547" w:type="dxa"/>
            <w:vAlign w:val="center"/>
          </w:tcPr>
          <w:p w14:paraId="280A903F" w14:textId="77777777" w:rsidR="003C592B" w:rsidRDefault="003449FE">
            <w:r>
              <w:t>code</w:t>
            </w:r>
          </w:p>
        </w:tc>
        <w:tc>
          <w:tcPr>
            <w:tcW w:w="3402" w:type="dxa"/>
            <w:vAlign w:val="center"/>
          </w:tcPr>
          <w:p w14:paraId="280A9040" w14:textId="77777777" w:rsidR="003C592B" w:rsidRDefault="003449FE">
            <w:r>
              <w:t>Varchar(20)</w:t>
            </w:r>
          </w:p>
        </w:tc>
        <w:tc>
          <w:tcPr>
            <w:tcW w:w="3090" w:type="dxa"/>
            <w:vAlign w:val="center"/>
          </w:tcPr>
          <w:p w14:paraId="280A9041" w14:textId="77777777" w:rsidR="003C592B" w:rsidRDefault="003449FE">
            <w:r>
              <w:t xml:space="preserve">Code </w:t>
            </w:r>
            <w:proofErr w:type="spellStart"/>
            <w:r>
              <w:t>câu</w:t>
            </w:r>
            <w:proofErr w:type="spellEnd"/>
            <w:r>
              <w:t xml:space="preserve"> </w:t>
            </w:r>
            <w:proofErr w:type="spellStart"/>
            <w:r>
              <w:t>hỏi</w:t>
            </w:r>
            <w:proofErr w:type="spellEnd"/>
          </w:p>
        </w:tc>
      </w:tr>
      <w:tr w:rsidR="003C592B" w14:paraId="280A9046" w14:textId="77777777">
        <w:trPr>
          <w:trHeight w:val="740"/>
        </w:trPr>
        <w:tc>
          <w:tcPr>
            <w:tcW w:w="2547" w:type="dxa"/>
            <w:vAlign w:val="center"/>
          </w:tcPr>
          <w:p w14:paraId="280A9043" w14:textId="77777777" w:rsidR="003C592B" w:rsidRDefault="003449FE">
            <w:r>
              <w:t>content</w:t>
            </w:r>
          </w:p>
        </w:tc>
        <w:tc>
          <w:tcPr>
            <w:tcW w:w="3402" w:type="dxa"/>
            <w:vAlign w:val="center"/>
          </w:tcPr>
          <w:p w14:paraId="280A9044" w14:textId="77777777" w:rsidR="003C592B" w:rsidRDefault="003449FE">
            <w:r>
              <w:t>Text</w:t>
            </w:r>
          </w:p>
        </w:tc>
        <w:tc>
          <w:tcPr>
            <w:tcW w:w="3090" w:type="dxa"/>
            <w:vAlign w:val="center"/>
          </w:tcPr>
          <w:p w14:paraId="280A9045" w14:textId="77777777" w:rsidR="003C592B" w:rsidRDefault="003449FE">
            <w:proofErr w:type="spellStart"/>
            <w:r>
              <w:t>Nội</w:t>
            </w:r>
            <w:proofErr w:type="spellEnd"/>
            <w:r>
              <w:t xml:space="preserve"> dung</w:t>
            </w:r>
          </w:p>
        </w:tc>
      </w:tr>
      <w:tr w:rsidR="003C592B" w14:paraId="280A904A" w14:textId="77777777">
        <w:trPr>
          <w:trHeight w:val="740"/>
        </w:trPr>
        <w:tc>
          <w:tcPr>
            <w:tcW w:w="2547" w:type="dxa"/>
            <w:vAlign w:val="center"/>
          </w:tcPr>
          <w:p w14:paraId="280A9047" w14:textId="77777777" w:rsidR="003C592B" w:rsidRDefault="003449FE">
            <w:r>
              <w:t>media</w:t>
            </w:r>
          </w:p>
        </w:tc>
        <w:tc>
          <w:tcPr>
            <w:tcW w:w="3402" w:type="dxa"/>
            <w:vAlign w:val="center"/>
          </w:tcPr>
          <w:p w14:paraId="280A9048" w14:textId="77777777" w:rsidR="003C592B" w:rsidRDefault="003449FE">
            <w:r>
              <w:t>Varchar(256)</w:t>
            </w:r>
          </w:p>
        </w:tc>
        <w:tc>
          <w:tcPr>
            <w:tcW w:w="3090" w:type="dxa"/>
            <w:vAlign w:val="center"/>
          </w:tcPr>
          <w:p w14:paraId="280A9049" w14:textId="77777777" w:rsidR="003C592B" w:rsidRDefault="003449FE">
            <w:proofErr w:type="spellStart"/>
            <w:r>
              <w:t>Tên</w:t>
            </w:r>
            <w:proofErr w:type="spellEnd"/>
            <w:r>
              <w:t xml:space="preserve"> file </w:t>
            </w:r>
            <w:proofErr w:type="spellStart"/>
            <w:r>
              <w:t>tải</w:t>
            </w:r>
            <w:proofErr w:type="spellEnd"/>
            <w:r>
              <w:t xml:space="preserve"> </w:t>
            </w:r>
            <w:proofErr w:type="spellStart"/>
            <w:r>
              <w:t>lên</w:t>
            </w:r>
            <w:proofErr w:type="spellEnd"/>
          </w:p>
        </w:tc>
      </w:tr>
      <w:tr w:rsidR="003C592B" w14:paraId="280A904E" w14:textId="77777777">
        <w:trPr>
          <w:trHeight w:val="560"/>
        </w:trPr>
        <w:tc>
          <w:tcPr>
            <w:tcW w:w="2547" w:type="dxa"/>
            <w:vAlign w:val="center"/>
          </w:tcPr>
          <w:p w14:paraId="280A904B" w14:textId="77777777" w:rsidR="003C592B" w:rsidRDefault="003449FE">
            <w:proofErr w:type="spellStart"/>
            <w:r>
              <w:t>subject_id</w:t>
            </w:r>
            <w:proofErr w:type="spellEnd"/>
          </w:p>
        </w:tc>
        <w:tc>
          <w:tcPr>
            <w:tcW w:w="3402" w:type="dxa"/>
            <w:vAlign w:val="center"/>
          </w:tcPr>
          <w:p w14:paraId="280A904C" w14:textId="77777777" w:rsidR="003C592B" w:rsidRDefault="003449FE">
            <w:r>
              <w:t>Int</w:t>
            </w:r>
          </w:p>
        </w:tc>
        <w:tc>
          <w:tcPr>
            <w:tcW w:w="3090" w:type="dxa"/>
            <w:vAlign w:val="center"/>
          </w:tcPr>
          <w:p w14:paraId="280A904D" w14:textId="77777777" w:rsidR="003C592B" w:rsidRDefault="003449FE">
            <w:proofErr w:type="spellStart"/>
            <w:r>
              <w:t>Mã</w:t>
            </w:r>
            <w:proofErr w:type="spellEnd"/>
            <w:r>
              <w:t xml:space="preserve"> </w:t>
            </w:r>
            <w:proofErr w:type="spellStart"/>
            <w:r>
              <w:t>môn</w:t>
            </w:r>
            <w:proofErr w:type="spellEnd"/>
            <w:r>
              <w:t xml:space="preserve"> </w:t>
            </w:r>
            <w:proofErr w:type="spellStart"/>
            <w:r>
              <w:t>học</w:t>
            </w:r>
            <w:proofErr w:type="spellEnd"/>
          </w:p>
        </w:tc>
      </w:tr>
      <w:tr w:rsidR="003C592B" w14:paraId="280A9052" w14:textId="77777777">
        <w:trPr>
          <w:trHeight w:val="560"/>
        </w:trPr>
        <w:tc>
          <w:tcPr>
            <w:tcW w:w="2547" w:type="dxa"/>
            <w:vAlign w:val="center"/>
          </w:tcPr>
          <w:p w14:paraId="280A904F" w14:textId="77777777" w:rsidR="003C592B" w:rsidRDefault="003449FE">
            <w:proofErr w:type="spellStart"/>
            <w:r>
              <w:t>chapter_id</w:t>
            </w:r>
            <w:proofErr w:type="spellEnd"/>
          </w:p>
        </w:tc>
        <w:tc>
          <w:tcPr>
            <w:tcW w:w="3402" w:type="dxa"/>
            <w:vAlign w:val="center"/>
          </w:tcPr>
          <w:p w14:paraId="280A9050" w14:textId="77777777" w:rsidR="003C592B" w:rsidRDefault="003449FE">
            <w:r>
              <w:t>Int</w:t>
            </w:r>
          </w:p>
        </w:tc>
        <w:tc>
          <w:tcPr>
            <w:tcW w:w="3090" w:type="dxa"/>
            <w:vAlign w:val="center"/>
          </w:tcPr>
          <w:p w14:paraId="280A9051" w14:textId="77777777" w:rsidR="003C592B" w:rsidRDefault="003449FE">
            <w:proofErr w:type="spellStart"/>
            <w:r>
              <w:t>Mã</w:t>
            </w:r>
            <w:proofErr w:type="spellEnd"/>
            <w:r>
              <w:t xml:space="preserve"> </w:t>
            </w:r>
            <w:proofErr w:type="spellStart"/>
            <w:r>
              <w:t>chương</w:t>
            </w:r>
            <w:proofErr w:type="spellEnd"/>
          </w:p>
        </w:tc>
      </w:tr>
      <w:tr w:rsidR="003C592B" w14:paraId="280A9056" w14:textId="77777777">
        <w:trPr>
          <w:trHeight w:val="560"/>
        </w:trPr>
        <w:tc>
          <w:tcPr>
            <w:tcW w:w="2547" w:type="dxa"/>
            <w:vAlign w:val="center"/>
          </w:tcPr>
          <w:p w14:paraId="280A9053" w14:textId="77777777" w:rsidR="003C592B" w:rsidRDefault="003449FE">
            <w:proofErr w:type="spellStart"/>
            <w:r>
              <w:t>domain_id</w:t>
            </w:r>
            <w:proofErr w:type="spellEnd"/>
          </w:p>
        </w:tc>
        <w:tc>
          <w:tcPr>
            <w:tcW w:w="3402" w:type="dxa"/>
            <w:vAlign w:val="center"/>
          </w:tcPr>
          <w:p w14:paraId="280A9054" w14:textId="77777777" w:rsidR="003C592B" w:rsidRDefault="003449FE">
            <w:pPr>
              <w:rPr>
                <w:b/>
              </w:rPr>
            </w:pPr>
            <w:r>
              <w:t>Int</w:t>
            </w:r>
          </w:p>
        </w:tc>
        <w:tc>
          <w:tcPr>
            <w:tcW w:w="3090" w:type="dxa"/>
            <w:vAlign w:val="center"/>
          </w:tcPr>
          <w:p w14:paraId="280A9055" w14:textId="77777777" w:rsidR="003C592B" w:rsidRDefault="003449FE">
            <w:proofErr w:type="spellStart"/>
            <w:r>
              <w:t>Mã</w:t>
            </w:r>
            <w:proofErr w:type="spellEnd"/>
            <w:r>
              <w:t xml:space="preserve"> </w:t>
            </w:r>
            <w:proofErr w:type="spellStart"/>
            <w:r>
              <w:t>kỹ</w:t>
            </w:r>
            <w:proofErr w:type="spellEnd"/>
            <w:r>
              <w:t xml:space="preserve"> </w:t>
            </w:r>
            <w:proofErr w:type="spellStart"/>
            <w:r>
              <w:t>năng</w:t>
            </w:r>
            <w:proofErr w:type="spellEnd"/>
          </w:p>
        </w:tc>
      </w:tr>
      <w:tr w:rsidR="003C592B" w14:paraId="280A905A" w14:textId="77777777">
        <w:trPr>
          <w:trHeight w:val="560"/>
        </w:trPr>
        <w:tc>
          <w:tcPr>
            <w:tcW w:w="2547" w:type="dxa"/>
            <w:vAlign w:val="center"/>
          </w:tcPr>
          <w:p w14:paraId="280A9057" w14:textId="77777777" w:rsidR="003C592B" w:rsidRDefault="003449FE">
            <w:r>
              <w:t>status</w:t>
            </w:r>
          </w:p>
        </w:tc>
        <w:tc>
          <w:tcPr>
            <w:tcW w:w="3402" w:type="dxa"/>
            <w:vAlign w:val="center"/>
          </w:tcPr>
          <w:p w14:paraId="280A9058" w14:textId="77777777" w:rsidR="003C592B" w:rsidRDefault="003449FE">
            <w:proofErr w:type="spellStart"/>
            <w:r>
              <w:t>tinyint</w:t>
            </w:r>
            <w:proofErr w:type="spellEnd"/>
          </w:p>
        </w:tc>
        <w:tc>
          <w:tcPr>
            <w:tcW w:w="3090" w:type="dxa"/>
            <w:vAlign w:val="center"/>
          </w:tcPr>
          <w:p w14:paraId="280A9059" w14:textId="77777777" w:rsidR="003C592B" w:rsidRDefault="003449FE">
            <w:proofErr w:type="spellStart"/>
            <w:r>
              <w:t>Trạng</w:t>
            </w:r>
            <w:proofErr w:type="spellEnd"/>
            <w:r>
              <w:t xml:space="preserve"> </w:t>
            </w:r>
            <w:proofErr w:type="spellStart"/>
            <w:r>
              <w:t>thái</w:t>
            </w:r>
            <w:proofErr w:type="spellEnd"/>
          </w:p>
        </w:tc>
      </w:tr>
      <w:tr w:rsidR="003C592B" w14:paraId="280A905E" w14:textId="77777777">
        <w:trPr>
          <w:trHeight w:val="560"/>
        </w:trPr>
        <w:tc>
          <w:tcPr>
            <w:tcW w:w="2547" w:type="dxa"/>
            <w:vAlign w:val="center"/>
          </w:tcPr>
          <w:p w14:paraId="280A905B" w14:textId="77777777" w:rsidR="003C592B" w:rsidRDefault="003449FE">
            <w:proofErr w:type="spellStart"/>
            <w:r>
              <w:t>creator_id</w:t>
            </w:r>
            <w:proofErr w:type="spellEnd"/>
          </w:p>
        </w:tc>
        <w:tc>
          <w:tcPr>
            <w:tcW w:w="3402" w:type="dxa"/>
            <w:vAlign w:val="center"/>
          </w:tcPr>
          <w:p w14:paraId="280A905C" w14:textId="77777777" w:rsidR="003C592B" w:rsidRDefault="003449FE">
            <w:r>
              <w:t>Int</w:t>
            </w:r>
          </w:p>
        </w:tc>
        <w:tc>
          <w:tcPr>
            <w:tcW w:w="3090" w:type="dxa"/>
            <w:vAlign w:val="center"/>
          </w:tcPr>
          <w:p w14:paraId="280A905D" w14:textId="77777777" w:rsidR="003C592B" w:rsidRDefault="003449FE">
            <w:proofErr w:type="spellStart"/>
            <w:r>
              <w:t>Mã</w:t>
            </w:r>
            <w:proofErr w:type="spellEnd"/>
            <w:r>
              <w:t xml:space="preserve"> user </w:t>
            </w:r>
            <w:proofErr w:type="spellStart"/>
            <w:r>
              <w:t>tạo</w:t>
            </w:r>
            <w:proofErr w:type="spellEnd"/>
          </w:p>
        </w:tc>
      </w:tr>
      <w:tr w:rsidR="003C592B" w14:paraId="280A9062" w14:textId="77777777">
        <w:trPr>
          <w:trHeight w:val="560"/>
        </w:trPr>
        <w:tc>
          <w:tcPr>
            <w:tcW w:w="2547" w:type="dxa"/>
            <w:vAlign w:val="center"/>
          </w:tcPr>
          <w:p w14:paraId="280A905F" w14:textId="77777777" w:rsidR="003C592B" w:rsidRDefault="003449FE">
            <w:proofErr w:type="spellStart"/>
            <w:r>
              <w:t>created_at</w:t>
            </w:r>
            <w:proofErr w:type="spellEnd"/>
          </w:p>
        </w:tc>
        <w:tc>
          <w:tcPr>
            <w:tcW w:w="3402" w:type="dxa"/>
            <w:vAlign w:val="center"/>
          </w:tcPr>
          <w:p w14:paraId="280A9060" w14:textId="77777777" w:rsidR="003C592B" w:rsidRDefault="003449FE">
            <w:r>
              <w:t>Datetime</w:t>
            </w:r>
          </w:p>
        </w:tc>
        <w:tc>
          <w:tcPr>
            <w:tcW w:w="3090" w:type="dxa"/>
            <w:vAlign w:val="center"/>
          </w:tcPr>
          <w:p w14:paraId="280A9061"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066" w14:textId="77777777">
        <w:trPr>
          <w:trHeight w:val="560"/>
        </w:trPr>
        <w:tc>
          <w:tcPr>
            <w:tcW w:w="2547" w:type="dxa"/>
            <w:vAlign w:val="center"/>
          </w:tcPr>
          <w:p w14:paraId="280A9063" w14:textId="77777777" w:rsidR="003C592B" w:rsidRDefault="003449FE">
            <w:proofErr w:type="spellStart"/>
            <w:r>
              <w:t>updated_at</w:t>
            </w:r>
            <w:proofErr w:type="spellEnd"/>
          </w:p>
        </w:tc>
        <w:tc>
          <w:tcPr>
            <w:tcW w:w="3402" w:type="dxa"/>
            <w:vAlign w:val="center"/>
          </w:tcPr>
          <w:p w14:paraId="280A9064" w14:textId="77777777" w:rsidR="003C592B" w:rsidRDefault="003449FE">
            <w:r>
              <w:t>Datetime</w:t>
            </w:r>
          </w:p>
        </w:tc>
        <w:tc>
          <w:tcPr>
            <w:tcW w:w="3090" w:type="dxa"/>
            <w:vAlign w:val="center"/>
          </w:tcPr>
          <w:p w14:paraId="280A9065"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067" w14:textId="4C78F2D7" w:rsidR="003C592B" w:rsidRDefault="003449FE" w:rsidP="00D65C75">
      <w:pPr>
        <w:jc w:val="center"/>
      </w:pPr>
      <w:bookmarkStart w:id="3260" w:name="_meukdy" w:colFirst="0" w:colLast="0"/>
      <w:bookmarkEnd w:id="3260"/>
      <w:proofErr w:type="spellStart"/>
      <w:r>
        <w:t>Bảng</w:t>
      </w:r>
      <w:proofErr w:type="spellEnd"/>
      <w:r>
        <w:t xml:space="preserve"> </w:t>
      </w:r>
      <w:r w:rsidR="00D65C75">
        <w:t>33</w:t>
      </w:r>
      <w:r>
        <w:t xml:space="preserve">: </w:t>
      </w:r>
      <w:proofErr w:type="spellStart"/>
      <w:r>
        <w:t>Bảng</w:t>
      </w:r>
      <w:proofErr w:type="spellEnd"/>
      <w:r>
        <w:t xml:space="preserve"> CSDL Question</w:t>
      </w:r>
    </w:p>
    <w:p w14:paraId="280A9068" w14:textId="350AB7BE" w:rsidR="003C592B" w:rsidRDefault="00212D8E" w:rsidP="00D92648">
      <w:pPr>
        <w:pStyle w:val="Heading4"/>
        <w:pPrChange w:id="3261" w:author="Công Nguyễn Văn" w:date="2019-09-05T13:58:00Z">
          <w:pPr>
            <w:pStyle w:val="Heading3"/>
          </w:pPr>
        </w:pPrChange>
      </w:pPr>
      <w:bookmarkStart w:id="3262" w:name="_Toc18584521"/>
      <w:r>
        <w:t>3</w:t>
      </w:r>
      <w:r w:rsidR="003449FE">
        <w:t>.6.</w:t>
      </w:r>
      <w:ins w:id="3263" w:author="Công Nguyễn Văn" w:date="2019-09-05T13:57:00Z">
        <w:r w:rsidR="00D92648">
          <w:t>3</w:t>
        </w:r>
      </w:ins>
      <w:ins w:id="3264" w:author="Công Nguyễn Văn" w:date="2019-09-05T13:58:00Z">
        <w:r w:rsidR="00D92648">
          <w:t>.10</w:t>
        </w:r>
      </w:ins>
      <w:del w:id="3265" w:author="Công Nguyễn Văn" w:date="2019-09-05T13:57:00Z">
        <w:r w:rsidR="003449FE" w:rsidDel="00D92648">
          <w:delText>9</w:delText>
        </w:r>
      </w:del>
      <w:r w:rsidR="003449FE">
        <w:t xml:space="preserve">: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exam</w:t>
      </w:r>
      <w:bookmarkEnd w:id="3262"/>
    </w:p>
    <w:tbl>
      <w:tblPr>
        <w:tblStyle w:val="aff"/>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6A" w14:textId="77777777">
        <w:trPr>
          <w:trHeight w:val="520"/>
        </w:trPr>
        <w:tc>
          <w:tcPr>
            <w:tcW w:w="9039" w:type="dxa"/>
            <w:gridSpan w:val="3"/>
            <w:vAlign w:val="center"/>
          </w:tcPr>
          <w:p w14:paraId="280A9069" w14:textId="77777777" w:rsidR="003C592B" w:rsidRDefault="003449FE">
            <w:pPr>
              <w:rPr>
                <w:b/>
              </w:rPr>
            </w:pPr>
            <w:r>
              <w:rPr>
                <w:b/>
              </w:rPr>
              <w:t>Exam</w:t>
            </w:r>
          </w:p>
        </w:tc>
      </w:tr>
      <w:tr w:rsidR="003C592B" w14:paraId="280A906E" w14:textId="77777777">
        <w:trPr>
          <w:trHeight w:val="560"/>
        </w:trPr>
        <w:tc>
          <w:tcPr>
            <w:tcW w:w="2547" w:type="dxa"/>
            <w:vAlign w:val="center"/>
          </w:tcPr>
          <w:p w14:paraId="280A906B"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06C"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06D"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072" w14:textId="77777777">
        <w:trPr>
          <w:trHeight w:val="560"/>
        </w:trPr>
        <w:tc>
          <w:tcPr>
            <w:tcW w:w="2547" w:type="dxa"/>
            <w:vAlign w:val="center"/>
          </w:tcPr>
          <w:p w14:paraId="280A906F" w14:textId="77777777" w:rsidR="003C592B" w:rsidRDefault="003449FE">
            <w:pPr>
              <w:rPr>
                <w:u w:val="single"/>
              </w:rPr>
            </w:pPr>
            <w:r>
              <w:rPr>
                <w:u w:val="single"/>
              </w:rPr>
              <w:t>id</w:t>
            </w:r>
          </w:p>
        </w:tc>
        <w:tc>
          <w:tcPr>
            <w:tcW w:w="3402" w:type="dxa"/>
            <w:vAlign w:val="center"/>
          </w:tcPr>
          <w:p w14:paraId="280A9070" w14:textId="77777777" w:rsidR="003C592B" w:rsidRDefault="003449FE">
            <w:r>
              <w:t>Int</w:t>
            </w:r>
          </w:p>
        </w:tc>
        <w:tc>
          <w:tcPr>
            <w:tcW w:w="3090" w:type="dxa"/>
            <w:vAlign w:val="center"/>
          </w:tcPr>
          <w:p w14:paraId="280A9071" w14:textId="77777777" w:rsidR="003C592B" w:rsidRDefault="003449FE">
            <w:proofErr w:type="spellStart"/>
            <w:r>
              <w:t>Mã</w:t>
            </w:r>
            <w:proofErr w:type="spellEnd"/>
            <w:r>
              <w:t xml:space="preserve"> </w:t>
            </w:r>
            <w:proofErr w:type="spellStart"/>
            <w:r>
              <w:t>bài</w:t>
            </w:r>
            <w:proofErr w:type="spellEnd"/>
            <w:r>
              <w:t xml:space="preserve"> </w:t>
            </w:r>
            <w:proofErr w:type="spellStart"/>
            <w:r>
              <w:t>thi</w:t>
            </w:r>
            <w:proofErr w:type="spellEnd"/>
          </w:p>
        </w:tc>
      </w:tr>
      <w:tr w:rsidR="003C592B" w14:paraId="280A9076" w14:textId="77777777">
        <w:trPr>
          <w:trHeight w:val="740"/>
        </w:trPr>
        <w:tc>
          <w:tcPr>
            <w:tcW w:w="2547" w:type="dxa"/>
            <w:vAlign w:val="center"/>
          </w:tcPr>
          <w:p w14:paraId="280A9073" w14:textId="77777777" w:rsidR="003C592B" w:rsidRDefault="003449FE">
            <w:r>
              <w:t>title</w:t>
            </w:r>
          </w:p>
        </w:tc>
        <w:tc>
          <w:tcPr>
            <w:tcW w:w="3402" w:type="dxa"/>
            <w:vAlign w:val="center"/>
          </w:tcPr>
          <w:p w14:paraId="280A9074" w14:textId="77777777" w:rsidR="003C592B" w:rsidRDefault="003449FE">
            <w:r>
              <w:t>Varchar(256)</w:t>
            </w:r>
          </w:p>
        </w:tc>
        <w:tc>
          <w:tcPr>
            <w:tcW w:w="3090" w:type="dxa"/>
            <w:vAlign w:val="center"/>
          </w:tcPr>
          <w:p w14:paraId="280A9075" w14:textId="77777777" w:rsidR="003C592B" w:rsidRDefault="003449FE">
            <w:proofErr w:type="spellStart"/>
            <w:r>
              <w:t>Tiêu</w:t>
            </w:r>
            <w:proofErr w:type="spellEnd"/>
            <w:r>
              <w:t xml:space="preserve"> </w:t>
            </w:r>
            <w:proofErr w:type="spellStart"/>
            <w:r>
              <w:t>đề</w:t>
            </w:r>
            <w:proofErr w:type="spellEnd"/>
            <w:r>
              <w:t xml:space="preserve"> </w:t>
            </w:r>
            <w:proofErr w:type="spellStart"/>
            <w:r>
              <w:t>bài</w:t>
            </w:r>
            <w:proofErr w:type="spellEnd"/>
            <w:r>
              <w:t xml:space="preserve"> </w:t>
            </w:r>
            <w:proofErr w:type="spellStart"/>
            <w:r>
              <w:t>thi</w:t>
            </w:r>
            <w:proofErr w:type="spellEnd"/>
          </w:p>
        </w:tc>
      </w:tr>
      <w:tr w:rsidR="003C592B" w14:paraId="280A907A" w14:textId="77777777">
        <w:trPr>
          <w:trHeight w:val="740"/>
        </w:trPr>
        <w:tc>
          <w:tcPr>
            <w:tcW w:w="2547" w:type="dxa"/>
            <w:vAlign w:val="center"/>
          </w:tcPr>
          <w:p w14:paraId="280A9077" w14:textId="77777777" w:rsidR="003C592B" w:rsidRDefault="003449FE">
            <w:r>
              <w:t>name</w:t>
            </w:r>
          </w:p>
        </w:tc>
        <w:tc>
          <w:tcPr>
            <w:tcW w:w="3402" w:type="dxa"/>
            <w:vAlign w:val="center"/>
          </w:tcPr>
          <w:p w14:paraId="280A9078" w14:textId="77777777" w:rsidR="003C592B" w:rsidRDefault="003449FE">
            <w:r>
              <w:t>Varchar(50)</w:t>
            </w:r>
          </w:p>
        </w:tc>
        <w:tc>
          <w:tcPr>
            <w:tcW w:w="3090" w:type="dxa"/>
            <w:vAlign w:val="center"/>
          </w:tcPr>
          <w:p w14:paraId="280A9079" w14:textId="77777777" w:rsidR="003C592B" w:rsidRDefault="003449FE">
            <w:proofErr w:type="spellStart"/>
            <w:r>
              <w:t>Tên</w:t>
            </w:r>
            <w:proofErr w:type="spellEnd"/>
            <w:r>
              <w:t xml:space="preserve"> </w:t>
            </w:r>
            <w:proofErr w:type="spellStart"/>
            <w:r>
              <w:t>bài</w:t>
            </w:r>
            <w:proofErr w:type="spellEnd"/>
            <w:r>
              <w:t xml:space="preserve"> </w:t>
            </w:r>
            <w:proofErr w:type="spellStart"/>
            <w:r>
              <w:t>thi</w:t>
            </w:r>
            <w:proofErr w:type="spellEnd"/>
          </w:p>
        </w:tc>
      </w:tr>
      <w:tr w:rsidR="003C592B" w14:paraId="280A907E" w14:textId="77777777">
        <w:trPr>
          <w:trHeight w:val="740"/>
        </w:trPr>
        <w:tc>
          <w:tcPr>
            <w:tcW w:w="2547" w:type="dxa"/>
            <w:vAlign w:val="center"/>
          </w:tcPr>
          <w:p w14:paraId="280A907B" w14:textId="77777777" w:rsidR="003C592B" w:rsidRDefault="003449FE">
            <w:r>
              <w:t>code</w:t>
            </w:r>
          </w:p>
        </w:tc>
        <w:tc>
          <w:tcPr>
            <w:tcW w:w="3402" w:type="dxa"/>
            <w:vAlign w:val="center"/>
          </w:tcPr>
          <w:p w14:paraId="280A907C" w14:textId="77777777" w:rsidR="003C592B" w:rsidRDefault="003449FE">
            <w:r>
              <w:t>Varchar(20)</w:t>
            </w:r>
          </w:p>
        </w:tc>
        <w:tc>
          <w:tcPr>
            <w:tcW w:w="3090" w:type="dxa"/>
            <w:vAlign w:val="center"/>
          </w:tcPr>
          <w:p w14:paraId="280A907D" w14:textId="77777777" w:rsidR="003C592B" w:rsidRDefault="003449FE">
            <w:r>
              <w:t xml:space="preserve">Code </w:t>
            </w:r>
            <w:proofErr w:type="spellStart"/>
            <w:r>
              <w:t>bài</w:t>
            </w:r>
            <w:proofErr w:type="spellEnd"/>
            <w:r>
              <w:t xml:space="preserve"> </w:t>
            </w:r>
            <w:proofErr w:type="spellStart"/>
            <w:r>
              <w:t>thi</w:t>
            </w:r>
            <w:proofErr w:type="spellEnd"/>
          </w:p>
        </w:tc>
      </w:tr>
      <w:tr w:rsidR="003C592B" w14:paraId="280A9082" w14:textId="77777777">
        <w:trPr>
          <w:trHeight w:val="740"/>
        </w:trPr>
        <w:tc>
          <w:tcPr>
            <w:tcW w:w="2547" w:type="dxa"/>
            <w:vAlign w:val="center"/>
          </w:tcPr>
          <w:p w14:paraId="280A907F" w14:textId="77777777" w:rsidR="003C592B" w:rsidRDefault="003449FE">
            <w:r>
              <w:t>description</w:t>
            </w:r>
          </w:p>
        </w:tc>
        <w:tc>
          <w:tcPr>
            <w:tcW w:w="3402" w:type="dxa"/>
            <w:vAlign w:val="center"/>
          </w:tcPr>
          <w:p w14:paraId="280A9080" w14:textId="77777777" w:rsidR="003C592B" w:rsidRDefault="003449FE">
            <w:r>
              <w:t>Text</w:t>
            </w:r>
          </w:p>
        </w:tc>
        <w:tc>
          <w:tcPr>
            <w:tcW w:w="3090" w:type="dxa"/>
            <w:vAlign w:val="center"/>
          </w:tcPr>
          <w:p w14:paraId="280A9081" w14:textId="77777777" w:rsidR="003C592B" w:rsidRDefault="003449FE">
            <w:proofErr w:type="spellStart"/>
            <w:r>
              <w:t>Nội</w:t>
            </w:r>
            <w:proofErr w:type="spellEnd"/>
            <w:r>
              <w:t xml:space="preserve"> dung</w:t>
            </w:r>
          </w:p>
        </w:tc>
      </w:tr>
      <w:tr w:rsidR="003C592B" w14:paraId="280A9086" w14:textId="77777777">
        <w:trPr>
          <w:trHeight w:val="740"/>
        </w:trPr>
        <w:tc>
          <w:tcPr>
            <w:tcW w:w="2547" w:type="dxa"/>
            <w:vAlign w:val="center"/>
          </w:tcPr>
          <w:p w14:paraId="280A9083" w14:textId="77777777" w:rsidR="003C592B" w:rsidRDefault="003449FE">
            <w:r>
              <w:lastRenderedPageBreak/>
              <w:t>media</w:t>
            </w:r>
          </w:p>
        </w:tc>
        <w:tc>
          <w:tcPr>
            <w:tcW w:w="3402" w:type="dxa"/>
            <w:vAlign w:val="center"/>
          </w:tcPr>
          <w:p w14:paraId="280A9084" w14:textId="77777777" w:rsidR="003C592B" w:rsidRDefault="003449FE">
            <w:r>
              <w:t>Varchar(256)</w:t>
            </w:r>
          </w:p>
        </w:tc>
        <w:tc>
          <w:tcPr>
            <w:tcW w:w="3090" w:type="dxa"/>
            <w:vAlign w:val="center"/>
          </w:tcPr>
          <w:p w14:paraId="280A9085" w14:textId="77777777" w:rsidR="003C592B" w:rsidRDefault="003449FE">
            <w:proofErr w:type="spellStart"/>
            <w:r>
              <w:t>Tên</w:t>
            </w:r>
            <w:proofErr w:type="spellEnd"/>
            <w:r>
              <w:t xml:space="preserve"> file </w:t>
            </w:r>
            <w:proofErr w:type="spellStart"/>
            <w:r>
              <w:t>tải</w:t>
            </w:r>
            <w:proofErr w:type="spellEnd"/>
            <w:r>
              <w:t xml:space="preserve"> </w:t>
            </w:r>
            <w:proofErr w:type="spellStart"/>
            <w:r>
              <w:t>lên</w:t>
            </w:r>
            <w:proofErr w:type="spellEnd"/>
          </w:p>
        </w:tc>
      </w:tr>
      <w:tr w:rsidR="003C592B" w14:paraId="280A908A" w14:textId="77777777">
        <w:trPr>
          <w:trHeight w:val="740"/>
        </w:trPr>
        <w:tc>
          <w:tcPr>
            <w:tcW w:w="2547" w:type="dxa"/>
            <w:vAlign w:val="center"/>
          </w:tcPr>
          <w:p w14:paraId="280A9087" w14:textId="77777777" w:rsidR="003C592B" w:rsidRDefault="003449FE">
            <w:r>
              <w:t>time</w:t>
            </w:r>
          </w:p>
        </w:tc>
        <w:tc>
          <w:tcPr>
            <w:tcW w:w="3402" w:type="dxa"/>
            <w:vAlign w:val="center"/>
          </w:tcPr>
          <w:p w14:paraId="280A9088" w14:textId="77777777" w:rsidR="003C592B" w:rsidRDefault="003449FE">
            <w:r>
              <w:t>Int</w:t>
            </w:r>
          </w:p>
        </w:tc>
        <w:tc>
          <w:tcPr>
            <w:tcW w:w="3090" w:type="dxa"/>
            <w:vAlign w:val="center"/>
          </w:tcPr>
          <w:p w14:paraId="280A9089" w14:textId="77777777" w:rsidR="003C592B" w:rsidRDefault="003449FE">
            <w:proofErr w:type="spellStart"/>
            <w:r>
              <w:t>Thời</w:t>
            </w:r>
            <w:proofErr w:type="spellEnd"/>
            <w:r>
              <w:t xml:space="preserve"> </w:t>
            </w:r>
            <w:proofErr w:type="spellStart"/>
            <w:r>
              <w:t>gian</w:t>
            </w:r>
            <w:proofErr w:type="spellEnd"/>
            <w:r>
              <w:t xml:space="preserve"> </w:t>
            </w:r>
            <w:proofErr w:type="spellStart"/>
            <w:r>
              <w:t>thi</w:t>
            </w:r>
            <w:proofErr w:type="spellEnd"/>
          </w:p>
        </w:tc>
      </w:tr>
      <w:tr w:rsidR="003C592B" w14:paraId="280A908E" w14:textId="77777777">
        <w:trPr>
          <w:trHeight w:val="560"/>
        </w:trPr>
        <w:tc>
          <w:tcPr>
            <w:tcW w:w="2547" w:type="dxa"/>
            <w:vAlign w:val="center"/>
          </w:tcPr>
          <w:p w14:paraId="280A908B" w14:textId="77777777" w:rsidR="003C592B" w:rsidRDefault="003449FE">
            <w:proofErr w:type="spellStart"/>
            <w:r>
              <w:t>subject_id</w:t>
            </w:r>
            <w:proofErr w:type="spellEnd"/>
          </w:p>
        </w:tc>
        <w:tc>
          <w:tcPr>
            <w:tcW w:w="3402" w:type="dxa"/>
            <w:vAlign w:val="center"/>
          </w:tcPr>
          <w:p w14:paraId="280A908C" w14:textId="77777777" w:rsidR="003C592B" w:rsidRDefault="003449FE">
            <w:r>
              <w:t>Int</w:t>
            </w:r>
          </w:p>
        </w:tc>
        <w:tc>
          <w:tcPr>
            <w:tcW w:w="3090" w:type="dxa"/>
            <w:vAlign w:val="center"/>
          </w:tcPr>
          <w:p w14:paraId="280A908D" w14:textId="77777777" w:rsidR="003C592B" w:rsidRDefault="003449FE">
            <w:proofErr w:type="spellStart"/>
            <w:r>
              <w:t>Mã</w:t>
            </w:r>
            <w:proofErr w:type="spellEnd"/>
            <w:r>
              <w:t xml:space="preserve"> </w:t>
            </w:r>
            <w:proofErr w:type="spellStart"/>
            <w:r>
              <w:t>môn</w:t>
            </w:r>
            <w:proofErr w:type="spellEnd"/>
            <w:r>
              <w:t xml:space="preserve"> </w:t>
            </w:r>
            <w:proofErr w:type="spellStart"/>
            <w:r>
              <w:t>học</w:t>
            </w:r>
            <w:proofErr w:type="spellEnd"/>
          </w:p>
        </w:tc>
      </w:tr>
      <w:tr w:rsidR="003C592B" w14:paraId="280A9092" w14:textId="77777777">
        <w:trPr>
          <w:trHeight w:val="560"/>
        </w:trPr>
        <w:tc>
          <w:tcPr>
            <w:tcW w:w="2547" w:type="dxa"/>
            <w:vAlign w:val="center"/>
          </w:tcPr>
          <w:p w14:paraId="280A908F" w14:textId="77777777" w:rsidR="003C592B" w:rsidRDefault="003449FE">
            <w:r>
              <w:t>status</w:t>
            </w:r>
          </w:p>
        </w:tc>
        <w:tc>
          <w:tcPr>
            <w:tcW w:w="3402" w:type="dxa"/>
            <w:vAlign w:val="center"/>
          </w:tcPr>
          <w:p w14:paraId="280A9090" w14:textId="77777777" w:rsidR="003C592B" w:rsidRDefault="003449FE">
            <w:proofErr w:type="spellStart"/>
            <w:r>
              <w:t>Tinyint</w:t>
            </w:r>
            <w:proofErr w:type="spellEnd"/>
          </w:p>
        </w:tc>
        <w:tc>
          <w:tcPr>
            <w:tcW w:w="3090" w:type="dxa"/>
            <w:vAlign w:val="center"/>
          </w:tcPr>
          <w:p w14:paraId="280A9091" w14:textId="77777777" w:rsidR="003C592B" w:rsidRDefault="003449FE">
            <w:proofErr w:type="spellStart"/>
            <w:r>
              <w:t>Trạng</w:t>
            </w:r>
            <w:proofErr w:type="spellEnd"/>
            <w:r>
              <w:t xml:space="preserve"> </w:t>
            </w:r>
            <w:proofErr w:type="spellStart"/>
            <w:r>
              <w:t>thái</w:t>
            </w:r>
            <w:proofErr w:type="spellEnd"/>
          </w:p>
        </w:tc>
      </w:tr>
      <w:tr w:rsidR="003C592B" w14:paraId="280A9096" w14:textId="77777777">
        <w:trPr>
          <w:trHeight w:val="560"/>
        </w:trPr>
        <w:tc>
          <w:tcPr>
            <w:tcW w:w="2547" w:type="dxa"/>
            <w:vAlign w:val="center"/>
          </w:tcPr>
          <w:p w14:paraId="280A9093" w14:textId="77777777" w:rsidR="003C592B" w:rsidRDefault="003449FE">
            <w:proofErr w:type="spellStart"/>
            <w:r>
              <w:t>question_num</w:t>
            </w:r>
            <w:proofErr w:type="spellEnd"/>
          </w:p>
        </w:tc>
        <w:tc>
          <w:tcPr>
            <w:tcW w:w="3402" w:type="dxa"/>
            <w:vAlign w:val="center"/>
          </w:tcPr>
          <w:p w14:paraId="280A9094" w14:textId="77777777" w:rsidR="003C592B" w:rsidRDefault="003449FE">
            <w:pPr>
              <w:rPr>
                <w:b/>
              </w:rPr>
            </w:pPr>
            <w:r>
              <w:t>Int</w:t>
            </w:r>
          </w:p>
        </w:tc>
        <w:tc>
          <w:tcPr>
            <w:tcW w:w="3090" w:type="dxa"/>
            <w:vAlign w:val="center"/>
          </w:tcPr>
          <w:p w14:paraId="280A9095" w14:textId="77777777" w:rsidR="003C592B" w:rsidRDefault="003449FE">
            <w:proofErr w:type="spellStart"/>
            <w:r>
              <w:t>Số</w:t>
            </w:r>
            <w:proofErr w:type="spellEnd"/>
            <w:r>
              <w:t xml:space="preserve"> </w:t>
            </w:r>
            <w:proofErr w:type="spellStart"/>
            <w:r>
              <w:t>câu</w:t>
            </w:r>
            <w:proofErr w:type="spellEnd"/>
            <w:r>
              <w:t xml:space="preserve"> </w:t>
            </w:r>
            <w:proofErr w:type="spellStart"/>
            <w:r>
              <w:t>hỏi</w:t>
            </w:r>
            <w:proofErr w:type="spellEnd"/>
          </w:p>
        </w:tc>
      </w:tr>
      <w:tr w:rsidR="003C592B" w14:paraId="280A909A" w14:textId="77777777">
        <w:trPr>
          <w:trHeight w:val="560"/>
        </w:trPr>
        <w:tc>
          <w:tcPr>
            <w:tcW w:w="2547" w:type="dxa"/>
            <w:vAlign w:val="center"/>
          </w:tcPr>
          <w:p w14:paraId="280A9097" w14:textId="77777777" w:rsidR="003C592B" w:rsidRDefault="003449FE">
            <w:proofErr w:type="spellStart"/>
            <w:r>
              <w:t>max_attempt</w:t>
            </w:r>
            <w:proofErr w:type="spellEnd"/>
          </w:p>
        </w:tc>
        <w:tc>
          <w:tcPr>
            <w:tcW w:w="3402" w:type="dxa"/>
            <w:vAlign w:val="center"/>
          </w:tcPr>
          <w:p w14:paraId="280A9098" w14:textId="77777777" w:rsidR="003C592B" w:rsidRDefault="003449FE">
            <w:r>
              <w:t>Int</w:t>
            </w:r>
          </w:p>
        </w:tc>
        <w:tc>
          <w:tcPr>
            <w:tcW w:w="3090" w:type="dxa"/>
            <w:vAlign w:val="center"/>
          </w:tcPr>
          <w:p w14:paraId="280A9099" w14:textId="77777777" w:rsidR="003C592B" w:rsidRDefault="003449FE">
            <w:proofErr w:type="spellStart"/>
            <w:r>
              <w:t>Số</w:t>
            </w:r>
            <w:proofErr w:type="spellEnd"/>
            <w:r>
              <w:t xml:space="preserve"> </w:t>
            </w:r>
            <w:proofErr w:type="spellStart"/>
            <w:r>
              <w:t>lần</w:t>
            </w:r>
            <w:proofErr w:type="spellEnd"/>
            <w:r>
              <w:t xml:space="preserve"> </w:t>
            </w:r>
            <w:proofErr w:type="spellStart"/>
            <w:r>
              <w:t>thi</w:t>
            </w:r>
            <w:proofErr w:type="spellEnd"/>
            <w:r>
              <w:t xml:space="preserve"> </w:t>
            </w:r>
            <w:proofErr w:type="spellStart"/>
            <w:r>
              <w:t>tối</w:t>
            </w:r>
            <w:proofErr w:type="spellEnd"/>
            <w:r>
              <w:t xml:space="preserve"> </w:t>
            </w:r>
            <w:proofErr w:type="spellStart"/>
            <w:r>
              <w:t>đa</w:t>
            </w:r>
            <w:proofErr w:type="spellEnd"/>
          </w:p>
        </w:tc>
      </w:tr>
      <w:tr w:rsidR="003C592B" w14:paraId="280A909E" w14:textId="77777777">
        <w:trPr>
          <w:trHeight w:val="560"/>
        </w:trPr>
        <w:tc>
          <w:tcPr>
            <w:tcW w:w="2547" w:type="dxa"/>
            <w:vAlign w:val="center"/>
          </w:tcPr>
          <w:p w14:paraId="280A909B" w14:textId="77777777" w:rsidR="003C592B" w:rsidRDefault="003449FE">
            <w:proofErr w:type="spellStart"/>
            <w:r>
              <w:t>percent_passing</w:t>
            </w:r>
            <w:proofErr w:type="spellEnd"/>
          </w:p>
        </w:tc>
        <w:tc>
          <w:tcPr>
            <w:tcW w:w="3402" w:type="dxa"/>
            <w:vAlign w:val="center"/>
          </w:tcPr>
          <w:p w14:paraId="280A909C" w14:textId="77777777" w:rsidR="003C592B" w:rsidRDefault="003449FE">
            <w:r>
              <w:t>Int</w:t>
            </w:r>
          </w:p>
        </w:tc>
        <w:tc>
          <w:tcPr>
            <w:tcW w:w="3090" w:type="dxa"/>
            <w:vAlign w:val="center"/>
          </w:tcPr>
          <w:p w14:paraId="280A909D" w14:textId="77777777" w:rsidR="003C592B" w:rsidRDefault="003449FE">
            <w:proofErr w:type="spellStart"/>
            <w:r>
              <w:t>Số</w:t>
            </w:r>
            <w:proofErr w:type="spellEnd"/>
            <w:r>
              <w:t xml:space="preserve"> </w:t>
            </w:r>
            <w:proofErr w:type="spellStart"/>
            <w:r>
              <w:t>phần</w:t>
            </w:r>
            <w:proofErr w:type="spellEnd"/>
            <w:r>
              <w:t xml:space="preserve"> tram qua </w:t>
            </w:r>
            <w:proofErr w:type="spellStart"/>
            <w:r>
              <w:t>bài</w:t>
            </w:r>
            <w:proofErr w:type="spellEnd"/>
            <w:r>
              <w:t xml:space="preserve"> </w:t>
            </w:r>
            <w:proofErr w:type="spellStart"/>
            <w:r>
              <w:t>thi</w:t>
            </w:r>
            <w:proofErr w:type="spellEnd"/>
          </w:p>
        </w:tc>
      </w:tr>
      <w:tr w:rsidR="003C592B" w14:paraId="280A90A2" w14:textId="77777777">
        <w:trPr>
          <w:trHeight w:val="560"/>
        </w:trPr>
        <w:tc>
          <w:tcPr>
            <w:tcW w:w="2547" w:type="dxa"/>
            <w:vAlign w:val="center"/>
          </w:tcPr>
          <w:p w14:paraId="280A909F" w14:textId="77777777" w:rsidR="003C592B" w:rsidRDefault="003449FE">
            <w:proofErr w:type="spellStart"/>
            <w:r>
              <w:t>creator_id</w:t>
            </w:r>
            <w:proofErr w:type="spellEnd"/>
          </w:p>
        </w:tc>
        <w:tc>
          <w:tcPr>
            <w:tcW w:w="3402" w:type="dxa"/>
            <w:vAlign w:val="center"/>
          </w:tcPr>
          <w:p w14:paraId="280A90A0" w14:textId="77777777" w:rsidR="003C592B" w:rsidRDefault="003449FE">
            <w:r>
              <w:t>Int</w:t>
            </w:r>
          </w:p>
        </w:tc>
        <w:tc>
          <w:tcPr>
            <w:tcW w:w="3090" w:type="dxa"/>
            <w:vAlign w:val="center"/>
          </w:tcPr>
          <w:p w14:paraId="280A90A1" w14:textId="77777777" w:rsidR="003C592B" w:rsidRDefault="003449FE">
            <w:proofErr w:type="spellStart"/>
            <w:r>
              <w:t>Mã</w:t>
            </w:r>
            <w:proofErr w:type="spellEnd"/>
            <w:r>
              <w:t xml:space="preserve"> user </w:t>
            </w:r>
            <w:proofErr w:type="spellStart"/>
            <w:r>
              <w:t>tạo</w:t>
            </w:r>
            <w:proofErr w:type="spellEnd"/>
          </w:p>
        </w:tc>
      </w:tr>
      <w:tr w:rsidR="003C592B" w14:paraId="280A90A6" w14:textId="77777777">
        <w:trPr>
          <w:trHeight w:val="560"/>
        </w:trPr>
        <w:tc>
          <w:tcPr>
            <w:tcW w:w="2547" w:type="dxa"/>
            <w:vAlign w:val="center"/>
          </w:tcPr>
          <w:p w14:paraId="280A90A3" w14:textId="77777777" w:rsidR="003C592B" w:rsidRDefault="003449FE">
            <w:r>
              <w:t>type</w:t>
            </w:r>
          </w:p>
        </w:tc>
        <w:tc>
          <w:tcPr>
            <w:tcW w:w="3402" w:type="dxa"/>
            <w:vAlign w:val="center"/>
          </w:tcPr>
          <w:p w14:paraId="280A90A4" w14:textId="77777777" w:rsidR="003C592B" w:rsidRDefault="003449FE">
            <w:proofErr w:type="spellStart"/>
            <w:r>
              <w:t>tinyint</w:t>
            </w:r>
            <w:proofErr w:type="spellEnd"/>
          </w:p>
        </w:tc>
        <w:tc>
          <w:tcPr>
            <w:tcW w:w="3090" w:type="dxa"/>
            <w:vAlign w:val="center"/>
          </w:tcPr>
          <w:p w14:paraId="280A90A5" w14:textId="77777777" w:rsidR="003C592B" w:rsidRDefault="003449FE">
            <w:proofErr w:type="spellStart"/>
            <w:r>
              <w:t>Thể</w:t>
            </w:r>
            <w:proofErr w:type="spellEnd"/>
            <w:r>
              <w:t xml:space="preserve"> </w:t>
            </w:r>
            <w:proofErr w:type="spellStart"/>
            <w:r>
              <w:t>loại</w:t>
            </w:r>
            <w:proofErr w:type="spellEnd"/>
          </w:p>
        </w:tc>
      </w:tr>
      <w:tr w:rsidR="003C592B" w14:paraId="280A90AA" w14:textId="77777777">
        <w:trPr>
          <w:trHeight w:val="560"/>
        </w:trPr>
        <w:tc>
          <w:tcPr>
            <w:tcW w:w="2547" w:type="dxa"/>
            <w:vAlign w:val="center"/>
          </w:tcPr>
          <w:p w14:paraId="280A90A7" w14:textId="77777777" w:rsidR="003C592B" w:rsidRDefault="003449FE">
            <w:proofErr w:type="spellStart"/>
            <w:r>
              <w:t>start_date</w:t>
            </w:r>
            <w:proofErr w:type="spellEnd"/>
          </w:p>
        </w:tc>
        <w:tc>
          <w:tcPr>
            <w:tcW w:w="3402" w:type="dxa"/>
            <w:vAlign w:val="center"/>
          </w:tcPr>
          <w:p w14:paraId="280A90A8" w14:textId="77777777" w:rsidR="003C592B" w:rsidRDefault="003449FE">
            <w:r>
              <w:t>datetime</w:t>
            </w:r>
          </w:p>
        </w:tc>
        <w:tc>
          <w:tcPr>
            <w:tcW w:w="3090" w:type="dxa"/>
            <w:vAlign w:val="center"/>
          </w:tcPr>
          <w:p w14:paraId="280A90A9" w14:textId="77777777" w:rsidR="003C592B" w:rsidRDefault="003449FE">
            <w:proofErr w:type="spellStart"/>
            <w:r>
              <w:t>Ngày</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thi</w:t>
            </w:r>
            <w:proofErr w:type="spellEnd"/>
          </w:p>
        </w:tc>
      </w:tr>
      <w:tr w:rsidR="003C592B" w14:paraId="280A90AE" w14:textId="77777777">
        <w:trPr>
          <w:trHeight w:val="560"/>
        </w:trPr>
        <w:tc>
          <w:tcPr>
            <w:tcW w:w="2547" w:type="dxa"/>
            <w:vAlign w:val="center"/>
          </w:tcPr>
          <w:p w14:paraId="280A90AB" w14:textId="77777777" w:rsidR="003C592B" w:rsidRDefault="003449FE">
            <w:proofErr w:type="spellStart"/>
            <w:r>
              <w:t>end_date</w:t>
            </w:r>
            <w:proofErr w:type="spellEnd"/>
          </w:p>
        </w:tc>
        <w:tc>
          <w:tcPr>
            <w:tcW w:w="3402" w:type="dxa"/>
            <w:vAlign w:val="center"/>
          </w:tcPr>
          <w:p w14:paraId="280A90AC" w14:textId="77777777" w:rsidR="003C592B" w:rsidRDefault="003449FE">
            <w:r>
              <w:t>datetime</w:t>
            </w:r>
          </w:p>
        </w:tc>
        <w:tc>
          <w:tcPr>
            <w:tcW w:w="3090" w:type="dxa"/>
            <w:vAlign w:val="center"/>
          </w:tcPr>
          <w:p w14:paraId="280A90AD" w14:textId="77777777" w:rsidR="003C592B" w:rsidRDefault="003449FE">
            <w:proofErr w:type="spellStart"/>
            <w:r>
              <w:t>Ngày</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thi</w:t>
            </w:r>
            <w:proofErr w:type="spellEnd"/>
          </w:p>
        </w:tc>
      </w:tr>
      <w:tr w:rsidR="003C592B" w14:paraId="280A90B2" w14:textId="77777777">
        <w:trPr>
          <w:trHeight w:val="560"/>
        </w:trPr>
        <w:tc>
          <w:tcPr>
            <w:tcW w:w="2547" w:type="dxa"/>
            <w:vAlign w:val="center"/>
          </w:tcPr>
          <w:p w14:paraId="280A90AF" w14:textId="77777777" w:rsidR="003C592B" w:rsidRDefault="003449FE">
            <w:proofErr w:type="spellStart"/>
            <w:r>
              <w:t>created_at</w:t>
            </w:r>
            <w:proofErr w:type="spellEnd"/>
          </w:p>
        </w:tc>
        <w:tc>
          <w:tcPr>
            <w:tcW w:w="3402" w:type="dxa"/>
            <w:vAlign w:val="center"/>
          </w:tcPr>
          <w:p w14:paraId="280A90B0" w14:textId="77777777" w:rsidR="003C592B" w:rsidRDefault="003449FE">
            <w:r>
              <w:t>Datetime</w:t>
            </w:r>
          </w:p>
        </w:tc>
        <w:tc>
          <w:tcPr>
            <w:tcW w:w="3090" w:type="dxa"/>
            <w:vAlign w:val="center"/>
          </w:tcPr>
          <w:p w14:paraId="280A90B1"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0B6" w14:textId="77777777">
        <w:trPr>
          <w:trHeight w:val="560"/>
        </w:trPr>
        <w:tc>
          <w:tcPr>
            <w:tcW w:w="2547" w:type="dxa"/>
            <w:vAlign w:val="center"/>
          </w:tcPr>
          <w:p w14:paraId="280A90B3" w14:textId="77777777" w:rsidR="003C592B" w:rsidRDefault="003449FE">
            <w:proofErr w:type="spellStart"/>
            <w:r>
              <w:t>updated_at</w:t>
            </w:r>
            <w:proofErr w:type="spellEnd"/>
          </w:p>
        </w:tc>
        <w:tc>
          <w:tcPr>
            <w:tcW w:w="3402" w:type="dxa"/>
            <w:vAlign w:val="center"/>
          </w:tcPr>
          <w:p w14:paraId="280A90B4" w14:textId="77777777" w:rsidR="003C592B" w:rsidRDefault="003449FE">
            <w:r>
              <w:t>Datetime</w:t>
            </w:r>
          </w:p>
        </w:tc>
        <w:tc>
          <w:tcPr>
            <w:tcW w:w="3090" w:type="dxa"/>
            <w:vAlign w:val="center"/>
          </w:tcPr>
          <w:p w14:paraId="280A90B5"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0B7" w14:textId="374E30EA" w:rsidR="003C592B" w:rsidRDefault="003449FE" w:rsidP="00D65C75">
      <w:pPr>
        <w:jc w:val="center"/>
      </w:pPr>
      <w:bookmarkStart w:id="3266" w:name="_1ljsd9k" w:colFirst="0" w:colLast="0"/>
      <w:bookmarkEnd w:id="3266"/>
      <w:proofErr w:type="spellStart"/>
      <w:r>
        <w:t>Bảng</w:t>
      </w:r>
      <w:proofErr w:type="spellEnd"/>
      <w:r>
        <w:t xml:space="preserve"> </w:t>
      </w:r>
      <w:r w:rsidR="00D65C75">
        <w:t>34</w:t>
      </w:r>
      <w:r>
        <w:t xml:space="preserve">: </w:t>
      </w:r>
      <w:proofErr w:type="spellStart"/>
      <w:r>
        <w:t>Bảng</w:t>
      </w:r>
      <w:proofErr w:type="spellEnd"/>
      <w:r>
        <w:t xml:space="preserve"> CSDL Exam</w:t>
      </w:r>
    </w:p>
    <w:p w14:paraId="280A90B8" w14:textId="33744870" w:rsidR="003C592B" w:rsidRDefault="00212D8E" w:rsidP="00D92648">
      <w:pPr>
        <w:pStyle w:val="Heading4"/>
        <w:pPrChange w:id="3267" w:author="Công Nguyễn Văn" w:date="2019-09-05T13:58:00Z">
          <w:pPr>
            <w:pStyle w:val="Heading3"/>
          </w:pPr>
        </w:pPrChange>
      </w:pPr>
      <w:bookmarkStart w:id="3268" w:name="_Toc18584522"/>
      <w:r>
        <w:t>3</w:t>
      </w:r>
      <w:r w:rsidR="003449FE">
        <w:t>.6.</w:t>
      </w:r>
      <w:ins w:id="3269" w:author="Công Nguyễn Văn" w:date="2019-09-05T13:58:00Z">
        <w:r w:rsidR="00D92648">
          <w:t>3.11</w:t>
        </w:r>
      </w:ins>
      <w:del w:id="3270" w:author="Công Nguyễn Văn" w:date="2019-09-05T13:58:00Z">
        <w:r w:rsidR="003449FE" w:rsidDel="00D92648">
          <w:delText>10</w:delText>
        </w:r>
      </w:del>
      <w:r w:rsidR="003449FE">
        <w:t xml:space="preserve">: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exam_result</w:t>
      </w:r>
      <w:bookmarkEnd w:id="3268"/>
      <w:proofErr w:type="spellEnd"/>
    </w:p>
    <w:tbl>
      <w:tblPr>
        <w:tblStyle w:val="aff0"/>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BA" w14:textId="77777777">
        <w:trPr>
          <w:trHeight w:val="520"/>
        </w:trPr>
        <w:tc>
          <w:tcPr>
            <w:tcW w:w="9039" w:type="dxa"/>
            <w:gridSpan w:val="3"/>
            <w:vAlign w:val="center"/>
          </w:tcPr>
          <w:p w14:paraId="280A90B9" w14:textId="77777777" w:rsidR="003C592B" w:rsidRDefault="003449FE">
            <w:pPr>
              <w:rPr>
                <w:b/>
              </w:rPr>
            </w:pPr>
            <w:proofErr w:type="spellStart"/>
            <w:r>
              <w:rPr>
                <w:b/>
              </w:rPr>
              <w:t>Exam_result</w:t>
            </w:r>
            <w:proofErr w:type="spellEnd"/>
          </w:p>
        </w:tc>
      </w:tr>
      <w:tr w:rsidR="003C592B" w14:paraId="280A90BE" w14:textId="77777777">
        <w:trPr>
          <w:trHeight w:val="560"/>
        </w:trPr>
        <w:tc>
          <w:tcPr>
            <w:tcW w:w="2547" w:type="dxa"/>
            <w:vAlign w:val="center"/>
          </w:tcPr>
          <w:p w14:paraId="280A90BB"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0BC"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0BD"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0C2" w14:textId="77777777">
        <w:trPr>
          <w:trHeight w:val="560"/>
        </w:trPr>
        <w:tc>
          <w:tcPr>
            <w:tcW w:w="2547" w:type="dxa"/>
            <w:vAlign w:val="center"/>
          </w:tcPr>
          <w:p w14:paraId="280A90BF" w14:textId="77777777" w:rsidR="003C592B" w:rsidRDefault="003449FE">
            <w:pPr>
              <w:rPr>
                <w:u w:val="single"/>
              </w:rPr>
            </w:pPr>
            <w:r>
              <w:rPr>
                <w:u w:val="single"/>
              </w:rPr>
              <w:t>id</w:t>
            </w:r>
          </w:p>
        </w:tc>
        <w:tc>
          <w:tcPr>
            <w:tcW w:w="3402" w:type="dxa"/>
            <w:vAlign w:val="center"/>
          </w:tcPr>
          <w:p w14:paraId="280A90C0" w14:textId="77777777" w:rsidR="003C592B" w:rsidRDefault="003449FE">
            <w:r>
              <w:t>Int</w:t>
            </w:r>
          </w:p>
        </w:tc>
        <w:tc>
          <w:tcPr>
            <w:tcW w:w="3090" w:type="dxa"/>
            <w:vAlign w:val="center"/>
          </w:tcPr>
          <w:p w14:paraId="280A90C1" w14:textId="77777777" w:rsidR="003C592B" w:rsidRDefault="003449FE">
            <w:proofErr w:type="spellStart"/>
            <w:r>
              <w:t>Mã</w:t>
            </w:r>
            <w:proofErr w:type="spellEnd"/>
            <w:r>
              <w:t xml:space="preserve"> </w:t>
            </w:r>
            <w:proofErr w:type="spellStart"/>
            <w:r>
              <w:t>bài</w:t>
            </w:r>
            <w:proofErr w:type="spellEnd"/>
            <w:r>
              <w:t xml:space="preserve"> </w:t>
            </w:r>
            <w:proofErr w:type="spellStart"/>
            <w:r>
              <w:t>kết</w:t>
            </w:r>
            <w:proofErr w:type="spellEnd"/>
            <w:r>
              <w:t xml:space="preserve"> </w:t>
            </w:r>
            <w:proofErr w:type="spellStart"/>
            <w:r>
              <w:t>quả</w:t>
            </w:r>
            <w:proofErr w:type="spellEnd"/>
          </w:p>
        </w:tc>
      </w:tr>
      <w:tr w:rsidR="003C592B" w14:paraId="280A90C6" w14:textId="77777777">
        <w:trPr>
          <w:trHeight w:val="740"/>
        </w:trPr>
        <w:tc>
          <w:tcPr>
            <w:tcW w:w="2547" w:type="dxa"/>
            <w:vAlign w:val="center"/>
          </w:tcPr>
          <w:p w14:paraId="280A90C3" w14:textId="77777777" w:rsidR="003C592B" w:rsidRDefault="003449FE">
            <w:proofErr w:type="spellStart"/>
            <w:r>
              <w:t>exam_id</w:t>
            </w:r>
            <w:proofErr w:type="spellEnd"/>
          </w:p>
        </w:tc>
        <w:tc>
          <w:tcPr>
            <w:tcW w:w="3402" w:type="dxa"/>
            <w:vAlign w:val="center"/>
          </w:tcPr>
          <w:p w14:paraId="280A90C4" w14:textId="77777777" w:rsidR="003C592B" w:rsidRDefault="003449FE">
            <w:r>
              <w:t>Int</w:t>
            </w:r>
          </w:p>
        </w:tc>
        <w:tc>
          <w:tcPr>
            <w:tcW w:w="3090" w:type="dxa"/>
            <w:vAlign w:val="center"/>
          </w:tcPr>
          <w:p w14:paraId="280A90C5" w14:textId="77777777" w:rsidR="003C592B" w:rsidRDefault="003449FE">
            <w:proofErr w:type="spellStart"/>
            <w:r>
              <w:t>Mã</w:t>
            </w:r>
            <w:proofErr w:type="spellEnd"/>
            <w:r>
              <w:t xml:space="preserve"> </w:t>
            </w:r>
            <w:proofErr w:type="spellStart"/>
            <w:r>
              <w:t>bài</w:t>
            </w:r>
            <w:proofErr w:type="spellEnd"/>
            <w:r>
              <w:t xml:space="preserve"> </w:t>
            </w:r>
            <w:proofErr w:type="spellStart"/>
            <w:r>
              <w:t>thi</w:t>
            </w:r>
            <w:proofErr w:type="spellEnd"/>
          </w:p>
        </w:tc>
      </w:tr>
      <w:tr w:rsidR="003C592B" w14:paraId="280A90CA" w14:textId="77777777">
        <w:trPr>
          <w:trHeight w:val="740"/>
        </w:trPr>
        <w:tc>
          <w:tcPr>
            <w:tcW w:w="2547" w:type="dxa"/>
            <w:vAlign w:val="center"/>
          </w:tcPr>
          <w:p w14:paraId="280A90C7" w14:textId="77777777" w:rsidR="003C592B" w:rsidRDefault="003449FE">
            <w:proofErr w:type="spellStart"/>
            <w:r>
              <w:t>user_id</w:t>
            </w:r>
            <w:proofErr w:type="spellEnd"/>
          </w:p>
        </w:tc>
        <w:tc>
          <w:tcPr>
            <w:tcW w:w="3402" w:type="dxa"/>
            <w:vAlign w:val="center"/>
          </w:tcPr>
          <w:p w14:paraId="280A90C8" w14:textId="77777777" w:rsidR="003C592B" w:rsidRDefault="003449FE">
            <w:r>
              <w:t>Int</w:t>
            </w:r>
          </w:p>
        </w:tc>
        <w:tc>
          <w:tcPr>
            <w:tcW w:w="3090" w:type="dxa"/>
            <w:vAlign w:val="center"/>
          </w:tcPr>
          <w:p w14:paraId="280A90C9" w14:textId="77777777" w:rsidR="003C592B" w:rsidRDefault="003449FE">
            <w:proofErr w:type="spellStart"/>
            <w:r>
              <w:t>Mã</w:t>
            </w:r>
            <w:proofErr w:type="spellEnd"/>
            <w:r>
              <w:t xml:space="preserve"> user</w:t>
            </w:r>
          </w:p>
        </w:tc>
      </w:tr>
      <w:tr w:rsidR="003C592B" w14:paraId="280A90CE" w14:textId="77777777">
        <w:trPr>
          <w:trHeight w:val="740"/>
        </w:trPr>
        <w:tc>
          <w:tcPr>
            <w:tcW w:w="2547" w:type="dxa"/>
            <w:vAlign w:val="center"/>
          </w:tcPr>
          <w:p w14:paraId="280A90CB" w14:textId="77777777" w:rsidR="003C592B" w:rsidRDefault="003449FE">
            <w:proofErr w:type="spellStart"/>
            <w:r>
              <w:t>by_domain</w:t>
            </w:r>
            <w:proofErr w:type="spellEnd"/>
          </w:p>
        </w:tc>
        <w:tc>
          <w:tcPr>
            <w:tcW w:w="3402" w:type="dxa"/>
            <w:vAlign w:val="center"/>
          </w:tcPr>
          <w:p w14:paraId="280A90CC" w14:textId="77777777" w:rsidR="003C592B" w:rsidRDefault="003449FE">
            <w:r>
              <w:t>Int</w:t>
            </w:r>
          </w:p>
        </w:tc>
        <w:tc>
          <w:tcPr>
            <w:tcW w:w="3090" w:type="dxa"/>
            <w:vAlign w:val="center"/>
          </w:tcPr>
          <w:p w14:paraId="280A90CD" w14:textId="77777777" w:rsidR="003C592B" w:rsidRDefault="003449FE">
            <w:proofErr w:type="spellStart"/>
            <w:r>
              <w:t>Số</w:t>
            </w:r>
            <w:proofErr w:type="spellEnd"/>
            <w:r>
              <w:t xml:space="preserve"> </w:t>
            </w:r>
            <w:proofErr w:type="spellStart"/>
            <w:r>
              <w:t>kỹ</w:t>
            </w:r>
            <w:proofErr w:type="spellEnd"/>
            <w:r>
              <w:t xml:space="preserve"> </w:t>
            </w:r>
            <w:proofErr w:type="spellStart"/>
            <w:r>
              <w:t>năng</w:t>
            </w:r>
            <w:proofErr w:type="spellEnd"/>
            <w:r>
              <w:t xml:space="preserve"> </w:t>
            </w:r>
            <w:proofErr w:type="spellStart"/>
            <w:r>
              <w:t>làm</w:t>
            </w:r>
            <w:proofErr w:type="spellEnd"/>
            <w:r>
              <w:t xml:space="preserve"> </w:t>
            </w:r>
            <w:proofErr w:type="spellStart"/>
            <w:r>
              <w:t>được</w:t>
            </w:r>
            <w:proofErr w:type="spellEnd"/>
          </w:p>
        </w:tc>
      </w:tr>
      <w:tr w:rsidR="003C592B" w14:paraId="280A90D2" w14:textId="77777777">
        <w:trPr>
          <w:trHeight w:val="740"/>
        </w:trPr>
        <w:tc>
          <w:tcPr>
            <w:tcW w:w="2547" w:type="dxa"/>
            <w:vAlign w:val="center"/>
          </w:tcPr>
          <w:p w14:paraId="280A90CF" w14:textId="77777777" w:rsidR="003C592B" w:rsidRDefault="003449FE">
            <w:proofErr w:type="spellStart"/>
            <w:r>
              <w:t>start_date</w:t>
            </w:r>
            <w:proofErr w:type="spellEnd"/>
          </w:p>
        </w:tc>
        <w:tc>
          <w:tcPr>
            <w:tcW w:w="3402" w:type="dxa"/>
            <w:vAlign w:val="center"/>
          </w:tcPr>
          <w:p w14:paraId="280A90D0" w14:textId="77777777" w:rsidR="003C592B" w:rsidRDefault="003449FE">
            <w:r>
              <w:t>Datetime</w:t>
            </w:r>
          </w:p>
        </w:tc>
        <w:tc>
          <w:tcPr>
            <w:tcW w:w="3090" w:type="dxa"/>
            <w:vAlign w:val="center"/>
          </w:tcPr>
          <w:p w14:paraId="280A90D1" w14:textId="77777777" w:rsidR="003C592B" w:rsidRDefault="003449FE">
            <w:proofErr w:type="spellStart"/>
            <w:r>
              <w:t>Thời</w:t>
            </w:r>
            <w:proofErr w:type="spellEnd"/>
            <w:r>
              <w:t xml:space="preserve"> </w:t>
            </w:r>
            <w:proofErr w:type="spellStart"/>
            <w:r>
              <w:t>điểm</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thi</w:t>
            </w:r>
            <w:proofErr w:type="spellEnd"/>
          </w:p>
        </w:tc>
      </w:tr>
      <w:tr w:rsidR="003C592B" w14:paraId="280A90D6" w14:textId="77777777">
        <w:trPr>
          <w:trHeight w:val="740"/>
        </w:trPr>
        <w:tc>
          <w:tcPr>
            <w:tcW w:w="2547" w:type="dxa"/>
            <w:vAlign w:val="center"/>
          </w:tcPr>
          <w:p w14:paraId="280A90D3" w14:textId="77777777" w:rsidR="003C592B" w:rsidRDefault="003449FE">
            <w:proofErr w:type="spellStart"/>
            <w:r>
              <w:lastRenderedPageBreak/>
              <w:t>end_date</w:t>
            </w:r>
            <w:proofErr w:type="spellEnd"/>
          </w:p>
        </w:tc>
        <w:tc>
          <w:tcPr>
            <w:tcW w:w="3402" w:type="dxa"/>
            <w:vAlign w:val="center"/>
          </w:tcPr>
          <w:p w14:paraId="280A90D4" w14:textId="77777777" w:rsidR="003C592B" w:rsidRDefault="003449FE">
            <w:r>
              <w:t>Datetime</w:t>
            </w:r>
          </w:p>
        </w:tc>
        <w:tc>
          <w:tcPr>
            <w:tcW w:w="3090" w:type="dxa"/>
            <w:vAlign w:val="center"/>
          </w:tcPr>
          <w:p w14:paraId="280A90D5" w14:textId="77777777" w:rsidR="003C592B" w:rsidRDefault="003449FE">
            <w:proofErr w:type="spellStart"/>
            <w:r>
              <w:t>Thời</w:t>
            </w:r>
            <w:proofErr w:type="spellEnd"/>
            <w:r>
              <w:t xml:space="preserve"> </w:t>
            </w:r>
            <w:proofErr w:type="spellStart"/>
            <w:r>
              <w:t>gian</w:t>
            </w:r>
            <w:proofErr w:type="spellEnd"/>
            <w:r>
              <w:t xml:space="preserve"> </w:t>
            </w:r>
            <w:proofErr w:type="spellStart"/>
            <w:r>
              <w:t>kết</w:t>
            </w:r>
            <w:proofErr w:type="spellEnd"/>
            <w:r>
              <w:t xml:space="preserve"> </w:t>
            </w:r>
            <w:proofErr w:type="spellStart"/>
            <w:r>
              <w:t>thúc</w:t>
            </w:r>
            <w:proofErr w:type="spellEnd"/>
          </w:p>
        </w:tc>
      </w:tr>
      <w:tr w:rsidR="003C592B" w14:paraId="280A90DA" w14:textId="77777777">
        <w:trPr>
          <w:trHeight w:val="740"/>
        </w:trPr>
        <w:tc>
          <w:tcPr>
            <w:tcW w:w="2547" w:type="dxa"/>
            <w:vAlign w:val="center"/>
          </w:tcPr>
          <w:p w14:paraId="280A90D7" w14:textId="77777777" w:rsidR="003C592B" w:rsidRDefault="003449FE">
            <w:proofErr w:type="spellStart"/>
            <w:r>
              <w:t>total_score</w:t>
            </w:r>
            <w:proofErr w:type="spellEnd"/>
          </w:p>
        </w:tc>
        <w:tc>
          <w:tcPr>
            <w:tcW w:w="3402" w:type="dxa"/>
            <w:vAlign w:val="center"/>
          </w:tcPr>
          <w:p w14:paraId="280A90D8" w14:textId="77777777" w:rsidR="003C592B" w:rsidRDefault="003449FE">
            <w:r>
              <w:t>Float</w:t>
            </w:r>
          </w:p>
        </w:tc>
        <w:tc>
          <w:tcPr>
            <w:tcW w:w="3090" w:type="dxa"/>
            <w:vAlign w:val="center"/>
          </w:tcPr>
          <w:p w14:paraId="280A90D9" w14:textId="77777777" w:rsidR="003C592B" w:rsidRDefault="003449FE">
            <w:proofErr w:type="spellStart"/>
            <w:r>
              <w:t>Điểm</w:t>
            </w:r>
            <w:proofErr w:type="spellEnd"/>
            <w:r>
              <w:t xml:space="preserve"> </w:t>
            </w:r>
            <w:proofErr w:type="spellStart"/>
            <w:r>
              <w:t>số</w:t>
            </w:r>
            <w:proofErr w:type="spellEnd"/>
          </w:p>
        </w:tc>
      </w:tr>
      <w:tr w:rsidR="003C592B" w14:paraId="280A90DE" w14:textId="77777777">
        <w:trPr>
          <w:trHeight w:val="560"/>
        </w:trPr>
        <w:tc>
          <w:tcPr>
            <w:tcW w:w="2547" w:type="dxa"/>
            <w:vAlign w:val="center"/>
          </w:tcPr>
          <w:p w14:paraId="280A90DB" w14:textId="77777777" w:rsidR="003C592B" w:rsidRDefault="003449FE">
            <w:proofErr w:type="spellStart"/>
            <w:r>
              <w:t>correct_num</w:t>
            </w:r>
            <w:proofErr w:type="spellEnd"/>
          </w:p>
        </w:tc>
        <w:tc>
          <w:tcPr>
            <w:tcW w:w="3402" w:type="dxa"/>
            <w:vAlign w:val="center"/>
          </w:tcPr>
          <w:p w14:paraId="280A90DC" w14:textId="77777777" w:rsidR="003C592B" w:rsidRDefault="003449FE">
            <w:r>
              <w:t>Int</w:t>
            </w:r>
          </w:p>
        </w:tc>
        <w:tc>
          <w:tcPr>
            <w:tcW w:w="3090" w:type="dxa"/>
            <w:vAlign w:val="center"/>
          </w:tcPr>
          <w:p w14:paraId="280A90DD" w14:textId="77777777" w:rsidR="003C592B" w:rsidRDefault="003449FE">
            <w:proofErr w:type="spellStart"/>
            <w:r>
              <w:t>Số</w:t>
            </w:r>
            <w:proofErr w:type="spellEnd"/>
            <w:r>
              <w:t xml:space="preserve"> </w:t>
            </w:r>
            <w:proofErr w:type="spellStart"/>
            <w:r>
              <w:t>câu</w:t>
            </w:r>
            <w:proofErr w:type="spellEnd"/>
            <w:r>
              <w:t xml:space="preserve"> </w:t>
            </w:r>
            <w:proofErr w:type="spellStart"/>
            <w:r>
              <w:t>đúng</w:t>
            </w:r>
            <w:proofErr w:type="spellEnd"/>
          </w:p>
        </w:tc>
      </w:tr>
      <w:tr w:rsidR="003C592B" w14:paraId="280A90E2" w14:textId="77777777">
        <w:trPr>
          <w:trHeight w:val="560"/>
        </w:trPr>
        <w:tc>
          <w:tcPr>
            <w:tcW w:w="2547" w:type="dxa"/>
            <w:vAlign w:val="center"/>
          </w:tcPr>
          <w:p w14:paraId="280A90DF" w14:textId="77777777" w:rsidR="003C592B" w:rsidRDefault="003449FE">
            <w:r>
              <w:t>completed</w:t>
            </w:r>
          </w:p>
        </w:tc>
        <w:tc>
          <w:tcPr>
            <w:tcW w:w="3402" w:type="dxa"/>
            <w:vAlign w:val="center"/>
          </w:tcPr>
          <w:p w14:paraId="280A90E0" w14:textId="77777777" w:rsidR="003C592B" w:rsidRDefault="003449FE">
            <w:r>
              <w:t>Int</w:t>
            </w:r>
          </w:p>
        </w:tc>
        <w:tc>
          <w:tcPr>
            <w:tcW w:w="3090" w:type="dxa"/>
            <w:vAlign w:val="center"/>
          </w:tcPr>
          <w:p w14:paraId="280A90E1" w14:textId="77777777" w:rsidR="003C592B" w:rsidRDefault="003449FE">
            <w:proofErr w:type="spellStart"/>
            <w:r>
              <w:t>Đã</w:t>
            </w:r>
            <w:proofErr w:type="spellEnd"/>
            <w:r>
              <w:t xml:space="preserve"> </w:t>
            </w:r>
            <w:proofErr w:type="spellStart"/>
            <w:r>
              <w:t>hoàn</w:t>
            </w:r>
            <w:proofErr w:type="spellEnd"/>
            <w:r>
              <w:t xml:space="preserve"> </w:t>
            </w:r>
            <w:proofErr w:type="spellStart"/>
            <w:r>
              <w:t>thành</w:t>
            </w:r>
            <w:proofErr w:type="spellEnd"/>
            <w:r>
              <w:t xml:space="preserve"> hay </w:t>
            </w:r>
            <w:proofErr w:type="spellStart"/>
            <w:r>
              <w:t>chưa</w:t>
            </w:r>
            <w:proofErr w:type="spellEnd"/>
            <w:r>
              <w:t xml:space="preserve"> </w:t>
            </w:r>
            <w:proofErr w:type="spellStart"/>
            <w:r>
              <w:t>hoàn</w:t>
            </w:r>
            <w:proofErr w:type="spellEnd"/>
            <w:r>
              <w:t xml:space="preserve"> </w:t>
            </w:r>
            <w:proofErr w:type="spellStart"/>
            <w:r>
              <w:t>thành</w:t>
            </w:r>
            <w:proofErr w:type="spellEnd"/>
          </w:p>
        </w:tc>
      </w:tr>
      <w:tr w:rsidR="003C592B" w14:paraId="280A90E6" w14:textId="77777777">
        <w:trPr>
          <w:trHeight w:val="560"/>
        </w:trPr>
        <w:tc>
          <w:tcPr>
            <w:tcW w:w="2547" w:type="dxa"/>
            <w:vAlign w:val="center"/>
          </w:tcPr>
          <w:p w14:paraId="280A90E3" w14:textId="77777777" w:rsidR="003C592B" w:rsidRDefault="003449FE">
            <w:r>
              <w:t>pass</w:t>
            </w:r>
          </w:p>
        </w:tc>
        <w:tc>
          <w:tcPr>
            <w:tcW w:w="3402" w:type="dxa"/>
            <w:vAlign w:val="center"/>
          </w:tcPr>
          <w:p w14:paraId="280A90E4" w14:textId="77777777" w:rsidR="003C592B" w:rsidRDefault="003449FE">
            <w:pPr>
              <w:rPr>
                <w:b/>
              </w:rPr>
            </w:pPr>
            <w:r>
              <w:t>Int</w:t>
            </w:r>
          </w:p>
        </w:tc>
        <w:tc>
          <w:tcPr>
            <w:tcW w:w="3090" w:type="dxa"/>
            <w:vAlign w:val="center"/>
          </w:tcPr>
          <w:p w14:paraId="280A90E5" w14:textId="77777777" w:rsidR="003C592B" w:rsidRDefault="003449FE">
            <w:proofErr w:type="spellStart"/>
            <w:r>
              <w:t>Đạt</w:t>
            </w:r>
            <w:proofErr w:type="spellEnd"/>
            <w:r>
              <w:t xml:space="preserve"> hay </w:t>
            </w:r>
            <w:proofErr w:type="spellStart"/>
            <w:r>
              <w:t>không</w:t>
            </w:r>
            <w:proofErr w:type="spellEnd"/>
            <w:r>
              <w:t xml:space="preserve"> </w:t>
            </w:r>
            <w:proofErr w:type="spellStart"/>
            <w:r>
              <w:t>đạt</w:t>
            </w:r>
            <w:proofErr w:type="spellEnd"/>
          </w:p>
        </w:tc>
      </w:tr>
      <w:tr w:rsidR="003C592B" w14:paraId="280A90EA" w14:textId="77777777">
        <w:trPr>
          <w:trHeight w:val="560"/>
        </w:trPr>
        <w:tc>
          <w:tcPr>
            <w:tcW w:w="2547" w:type="dxa"/>
            <w:vAlign w:val="center"/>
          </w:tcPr>
          <w:p w14:paraId="280A90E7" w14:textId="77777777" w:rsidR="003C592B" w:rsidRDefault="003449FE">
            <w:r>
              <w:t>time</w:t>
            </w:r>
          </w:p>
        </w:tc>
        <w:tc>
          <w:tcPr>
            <w:tcW w:w="3402" w:type="dxa"/>
            <w:vAlign w:val="center"/>
          </w:tcPr>
          <w:p w14:paraId="280A90E8" w14:textId="77777777" w:rsidR="003C592B" w:rsidRDefault="003449FE">
            <w:r>
              <w:t>Varchar(10)</w:t>
            </w:r>
          </w:p>
        </w:tc>
        <w:tc>
          <w:tcPr>
            <w:tcW w:w="3090" w:type="dxa"/>
            <w:vAlign w:val="center"/>
          </w:tcPr>
          <w:p w14:paraId="280A90E9" w14:textId="77777777" w:rsidR="003C592B" w:rsidRDefault="003449FE">
            <w:proofErr w:type="spellStart"/>
            <w:r>
              <w:t>Thời</w:t>
            </w:r>
            <w:proofErr w:type="spellEnd"/>
            <w:r>
              <w:t xml:space="preserve"> </w:t>
            </w:r>
            <w:proofErr w:type="spellStart"/>
            <w:r>
              <w:t>gian</w:t>
            </w:r>
            <w:proofErr w:type="spellEnd"/>
            <w:r>
              <w:t xml:space="preserve"> </w:t>
            </w:r>
            <w:proofErr w:type="spellStart"/>
            <w:r>
              <w:t>làm</w:t>
            </w:r>
            <w:proofErr w:type="spellEnd"/>
            <w:r>
              <w:t xml:space="preserve"> </w:t>
            </w:r>
            <w:proofErr w:type="spellStart"/>
            <w:r>
              <w:t>bài</w:t>
            </w:r>
            <w:proofErr w:type="spellEnd"/>
          </w:p>
        </w:tc>
      </w:tr>
      <w:tr w:rsidR="003C592B" w14:paraId="280A90EE" w14:textId="77777777">
        <w:trPr>
          <w:trHeight w:val="560"/>
        </w:trPr>
        <w:tc>
          <w:tcPr>
            <w:tcW w:w="2547" w:type="dxa"/>
            <w:vAlign w:val="center"/>
          </w:tcPr>
          <w:p w14:paraId="280A90EB" w14:textId="77777777" w:rsidR="003C592B" w:rsidRDefault="003449FE">
            <w:proofErr w:type="spellStart"/>
            <w:r>
              <w:t>created_at</w:t>
            </w:r>
            <w:proofErr w:type="spellEnd"/>
          </w:p>
        </w:tc>
        <w:tc>
          <w:tcPr>
            <w:tcW w:w="3402" w:type="dxa"/>
            <w:vAlign w:val="center"/>
          </w:tcPr>
          <w:p w14:paraId="280A90EC" w14:textId="77777777" w:rsidR="003C592B" w:rsidRDefault="003449FE">
            <w:r>
              <w:t>Datetime</w:t>
            </w:r>
          </w:p>
        </w:tc>
        <w:tc>
          <w:tcPr>
            <w:tcW w:w="3090" w:type="dxa"/>
            <w:vAlign w:val="center"/>
          </w:tcPr>
          <w:p w14:paraId="280A90ED"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0F2" w14:textId="77777777">
        <w:trPr>
          <w:trHeight w:val="560"/>
        </w:trPr>
        <w:tc>
          <w:tcPr>
            <w:tcW w:w="2547" w:type="dxa"/>
            <w:vAlign w:val="center"/>
          </w:tcPr>
          <w:p w14:paraId="280A90EF" w14:textId="77777777" w:rsidR="003C592B" w:rsidRDefault="003449FE">
            <w:proofErr w:type="spellStart"/>
            <w:r>
              <w:t>updated_at</w:t>
            </w:r>
            <w:proofErr w:type="spellEnd"/>
          </w:p>
        </w:tc>
        <w:tc>
          <w:tcPr>
            <w:tcW w:w="3402" w:type="dxa"/>
            <w:vAlign w:val="center"/>
          </w:tcPr>
          <w:p w14:paraId="280A90F0" w14:textId="77777777" w:rsidR="003C592B" w:rsidRDefault="003449FE">
            <w:r>
              <w:t>Datetime</w:t>
            </w:r>
          </w:p>
        </w:tc>
        <w:tc>
          <w:tcPr>
            <w:tcW w:w="3090" w:type="dxa"/>
            <w:vAlign w:val="center"/>
          </w:tcPr>
          <w:p w14:paraId="280A90F1"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0F3" w14:textId="43D05C6B" w:rsidR="003C592B" w:rsidRDefault="003449FE" w:rsidP="00D65C75">
      <w:pPr>
        <w:jc w:val="center"/>
      </w:pPr>
      <w:bookmarkStart w:id="3271" w:name="_2koq656" w:colFirst="0" w:colLast="0"/>
      <w:bookmarkEnd w:id="3271"/>
      <w:proofErr w:type="spellStart"/>
      <w:r>
        <w:t>Bảng</w:t>
      </w:r>
      <w:proofErr w:type="spellEnd"/>
      <w:r>
        <w:t xml:space="preserve"> </w:t>
      </w:r>
      <w:r w:rsidR="00D65C75">
        <w:t>35</w:t>
      </w:r>
      <w:r>
        <w:t xml:space="preserve">: </w:t>
      </w:r>
      <w:proofErr w:type="spellStart"/>
      <w:r>
        <w:t>Bảng</w:t>
      </w:r>
      <w:proofErr w:type="spellEnd"/>
      <w:r>
        <w:t xml:space="preserve"> CSDL Exam Result</w:t>
      </w:r>
    </w:p>
    <w:p w14:paraId="280A90F4" w14:textId="701275FC" w:rsidR="003C592B" w:rsidRDefault="00212D8E" w:rsidP="00D92648">
      <w:pPr>
        <w:pStyle w:val="Heading4"/>
        <w:pPrChange w:id="3272" w:author="Công Nguyễn Văn" w:date="2019-09-05T13:58:00Z">
          <w:pPr>
            <w:pStyle w:val="Heading3"/>
          </w:pPr>
        </w:pPrChange>
      </w:pPr>
      <w:bookmarkStart w:id="3273" w:name="_Toc18584523"/>
      <w:r>
        <w:t>3</w:t>
      </w:r>
      <w:r w:rsidR="003449FE">
        <w:t>.6.</w:t>
      </w:r>
      <w:ins w:id="3274" w:author="Công Nguyễn Văn" w:date="2019-09-05T13:58:00Z">
        <w:r w:rsidR="00D92648">
          <w:t>3.12</w:t>
        </w:r>
      </w:ins>
      <w:del w:id="3275" w:author="Công Nguyễn Văn" w:date="2019-09-05T13:58:00Z">
        <w:r w:rsidR="003449FE" w:rsidDel="00D92648">
          <w:delText>11</w:delText>
        </w:r>
      </w:del>
      <w:r w:rsidR="003449FE">
        <w:t xml:space="preserve">: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answer_option</w:t>
      </w:r>
      <w:bookmarkEnd w:id="3273"/>
      <w:proofErr w:type="spellEnd"/>
    </w:p>
    <w:tbl>
      <w:tblPr>
        <w:tblStyle w:val="aff1"/>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F6" w14:textId="77777777">
        <w:trPr>
          <w:trHeight w:val="560"/>
        </w:trPr>
        <w:tc>
          <w:tcPr>
            <w:tcW w:w="9039" w:type="dxa"/>
            <w:gridSpan w:val="3"/>
            <w:vAlign w:val="center"/>
          </w:tcPr>
          <w:p w14:paraId="280A90F5" w14:textId="77777777" w:rsidR="003C592B" w:rsidRDefault="003449FE">
            <w:pPr>
              <w:rPr>
                <w:b/>
              </w:rPr>
            </w:pPr>
            <w:proofErr w:type="spellStart"/>
            <w:r>
              <w:rPr>
                <w:b/>
              </w:rPr>
              <w:t>Answer_option</w:t>
            </w:r>
            <w:proofErr w:type="spellEnd"/>
          </w:p>
        </w:tc>
      </w:tr>
      <w:tr w:rsidR="003C592B" w14:paraId="280A90FA" w14:textId="77777777">
        <w:trPr>
          <w:trHeight w:val="560"/>
        </w:trPr>
        <w:tc>
          <w:tcPr>
            <w:tcW w:w="2547" w:type="dxa"/>
            <w:vAlign w:val="center"/>
          </w:tcPr>
          <w:p w14:paraId="280A90F7"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0F8"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0F9"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0FE" w14:textId="77777777">
        <w:trPr>
          <w:trHeight w:val="560"/>
        </w:trPr>
        <w:tc>
          <w:tcPr>
            <w:tcW w:w="2547" w:type="dxa"/>
            <w:vAlign w:val="center"/>
          </w:tcPr>
          <w:p w14:paraId="280A90FB" w14:textId="77777777" w:rsidR="003C592B" w:rsidRDefault="003449FE">
            <w:pPr>
              <w:rPr>
                <w:u w:val="single"/>
              </w:rPr>
            </w:pPr>
            <w:r>
              <w:rPr>
                <w:u w:val="single"/>
              </w:rPr>
              <w:t>id</w:t>
            </w:r>
          </w:p>
        </w:tc>
        <w:tc>
          <w:tcPr>
            <w:tcW w:w="3402" w:type="dxa"/>
            <w:vAlign w:val="center"/>
          </w:tcPr>
          <w:p w14:paraId="280A90FC" w14:textId="77777777" w:rsidR="003C592B" w:rsidRDefault="003449FE">
            <w:r>
              <w:t>Int</w:t>
            </w:r>
          </w:p>
        </w:tc>
        <w:tc>
          <w:tcPr>
            <w:tcW w:w="3090" w:type="dxa"/>
            <w:vAlign w:val="center"/>
          </w:tcPr>
          <w:p w14:paraId="280A90FD" w14:textId="77777777" w:rsidR="003C592B" w:rsidRDefault="003449FE">
            <w:proofErr w:type="spellStart"/>
            <w:r>
              <w:t>Mã</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p>
        </w:tc>
      </w:tr>
      <w:tr w:rsidR="003C592B" w14:paraId="280A9102" w14:textId="77777777">
        <w:trPr>
          <w:trHeight w:val="740"/>
        </w:trPr>
        <w:tc>
          <w:tcPr>
            <w:tcW w:w="2547" w:type="dxa"/>
            <w:vAlign w:val="center"/>
          </w:tcPr>
          <w:p w14:paraId="280A90FF" w14:textId="77777777" w:rsidR="003C592B" w:rsidRDefault="003449FE">
            <w:r>
              <w:t>content</w:t>
            </w:r>
          </w:p>
        </w:tc>
        <w:tc>
          <w:tcPr>
            <w:tcW w:w="3402" w:type="dxa"/>
            <w:vAlign w:val="center"/>
          </w:tcPr>
          <w:p w14:paraId="280A9100" w14:textId="77777777" w:rsidR="003C592B" w:rsidRDefault="003449FE">
            <w:r>
              <w:t>Text</w:t>
            </w:r>
          </w:p>
        </w:tc>
        <w:tc>
          <w:tcPr>
            <w:tcW w:w="3090" w:type="dxa"/>
            <w:vAlign w:val="center"/>
          </w:tcPr>
          <w:p w14:paraId="280A9101" w14:textId="77777777" w:rsidR="003C592B" w:rsidRDefault="003449FE">
            <w:proofErr w:type="spellStart"/>
            <w:r>
              <w:t>Nội</w:t>
            </w:r>
            <w:proofErr w:type="spellEnd"/>
            <w:r>
              <w:t xml:space="preserve"> dung</w:t>
            </w:r>
          </w:p>
        </w:tc>
      </w:tr>
      <w:tr w:rsidR="003C592B" w14:paraId="280A9106" w14:textId="77777777">
        <w:trPr>
          <w:trHeight w:val="560"/>
        </w:trPr>
        <w:tc>
          <w:tcPr>
            <w:tcW w:w="2547" w:type="dxa"/>
            <w:vAlign w:val="center"/>
          </w:tcPr>
          <w:p w14:paraId="280A9103" w14:textId="77777777" w:rsidR="003C592B" w:rsidRDefault="003449FE">
            <w:proofErr w:type="spellStart"/>
            <w:r>
              <w:t>question_id</w:t>
            </w:r>
            <w:proofErr w:type="spellEnd"/>
          </w:p>
        </w:tc>
        <w:tc>
          <w:tcPr>
            <w:tcW w:w="3402" w:type="dxa"/>
            <w:vAlign w:val="center"/>
          </w:tcPr>
          <w:p w14:paraId="280A9104" w14:textId="77777777" w:rsidR="003C592B" w:rsidRDefault="003449FE">
            <w:r>
              <w:t>Int</w:t>
            </w:r>
          </w:p>
        </w:tc>
        <w:tc>
          <w:tcPr>
            <w:tcW w:w="3090" w:type="dxa"/>
            <w:vAlign w:val="center"/>
          </w:tcPr>
          <w:p w14:paraId="280A9105" w14:textId="77777777" w:rsidR="003C592B" w:rsidRDefault="003449FE">
            <w:proofErr w:type="spellStart"/>
            <w:r>
              <w:t>Mã</w:t>
            </w:r>
            <w:proofErr w:type="spellEnd"/>
            <w:r>
              <w:t xml:space="preserve"> question</w:t>
            </w:r>
          </w:p>
        </w:tc>
      </w:tr>
      <w:tr w:rsidR="003C592B" w14:paraId="280A910A" w14:textId="77777777">
        <w:trPr>
          <w:trHeight w:val="560"/>
        </w:trPr>
        <w:tc>
          <w:tcPr>
            <w:tcW w:w="2547" w:type="dxa"/>
            <w:vAlign w:val="center"/>
          </w:tcPr>
          <w:p w14:paraId="280A9107" w14:textId="77777777" w:rsidR="003C592B" w:rsidRDefault="003449FE">
            <w:r>
              <w:t>correct</w:t>
            </w:r>
          </w:p>
        </w:tc>
        <w:tc>
          <w:tcPr>
            <w:tcW w:w="3402" w:type="dxa"/>
            <w:vAlign w:val="center"/>
          </w:tcPr>
          <w:p w14:paraId="280A9108" w14:textId="77777777" w:rsidR="003C592B" w:rsidRDefault="003449FE">
            <w:r>
              <w:t>Boolean</w:t>
            </w:r>
          </w:p>
        </w:tc>
        <w:tc>
          <w:tcPr>
            <w:tcW w:w="3090" w:type="dxa"/>
            <w:vAlign w:val="center"/>
          </w:tcPr>
          <w:p w14:paraId="280A9109" w14:textId="77777777" w:rsidR="003C592B" w:rsidRDefault="003449FE">
            <w:r>
              <w:t xml:space="preserve"> </w:t>
            </w:r>
            <w:proofErr w:type="spellStart"/>
            <w:r>
              <w:t>Kiểm</w:t>
            </w:r>
            <w:proofErr w:type="spellEnd"/>
            <w:r>
              <w:t xml:space="preserve"> </w:t>
            </w:r>
            <w:proofErr w:type="spellStart"/>
            <w:r>
              <w:t>tra</w:t>
            </w:r>
            <w:proofErr w:type="spellEnd"/>
            <w:r>
              <w:t xml:space="preserve"> </w:t>
            </w:r>
            <w:proofErr w:type="spellStart"/>
            <w:r>
              <w:t>đúng</w:t>
            </w:r>
            <w:proofErr w:type="spellEnd"/>
            <w:r>
              <w:t xml:space="preserve"> </w:t>
            </w:r>
            <w:proofErr w:type="spellStart"/>
            <w:r>
              <w:t>sai</w:t>
            </w:r>
            <w:proofErr w:type="spellEnd"/>
          </w:p>
        </w:tc>
      </w:tr>
      <w:tr w:rsidR="003C592B" w14:paraId="280A910E" w14:textId="77777777">
        <w:trPr>
          <w:trHeight w:val="560"/>
        </w:trPr>
        <w:tc>
          <w:tcPr>
            <w:tcW w:w="2547" w:type="dxa"/>
            <w:vAlign w:val="center"/>
          </w:tcPr>
          <w:p w14:paraId="280A910B" w14:textId="77777777" w:rsidR="003C592B" w:rsidRDefault="003449FE">
            <w:proofErr w:type="spellStart"/>
            <w:r>
              <w:t>created_at</w:t>
            </w:r>
            <w:proofErr w:type="spellEnd"/>
          </w:p>
        </w:tc>
        <w:tc>
          <w:tcPr>
            <w:tcW w:w="3402" w:type="dxa"/>
            <w:vAlign w:val="center"/>
          </w:tcPr>
          <w:p w14:paraId="280A910C" w14:textId="77777777" w:rsidR="003C592B" w:rsidRDefault="003449FE">
            <w:r>
              <w:t>Datetime</w:t>
            </w:r>
          </w:p>
        </w:tc>
        <w:tc>
          <w:tcPr>
            <w:tcW w:w="3090" w:type="dxa"/>
            <w:vAlign w:val="center"/>
          </w:tcPr>
          <w:p w14:paraId="280A910D"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112" w14:textId="77777777">
        <w:trPr>
          <w:trHeight w:val="560"/>
        </w:trPr>
        <w:tc>
          <w:tcPr>
            <w:tcW w:w="2547" w:type="dxa"/>
            <w:vAlign w:val="center"/>
          </w:tcPr>
          <w:p w14:paraId="280A910F" w14:textId="77777777" w:rsidR="003C592B" w:rsidRDefault="003449FE">
            <w:proofErr w:type="spellStart"/>
            <w:r>
              <w:t>updated_at</w:t>
            </w:r>
            <w:proofErr w:type="spellEnd"/>
          </w:p>
        </w:tc>
        <w:tc>
          <w:tcPr>
            <w:tcW w:w="3402" w:type="dxa"/>
            <w:vAlign w:val="center"/>
          </w:tcPr>
          <w:p w14:paraId="280A9110" w14:textId="77777777" w:rsidR="003C592B" w:rsidRDefault="003449FE">
            <w:r>
              <w:t>Datetime</w:t>
            </w:r>
          </w:p>
        </w:tc>
        <w:tc>
          <w:tcPr>
            <w:tcW w:w="3090" w:type="dxa"/>
            <w:vAlign w:val="center"/>
          </w:tcPr>
          <w:p w14:paraId="280A9111"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113" w14:textId="4ECC4981" w:rsidR="003C592B" w:rsidRDefault="003449FE" w:rsidP="00D65C75">
      <w:pPr>
        <w:jc w:val="center"/>
      </w:pPr>
      <w:bookmarkStart w:id="3276" w:name="_3jtnz0s" w:colFirst="0" w:colLast="0"/>
      <w:bookmarkEnd w:id="3276"/>
      <w:proofErr w:type="spellStart"/>
      <w:r>
        <w:t>Bảng</w:t>
      </w:r>
      <w:proofErr w:type="spellEnd"/>
      <w:r>
        <w:t xml:space="preserve"> </w:t>
      </w:r>
      <w:r w:rsidR="00D65C75">
        <w:t>36</w:t>
      </w:r>
      <w:r>
        <w:t xml:space="preserve">: </w:t>
      </w:r>
      <w:proofErr w:type="spellStart"/>
      <w:r>
        <w:t>Bảng</w:t>
      </w:r>
      <w:proofErr w:type="spellEnd"/>
      <w:r>
        <w:t xml:space="preserve"> CSDL Answer Option</w:t>
      </w:r>
    </w:p>
    <w:p w14:paraId="280A9114" w14:textId="26AB124B" w:rsidR="003C592B" w:rsidRDefault="00212D8E" w:rsidP="00D92648">
      <w:pPr>
        <w:pStyle w:val="Heading4"/>
        <w:pPrChange w:id="3277" w:author="Công Nguyễn Văn" w:date="2019-09-05T13:58:00Z">
          <w:pPr>
            <w:pStyle w:val="Heading3"/>
          </w:pPr>
        </w:pPrChange>
      </w:pPr>
      <w:bookmarkStart w:id="3278" w:name="_Toc18584524"/>
      <w:r>
        <w:t>3</w:t>
      </w:r>
      <w:r w:rsidR="003449FE">
        <w:t>.6.</w:t>
      </w:r>
      <w:ins w:id="3279" w:author="Công Nguyễn Văn" w:date="2019-09-05T13:58:00Z">
        <w:r w:rsidR="00D92648">
          <w:t>3.13</w:t>
        </w:r>
      </w:ins>
      <w:del w:id="3280" w:author="Công Nguyễn Văn" w:date="2019-09-05T13:58:00Z">
        <w:r w:rsidR="003449FE" w:rsidDel="00D92648">
          <w:delText>12</w:delText>
        </w:r>
      </w:del>
      <w:r w:rsidR="003449FE">
        <w:t xml:space="preserve">: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exam_answer</w:t>
      </w:r>
      <w:bookmarkEnd w:id="3278"/>
      <w:proofErr w:type="spellEnd"/>
    </w:p>
    <w:tbl>
      <w:tblPr>
        <w:tblStyle w:val="aff2"/>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16" w14:textId="77777777">
        <w:trPr>
          <w:trHeight w:val="560"/>
        </w:trPr>
        <w:tc>
          <w:tcPr>
            <w:tcW w:w="9039" w:type="dxa"/>
            <w:gridSpan w:val="3"/>
            <w:vAlign w:val="center"/>
          </w:tcPr>
          <w:p w14:paraId="280A9115" w14:textId="77777777" w:rsidR="003C592B" w:rsidRDefault="003449FE">
            <w:pPr>
              <w:rPr>
                <w:b/>
              </w:rPr>
            </w:pPr>
            <w:proofErr w:type="spellStart"/>
            <w:r>
              <w:rPr>
                <w:b/>
              </w:rPr>
              <w:t>Exam_answer</w:t>
            </w:r>
            <w:proofErr w:type="spellEnd"/>
          </w:p>
        </w:tc>
      </w:tr>
      <w:tr w:rsidR="003C592B" w14:paraId="280A911A" w14:textId="77777777">
        <w:trPr>
          <w:trHeight w:val="560"/>
        </w:trPr>
        <w:tc>
          <w:tcPr>
            <w:tcW w:w="2547" w:type="dxa"/>
            <w:vAlign w:val="center"/>
          </w:tcPr>
          <w:p w14:paraId="280A9117"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118"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119"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11E" w14:textId="77777777">
        <w:trPr>
          <w:trHeight w:val="560"/>
        </w:trPr>
        <w:tc>
          <w:tcPr>
            <w:tcW w:w="2547" w:type="dxa"/>
            <w:vAlign w:val="center"/>
          </w:tcPr>
          <w:p w14:paraId="280A911B" w14:textId="77777777" w:rsidR="003C592B" w:rsidRDefault="003449FE">
            <w:pPr>
              <w:rPr>
                <w:u w:val="single"/>
              </w:rPr>
            </w:pPr>
            <w:r>
              <w:rPr>
                <w:u w:val="single"/>
              </w:rPr>
              <w:t>id</w:t>
            </w:r>
          </w:p>
        </w:tc>
        <w:tc>
          <w:tcPr>
            <w:tcW w:w="3402" w:type="dxa"/>
            <w:vAlign w:val="center"/>
          </w:tcPr>
          <w:p w14:paraId="280A911C" w14:textId="77777777" w:rsidR="003C592B" w:rsidRDefault="003449FE">
            <w:r>
              <w:t>Int</w:t>
            </w:r>
          </w:p>
        </w:tc>
        <w:tc>
          <w:tcPr>
            <w:tcW w:w="3090" w:type="dxa"/>
            <w:vAlign w:val="center"/>
          </w:tcPr>
          <w:p w14:paraId="280A911D" w14:textId="77777777" w:rsidR="003C592B" w:rsidRDefault="003449FE">
            <w:proofErr w:type="spellStart"/>
            <w:r>
              <w:t>Mã</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exam</w:t>
            </w:r>
          </w:p>
        </w:tc>
      </w:tr>
      <w:tr w:rsidR="003C592B" w14:paraId="280A9122" w14:textId="77777777">
        <w:trPr>
          <w:trHeight w:val="740"/>
        </w:trPr>
        <w:tc>
          <w:tcPr>
            <w:tcW w:w="2547" w:type="dxa"/>
            <w:vAlign w:val="center"/>
          </w:tcPr>
          <w:p w14:paraId="280A911F" w14:textId="77777777" w:rsidR="003C592B" w:rsidRDefault="003449FE">
            <w:proofErr w:type="spellStart"/>
            <w:r>
              <w:lastRenderedPageBreak/>
              <w:t>result_id</w:t>
            </w:r>
            <w:proofErr w:type="spellEnd"/>
          </w:p>
        </w:tc>
        <w:tc>
          <w:tcPr>
            <w:tcW w:w="3402" w:type="dxa"/>
            <w:vAlign w:val="center"/>
          </w:tcPr>
          <w:p w14:paraId="280A9120" w14:textId="77777777" w:rsidR="003C592B" w:rsidRDefault="003449FE">
            <w:r>
              <w:t>Text</w:t>
            </w:r>
          </w:p>
        </w:tc>
        <w:tc>
          <w:tcPr>
            <w:tcW w:w="3090" w:type="dxa"/>
            <w:vAlign w:val="center"/>
          </w:tcPr>
          <w:p w14:paraId="280A9121" w14:textId="77777777" w:rsidR="003C592B" w:rsidRDefault="003449FE">
            <w:proofErr w:type="spellStart"/>
            <w:r>
              <w:t>Mã</w:t>
            </w:r>
            <w:proofErr w:type="spellEnd"/>
            <w:r>
              <w:t xml:space="preserve"> </w:t>
            </w:r>
            <w:proofErr w:type="spellStart"/>
            <w:r>
              <w:t>bài</w:t>
            </w:r>
            <w:proofErr w:type="spellEnd"/>
            <w:r>
              <w:t xml:space="preserve"> </w:t>
            </w:r>
            <w:proofErr w:type="spellStart"/>
            <w:r>
              <w:t>kết</w:t>
            </w:r>
            <w:proofErr w:type="spellEnd"/>
            <w:r>
              <w:t xml:space="preserve"> </w:t>
            </w:r>
            <w:proofErr w:type="spellStart"/>
            <w:r>
              <w:t>quả</w:t>
            </w:r>
            <w:proofErr w:type="spellEnd"/>
          </w:p>
        </w:tc>
      </w:tr>
      <w:tr w:rsidR="003C592B" w14:paraId="280A9126" w14:textId="77777777">
        <w:trPr>
          <w:trHeight w:val="560"/>
        </w:trPr>
        <w:tc>
          <w:tcPr>
            <w:tcW w:w="2547" w:type="dxa"/>
            <w:vAlign w:val="center"/>
          </w:tcPr>
          <w:p w14:paraId="280A9123" w14:textId="77777777" w:rsidR="003C592B" w:rsidRDefault="003449FE">
            <w:proofErr w:type="spellStart"/>
            <w:r>
              <w:t>question_id</w:t>
            </w:r>
            <w:proofErr w:type="spellEnd"/>
          </w:p>
        </w:tc>
        <w:tc>
          <w:tcPr>
            <w:tcW w:w="3402" w:type="dxa"/>
            <w:vAlign w:val="center"/>
          </w:tcPr>
          <w:p w14:paraId="280A9124" w14:textId="77777777" w:rsidR="003C592B" w:rsidRDefault="003449FE">
            <w:r>
              <w:t>Int</w:t>
            </w:r>
          </w:p>
        </w:tc>
        <w:tc>
          <w:tcPr>
            <w:tcW w:w="3090" w:type="dxa"/>
            <w:vAlign w:val="center"/>
          </w:tcPr>
          <w:p w14:paraId="280A9125" w14:textId="77777777" w:rsidR="003C592B" w:rsidRDefault="003449FE">
            <w:proofErr w:type="spellStart"/>
            <w:r>
              <w:t>Mã</w:t>
            </w:r>
            <w:proofErr w:type="spellEnd"/>
            <w:r>
              <w:t xml:space="preserve"> question</w:t>
            </w:r>
          </w:p>
        </w:tc>
      </w:tr>
      <w:tr w:rsidR="003C592B" w14:paraId="280A912A" w14:textId="77777777">
        <w:trPr>
          <w:trHeight w:val="560"/>
        </w:trPr>
        <w:tc>
          <w:tcPr>
            <w:tcW w:w="2547" w:type="dxa"/>
            <w:vAlign w:val="center"/>
          </w:tcPr>
          <w:p w14:paraId="280A9127" w14:textId="77777777" w:rsidR="003C592B" w:rsidRDefault="003449FE">
            <w:r>
              <w:t xml:space="preserve">          </w:t>
            </w:r>
            <w:proofErr w:type="spellStart"/>
            <w:r>
              <w:t>choosen_answer</w:t>
            </w:r>
            <w:proofErr w:type="spellEnd"/>
          </w:p>
        </w:tc>
        <w:tc>
          <w:tcPr>
            <w:tcW w:w="3402" w:type="dxa"/>
            <w:vAlign w:val="center"/>
          </w:tcPr>
          <w:p w14:paraId="280A9128" w14:textId="77777777" w:rsidR="003C592B" w:rsidRDefault="003449FE">
            <w:r>
              <w:t>Boolean</w:t>
            </w:r>
          </w:p>
        </w:tc>
        <w:tc>
          <w:tcPr>
            <w:tcW w:w="3090" w:type="dxa"/>
            <w:vAlign w:val="center"/>
          </w:tcPr>
          <w:p w14:paraId="280A9129" w14:textId="77777777" w:rsidR="003C592B" w:rsidRDefault="003449FE">
            <w:r>
              <w:t xml:space="preserve"> </w:t>
            </w:r>
            <w:proofErr w:type="spellStart"/>
            <w:r>
              <w:t>Đáp</w:t>
            </w:r>
            <w:proofErr w:type="spellEnd"/>
            <w:r>
              <w:t xml:space="preserve"> </w:t>
            </w:r>
            <w:proofErr w:type="spellStart"/>
            <w:r>
              <w:t>án</w:t>
            </w:r>
            <w:proofErr w:type="spellEnd"/>
            <w:r>
              <w:t xml:space="preserve"> </w:t>
            </w:r>
            <w:proofErr w:type="spellStart"/>
            <w:r>
              <w:t>đã</w:t>
            </w:r>
            <w:proofErr w:type="spellEnd"/>
            <w:r>
              <w:t xml:space="preserve"> </w:t>
            </w:r>
            <w:proofErr w:type="spellStart"/>
            <w:r>
              <w:t>chọn</w:t>
            </w:r>
            <w:proofErr w:type="spellEnd"/>
          </w:p>
        </w:tc>
      </w:tr>
    </w:tbl>
    <w:p w14:paraId="280A912B" w14:textId="46AF3004" w:rsidR="003C592B" w:rsidRDefault="003449FE" w:rsidP="00D65C75">
      <w:pPr>
        <w:jc w:val="center"/>
      </w:pPr>
      <w:bookmarkStart w:id="3281" w:name="_4iylrwe" w:colFirst="0" w:colLast="0"/>
      <w:bookmarkEnd w:id="3281"/>
      <w:proofErr w:type="spellStart"/>
      <w:r>
        <w:t>Bảng</w:t>
      </w:r>
      <w:proofErr w:type="spellEnd"/>
      <w:r>
        <w:t xml:space="preserve"> </w:t>
      </w:r>
      <w:r w:rsidR="00D65C75">
        <w:t>37</w:t>
      </w:r>
      <w:r>
        <w:t xml:space="preserve">: </w:t>
      </w:r>
      <w:proofErr w:type="spellStart"/>
      <w:r>
        <w:t>Bảng</w:t>
      </w:r>
      <w:proofErr w:type="spellEnd"/>
      <w:r>
        <w:t xml:space="preserve"> CSDL Exam Answer</w:t>
      </w:r>
    </w:p>
    <w:p w14:paraId="280A912C" w14:textId="409C5777" w:rsidR="003C592B" w:rsidRDefault="00212D8E" w:rsidP="00D92648">
      <w:pPr>
        <w:pStyle w:val="Heading4"/>
        <w:pPrChange w:id="3282" w:author="Công Nguyễn Văn" w:date="2019-09-05T13:58:00Z">
          <w:pPr>
            <w:pStyle w:val="Heading3"/>
          </w:pPr>
        </w:pPrChange>
      </w:pPr>
      <w:bookmarkStart w:id="3283" w:name="_Toc18584525"/>
      <w:r>
        <w:t>3</w:t>
      </w:r>
      <w:r w:rsidR="003449FE">
        <w:t>.6.</w:t>
      </w:r>
      <w:ins w:id="3284" w:author="Công Nguyễn Văn" w:date="2019-09-05T13:58:00Z">
        <w:r w:rsidR="00D92648">
          <w:t>3.14</w:t>
        </w:r>
      </w:ins>
      <w:del w:id="3285" w:author="Công Nguyễn Văn" w:date="2019-09-05T13:58:00Z">
        <w:r w:rsidR="003449FE" w:rsidDel="00D92648">
          <w:delText>13</w:delText>
        </w:r>
      </w:del>
      <w:r w:rsidR="003449FE">
        <w:t xml:space="preserve">: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exam_setting</w:t>
      </w:r>
      <w:proofErr w:type="spellEnd"/>
      <w:ins w:id="3286" w:author="Nguyen Thanh Binh" w:date="2019-09-03T10:35:00Z">
        <w:r w:rsidR="00B8439E">
          <w:t>?</w:t>
        </w:r>
      </w:ins>
      <w:bookmarkEnd w:id="3283"/>
    </w:p>
    <w:tbl>
      <w:tblPr>
        <w:tblStyle w:val="aff3"/>
        <w:tblW w:w="31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Change w:id="3287" w:author="Công Nguyễn Văn" w:date="2019-09-03T14:07:00Z">
          <w:tblPr>
            <w:tblStyle w:val="aff3"/>
            <w:tblW w:w="31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PrChange>
      </w:tblPr>
      <w:tblGrid>
        <w:gridCol w:w="846"/>
        <w:gridCol w:w="1581"/>
        <w:gridCol w:w="29243"/>
        <w:tblGridChange w:id="3288">
          <w:tblGrid>
            <w:gridCol w:w="846"/>
            <w:gridCol w:w="1581"/>
            <w:gridCol w:w="29243"/>
          </w:tblGrid>
        </w:tblGridChange>
      </w:tblGrid>
      <w:tr w:rsidR="003C592B" w:rsidDel="001C18C2" w14:paraId="280A912E" w14:textId="5E85EEC6" w:rsidTr="001C18C2">
        <w:trPr>
          <w:trHeight w:val="560"/>
          <w:del w:id="3289" w:author="Công Nguyễn Văn" w:date="2019-09-03T14:10:00Z"/>
          <w:trPrChange w:id="3290" w:author="Công Nguyễn Văn" w:date="2019-09-03T14:07:00Z">
            <w:trPr>
              <w:trHeight w:val="560"/>
            </w:trPr>
          </w:trPrChange>
        </w:trPr>
        <w:tc>
          <w:tcPr>
            <w:tcW w:w="31670" w:type="dxa"/>
            <w:gridSpan w:val="3"/>
            <w:vAlign w:val="center"/>
            <w:tcPrChange w:id="3291" w:author="Công Nguyễn Văn" w:date="2019-09-03T14:07:00Z">
              <w:tcPr>
                <w:tcW w:w="31670" w:type="dxa"/>
                <w:gridSpan w:val="3"/>
                <w:vAlign w:val="center"/>
              </w:tcPr>
            </w:tcPrChange>
          </w:tcPr>
          <w:p w14:paraId="280A912D" w14:textId="7893F0B3" w:rsidR="003C592B" w:rsidDel="001C18C2" w:rsidRDefault="003449FE">
            <w:pPr>
              <w:rPr>
                <w:del w:id="3292" w:author="Công Nguyễn Văn" w:date="2019-09-03T14:10:00Z"/>
                <w:b/>
              </w:rPr>
            </w:pPr>
            <w:del w:id="3293" w:author="Công Nguyễn Văn" w:date="2019-09-03T14:10:00Z">
              <w:r w:rsidDel="001C18C2">
                <w:rPr>
                  <w:b/>
                </w:rPr>
                <w:delText>Exam_setting</w:delText>
              </w:r>
            </w:del>
          </w:p>
        </w:tc>
      </w:tr>
      <w:tr w:rsidR="003C592B" w:rsidDel="001C18C2" w14:paraId="280A9132" w14:textId="6A6795E5" w:rsidTr="001C18C2">
        <w:trPr>
          <w:trHeight w:val="560"/>
          <w:del w:id="3294" w:author="Công Nguyễn Văn" w:date="2019-09-03T14:10:00Z"/>
          <w:trPrChange w:id="3295" w:author="Công Nguyễn Văn" w:date="2019-09-03T14:07:00Z">
            <w:trPr>
              <w:trHeight w:val="560"/>
            </w:trPr>
          </w:trPrChange>
        </w:trPr>
        <w:tc>
          <w:tcPr>
            <w:tcW w:w="846" w:type="dxa"/>
            <w:vAlign w:val="center"/>
            <w:tcPrChange w:id="3296" w:author="Công Nguyễn Văn" w:date="2019-09-03T14:07:00Z">
              <w:tcPr>
                <w:tcW w:w="846" w:type="dxa"/>
                <w:vAlign w:val="center"/>
              </w:tcPr>
            </w:tcPrChange>
          </w:tcPr>
          <w:p w14:paraId="280A912F" w14:textId="38FCA39C" w:rsidR="003C592B" w:rsidDel="001C18C2" w:rsidRDefault="003449FE">
            <w:pPr>
              <w:rPr>
                <w:del w:id="3297" w:author="Công Nguyễn Văn" w:date="2019-09-03T14:10:00Z"/>
                <w:b/>
              </w:rPr>
            </w:pPr>
            <w:del w:id="3298" w:author="Công Nguyễn Văn" w:date="2019-09-03T14:10:00Z">
              <w:r w:rsidDel="001C18C2">
                <w:rPr>
                  <w:b/>
                </w:rPr>
                <w:delText>Thuộc tính</w:delText>
              </w:r>
            </w:del>
          </w:p>
        </w:tc>
        <w:tc>
          <w:tcPr>
            <w:tcW w:w="1581" w:type="dxa"/>
            <w:vAlign w:val="center"/>
            <w:tcPrChange w:id="3299" w:author="Công Nguyễn Văn" w:date="2019-09-03T14:07:00Z">
              <w:tcPr>
                <w:tcW w:w="1581" w:type="dxa"/>
                <w:vAlign w:val="center"/>
              </w:tcPr>
            </w:tcPrChange>
          </w:tcPr>
          <w:p w14:paraId="280A9130" w14:textId="5891C4D2" w:rsidR="003C592B" w:rsidDel="001C18C2" w:rsidRDefault="003449FE">
            <w:pPr>
              <w:rPr>
                <w:del w:id="3300" w:author="Công Nguyễn Văn" w:date="2019-09-03T14:10:00Z"/>
                <w:b/>
              </w:rPr>
            </w:pPr>
            <w:del w:id="3301" w:author="Công Nguyễn Văn" w:date="2019-09-03T14:10:00Z">
              <w:r w:rsidDel="001C18C2">
                <w:rPr>
                  <w:b/>
                </w:rPr>
                <w:delText>Kiểu dữ liệu</w:delText>
              </w:r>
            </w:del>
          </w:p>
        </w:tc>
        <w:tc>
          <w:tcPr>
            <w:tcW w:w="29243" w:type="dxa"/>
            <w:vAlign w:val="center"/>
            <w:tcPrChange w:id="3302" w:author="Công Nguyễn Văn" w:date="2019-09-03T14:07:00Z">
              <w:tcPr>
                <w:tcW w:w="29243" w:type="dxa"/>
                <w:vAlign w:val="center"/>
              </w:tcPr>
            </w:tcPrChange>
          </w:tcPr>
          <w:p w14:paraId="280A9131" w14:textId="1F5A687F" w:rsidR="003C592B" w:rsidDel="001C18C2" w:rsidRDefault="003449FE">
            <w:pPr>
              <w:rPr>
                <w:del w:id="3303" w:author="Công Nguyễn Văn" w:date="2019-09-03T14:10:00Z"/>
                <w:b/>
              </w:rPr>
            </w:pPr>
            <w:del w:id="3304" w:author="Công Nguyễn Văn" w:date="2019-09-03T14:10:00Z">
              <w:r w:rsidDel="001C18C2">
                <w:rPr>
                  <w:b/>
                </w:rPr>
                <w:delText>Mô tả</w:delText>
              </w:r>
            </w:del>
          </w:p>
        </w:tc>
      </w:tr>
      <w:tr w:rsidR="003C592B" w:rsidDel="001C18C2" w14:paraId="280A9136" w14:textId="0481FD44" w:rsidTr="001C18C2">
        <w:trPr>
          <w:trHeight w:val="560"/>
          <w:del w:id="3305" w:author="Công Nguyễn Văn" w:date="2019-09-03T14:10:00Z"/>
          <w:trPrChange w:id="3306" w:author="Công Nguyễn Văn" w:date="2019-09-03T14:07:00Z">
            <w:trPr>
              <w:trHeight w:val="560"/>
            </w:trPr>
          </w:trPrChange>
        </w:trPr>
        <w:tc>
          <w:tcPr>
            <w:tcW w:w="846" w:type="dxa"/>
            <w:vAlign w:val="center"/>
            <w:tcPrChange w:id="3307" w:author="Công Nguyễn Văn" w:date="2019-09-03T14:07:00Z">
              <w:tcPr>
                <w:tcW w:w="846" w:type="dxa"/>
                <w:vAlign w:val="center"/>
              </w:tcPr>
            </w:tcPrChange>
          </w:tcPr>
          <w:p w14:paraId="280A9133" w14:textId="2B85B977" w:rsidR="003C592B" w:rsidDel="001C18C2" w:rsidRDefault="003449FE">
            <w:pPr>
              <w:rPr>
                <w:del w:id="3308" w:author="Công Nguyễn Văn" w:date="2019-09-03T14:10:00Z"/>
                <w:u w:val="single"/>
              </w:rPr>
            </w:pPr>
            <w:del w:id="3309" w:author="Công Nguyễn Văn" w:date="2019-09-03T14:10:00Z">
              <w:r w:rsidDel="001C18C2">
                <w:rPr>
                  <w:u w:val="single"/>
                </w:rPr>
                <w:delText>id</w:delText>
              </w:r>
            </w:del>
          </w:p>
        </w:tc>
        <w:tc>
          <w:tcPr>
            <w:tcW w:w="1581" w:type="dxa"/>
            <w:vAlign w:val="center"/>
            <w:tcPrChange w:id="3310" w:author="Công Nguyễn Văn" w:date="2019-09-03T14:07:00Z">
              <w:tcPr>
                <w:tcW w:w="1581" w:type="dxa"/>
                <w:vAlign w:val="center"/>
              </w:tcPr>
            </w:tcPrChange>
          </w:tcPr>
          <w:p w14:paraId="280A9134" w14:textId="703832E8" w:rsidR="003C592B" w:rsidDel="001C18C2" w:rsidRDefault="003449FE">
            <w:pPr>
              <w:rPr>
                <w:del w:id="3311" w:author="Công Nguyễn Văn" w:date="2019-09-03T14:10:00Z"/>
              </w:rPr>
            </w:pPr>
            <w:del w:id="3312" w:author="Công Nguyễn Văn" w:date="2019-09-03T14:10:00Z">
              <w:r w:rsidDel="001C18C2">
                <w:delText>Int</w:delText>
              </w:r>
            </w:del>
          </w:p>
        </w:tc>
        <w:tc>
          <w:tcPr>
            <w:tcW w:w="29243" w:type="dxa"/>
            <w:vAlign w:val="center"/>
            <w:tcPrChange w:id="3313" w:author="Công Nguyễn Văn" w:date="2019-09-03T14:07:00Z">
              <w:tcPr>
                <w:tcW w:w="29243" w:type="dxa"/>
                <w:vAlign w:val="center"/>
              </w:tcPr>
            </w:tcPrChange>
          </w:tcPr>
          <w:p w14:paraId="280A9135" w14:textId="77369869" w:rsidR="003C592B" w:rsidDel="001C18C2" w:rsidRDefault="003449FE">
            <w:pPr>
              <w:rPr>
                <w:del w:id="3314" w:author="Công Nguyễn Văn" w:date="2019-09-03T14:10:00Z"/>
              </w:rPr>
            </w:pPr>
            <w:del w:id="3315" w:author="Công Nguyễn Văn" w:date="2019-09-03T14:10:00Z">
              <w:r w:rsidDel="001C18C2">
                <w:delText>Mã id</w:delText>
              </w:r>
            </w:del>
          </w:p>
        </w:tc>
      </w:tr>
      <w:tr w:rsidR="003C592B" w:rsidDel="001C18C2" w14:paraId="280A913A" w14:textId="1AF391DE" w:rsidTr="001C18C2">
        <w:trPr>
          <w:trHeight w:val="740"/>
          <w:del w:id="3316" w:author="Công Nguyễn Văn" w:date="2019-09-03T14:10:00Z"/>
          <w:trPrChange w:id="3317" w:author="Công Nguyễn Văn" w:date="2019-09-03T14:07:00Z">
            <w:trPr>
              <w:trHeight w:val="740"/>
            </w:trPr>
          </w:trPrChange>
        </w:trPr>
        <w:tc>
          <w:tcPr>
            <w:tcW w:w="846" w:type="dxa"/>
            <w:vAlign w:val="center"/>
            <w:tcPrChange w:id="3318" w:author="Công Nguyễn Văn" w:date="2019-09-03T14:07:00Z">
              <w:tcPr>
                <w:tcW w:w="846" w:type="dxa"/>
                <w:vAlign w:val="center"/>
              </w:tcPr>
            </w:tcPrChange>
          </w:tcPr>
          <w:p w14:paraId="280A9137" w14:textId="1F6B147C" w:rsidR="003C592B" w:rsidDel="001C18C2" w:rsidRDefault="003449FE">
            <w:pPr>
              <w:rPr>
                <w:del w:id="3319" w:author="Công Nguyễn Văn" w:date="2019-09-03T14:10:00Z"/>
              </w:rPr>
            </w:pPr>
            <w:del w:id="3320" w:author="Công Nguyễn Văn" w:date="2019-09-03T14:10:00Z">
              <w:r w:rsidDel="001C18C2">
                <w:delText>chapter_id</w:delText>
              </w:r>
            </w:del>
          </w:p>
        </w:tc>
        <w:tc>
          <w:tcPr>
            <w:tcW w:w="1581" w:type="dxa"/>
            <w:vAlign w:val="center"/>
            <w:tcPrChange w:id="3321" w:author="Công Nguyễn Văn" w:date="2019-09-03T14:07:00Z">
              <w:tcPr>
                <w:tcW w:w="1581" w:type="dxa"/>
                <w:vAlign w:val="center"/>
              </w:tcPr>
            </w:tcPrChange>
          </w:tcPr>
          <w:p w14:paraId="280A9138" w14:textId="42B957AD" w:rsidR="003C592B" w:rsidDel="001C18C2" w:rsidRDefault="003449FE">
            <w:pPr>
              <w:rPr>
                <w:del w:id="3322" w:author="Công Nguyễn Văn" w:date="2019-09-03T14:10:00Z"/>
              </w:rPr>
            </w:pPr>
            <w:del w:id="3323" w:author="Công Nguyễn Văn" w:date="2019-09-03T14:10:00Z">
              <w:r w:rsidDel="001C18C2">
                <w:delText>Text</w:delText>
              </w:r>
            </w:del>
          </w:p>
        </w:tc>
        <w:tc>
          <w:tcPr>
            <w:tcW w:w="29243" w:type="dxa"/>
            <w:vAlign w:val="center"/>
            <w:tcPrChange w:id="3324" w:author="Công Nguyễn Văn" w:date="2019-09-03T14:07:00Z">
              <w:tcPr>
                <w:tcW w:w="29243" w:type="dxa"/>
                <w:vAlign w:val="center"/>
              </w:tcPr>
            </w:tcPrChange>
          </w:tcPr>
          <w:p w14:paraId="280A9139" w14:textId="58BB0D21" w:rsidR="003C592B" w:rsidDel="001C18C2" w:rsidRDefault="003449FE">
            <w:pPr>
              <w:rPr>
                <w:del w:id="3325" w:author="Công Nguyễn Văn" w:date="2019-09-03T14:10:00Z"/>
              </w:rPr>
            </w:pPr>
            <w:del w:id="3326" w:author="Công Nguyễn Văn" w:date="2019-09-03T14:10:00Z">
              <w:r w:rsidDel="001C18C2">
                <w:delText>Mã chương</w:delText>
              </w:r>
            </w:del>
          </w:p>
        </w:tc>
      </w:tr>
      <w:tr w:rsidR="003C592B" w:rsidDel="001C18C2" w14:paraId="280A913E" w14:textId="15BE9099" w:rsidTr="001C18C2">
        <w:trPr>
          <w:trHeight w:val="560"/>
          <w:del w:id="3327" w:author="Công Nguyễn Văn" w:date="2019-09-03T14:10:00Z"/>
          <w:trPrChange w:id="3328" w:author="Công Nguyễn Văn" w:date="2019-09-03T14:07:00Z">
            <w:trPr>
              <w:trHeight w:val="560"/>
            </w:trPr>
          </w:trPrChange>
        </w:trPr>
        <w:tc>
          <w:tcPr>
            <w:tcW w:w="846" w:type="dxa"/>
            <w:vAlign w:val="center"/>
            <w:tcPrChange w:id="3329" w:author="Công Nguyễn Văn" w:date="2019-09-03T14:07:00Z">
              <w:tcPr>
                <w:tcW w:w="846" w:type="dxa"/>
                <w:vAlign w:val="center"/>
              </w:tcPr>
            </w:tcPrChange>
          </w:tcPr>
          <w:p w14:paraId="280A913B" w14:textId="454EF706" w:rsidR="003C592B" w:rsidDel="001C18C2" w:rsidRDefault="003449FE">
            <w:pPr>
              <w:rPr>
                <w:del w:id="3330" w:author="Công Nguyễn Văn" w:date="2019-09-03T14:10:00Z"/>
              </w:rPr>
            </w:pPr>
            <w:del w:id="3331" w:author="Công Nguyễn Văn" w:date="2019-09-03T14:10:00Z">
              <w:r w:rsidDel="001C18C2">
                <w:delText>domain_id</w:delText>
              </w:r>
            </w:del>
          </w:p>
        </w:tc>
        <w:tc>
          <w:tcPr>
            <w:tcW w:w="1581" w:type="dxa"/>
            <w:vAlign w:val="center"/>
            <w:tcPrChange w:id="3332" w:author="Công Nguyễn Văn" w:date="2019-09-03T14:07:00Z">
              <w:tcPr>
                <w:tcW w:w="1581" w:type="dxa"/>
                <w:vAlign w:val="center"/>
              </w:tcPr>
            </w:tcPrChange>
          </w:tcPr>
          <w:p w14:paraId="280A913C" w14:textId="77F8D6BB" w:rsidR="003C592B" w:rsidDel="001C18C2" w:rsidRDefault="003449FE">
            <w:pPr>
              <w:rPr>
                <w:del w:id="3333" w:author="Công Nguyễn Văn" w:date="2019-09-03T14:10:00Z"/>
              </w:rPr>
            </w:pPr>
            <w:del w:id="3334" w:author="Công Nguyễn Văn" w:date="2019-09-03T14:10:00Z">
              <w:r w:rsidDel="001C18C2">
                <w:delText>Int</w:delText>
              </w:r>
            </w:del>
          </w:p>
        </w:tc>
        <w:tc>
          <w:tcPr>
            <w:tcW w:w="29243" w:type="dxa"/>
            <w:vAlign w:val="center"/>
            <w:tcPrChange w:id="3335" w:author="Công Nguyễn Văn" w:date="2019-09-03T14:07:00Z">
              <w:tcPr>
                <w:tcW w:w="29243" w:type="dxa"/>
                <w:vAlign w:val="center"/>
              </w:tcPr>
            </w:tcPrChange>
          </w:tcPr>
          <w:p w14:paraId="280A913D" w14:textId="2AD3ADC8" w:rsidR="003C592B" w:rsidDel="001C18C2" w:rsidRDefault="003449FE">
            <w:pPr>
              <w:rPr>
                <w:del w:id="3336" w:author="Công Nguyễn Văn" w:date="2019-09-03T14:10:00Z"/>
              </w:rPr>
            </w:pPr>
            <w:del w:id="3337" w:author="Công Nguyễn Văn" w:date="2019-09-03T14:10:00Z">
              <w:r w:rsidDel="001C18C2">
                <w:delText>Mã kỹ năng</w:delText>
              </w:r>
            </w:del>
          </w:p>
        </w:tc>
      </w:tr>
      <w:tr w:rsidR="003C592B" w:rsidDel="001C18C2" w14:paraId="280A9142" w14:textId="4B9872BD" w:rsidTr="001C18C2">
        <w:trPr>
          <w:trHeight w:val="560"/>
          <w:del w:id="3338" w:author="Công Nguyễn Văn" w:date="2019-09-03T14:10:00Z"/>
          <w:trPrChange w:id="3339" w:author="Công Nguyễn Văn" w:date="2019-09-03T14:07:00Z">
            <w:trPr>
              <w:trHeight w:val="560"/>
            </w:trPr>
          </w:trPrChange>
        </w:trPr>
        <w:tc>
          <w:tcPr>
            <w:tcW w:w="846" w:type="dxa"/>
            <w:vAlign w:val="center"/>
            <w:tcPrChange w:id="3340" w:author="Công Nguyễn Văn" w:date="2019-09-03T14:07:00Z">
              <w:tcPr>
                <w:tcW w:w="846" w:type="dxa"/>
                <w:vAlign w:val="center"/>
              </w:tcPr>
            </w:tcPrChange>
          </w:tcPr>
          <w:p w14:paraId="280A913F" w14:textId="772877D6" w:rsidR="003C592B" w:rsidDel="001C18C2" w:rsidRDefault="003449FE">
            <w:pPr>
              <w:rPr>
                <w:del w:id="3341" w:author="Công Nguyễn Văn" w:date="2019-09-03T14:10:00Z"/>
              </w:rPr>
            </w:pPr>
            <w:del w:id="3342" w:author="Công Nguyễn Văn" w:date="2019-09-03T14:10:00Z">
              <w:r w:rsidDel="001C18C2">
                <w:delText xml:space="preserve">           exam_id</w:delText>
              </w:r>
            </w:del>
          </w:p>
        </w:tc>
        <w:tc>
          <w:tcPr>
            <w:tcW w:w="1581" w:type="dxa"/>
            <w:vAlign w:val="center"/>
            <w:tcPrChange w:id="3343" w:author="Công Nguyễn Văn" w:date="2019-09-03T14:07:00Z">
              <w:tcPr>
                <w:tcW w:w="1581" w:type="dxa"/>
                <w:vAlign w:val="center"/>
              </w:tcPr>
            </w:tcPrChange>
          </w:tcPr>
          <w:p w14:paraId="280A9140" w14:textId="63D064FC" w:rsidR="003C592B" w:rsidDel="001C18C2" w:rsidRDefault="003449FE">
            <w:pPr>
              <w:rPr>
                <w:del w:id="3344" w:author="Công Nguyễn Văn" w:date="2019-09-03T14:10:00Z"/>
              </w:rPr>
            </w:pPr>
            <w:del w:id="3345" w:author="Công Nguyễn Văn" w:date="2019-09-03T14:10:00Z">
              <w:r w:rsidDel="001C18C2">
                <w:delText>Int</w:delText>
              </w:r>
            </w:del>
          </w:p>
        </w:tc>
        <w:tc>
          <w:tcPr>
            <w:tcW w:w="29243" w:type="dxa"/>
            <w:vAlign w:val="center"/>
            <w:tcPrChange w:id="3346" w:author="Công Nguyễn Văn" w:date="2019-09-03T14:07:00Z">
              <w:tcPr>
                <w:tcW w:w="29243" w:type="dxa"/>
                <w:vAlign w:val="center"/>
              </w:tcPr>
            </w:tcPrChange>
          </w:tcPr>
          <w:p w14:paraId="280A9141" w14:textId="43B32B7F" w:rsidR="003C592B" w:rsidDel="001C18C2" w:rsidRDefault="003449FE">
            <w:pPr>
              <w:rPr>
                <w:del w:id="3347" w:author="Công Nguyễn Văn" w:date="2019-09-03T14:10:00Z"/>
              </w:rPr>
            </w:pPr>
            <w:del w:id="3348" w:author="Công Nguyễn Văn" w:date="2019-09-03T14:10:00Z">
              <w:r w:rsidDel="001C18C2">
                <w:delText xml:space="preserve">                                                                                                                                                                                                                                                                                                                                                                                                                                                                                                                                                                                                                                                                                                                                                                                                                                                                                                                                                                                                                                                                                                                                                                                                                                                                                                                                                                                                                                                                                                                                                                                                                                                                                                                                                                                                                                                                                                                                                                                                                                                                                                                                                                                                                                                                                                                                                                                                                                                                                                                                                                                                                                                                                                                                                                                                                                                                                                                                                                                                                                                                                                                                                                                                                                                                                                                                                                                                                                                                                                                                                                                                                                                                                                                                                                                                                                                                                                                                                                                                                                                                                                                                                                                                                                                                                                                                                                                                                                                                                                                                                                                                                                                                                                                                                                                                                                                                                                                                                                                                                                                                                                                                                                                                                                                                                                                                                                                                                                                                                                                                                                                                                                                                                                                                                                                                                                                                                                                                                                                                                                                                                                                                                                                                                                                                                                                                                                                                                                                                                                                                                                                                                                                                                                                                                                                                                                                                                                                                                                                                                                                                                                                                                                                                                                                                                                                                                                                                                                                                                                                                                                                                                                                                                                                                                                                                                                                                                                                                                                                                                                                                                                                                                                                                                                                                                                                                                                                                                                                                                                                                                                                                                                                                                                                                                                                                                                                                                                                                                                                                                                                                                                                                                                                                                                                                                                                                                                                                                                                                                                                                                                                                                                                                                                                                                                                                                                                                                                                                                                                                                                                                                                                                                                                                                                                                                                                                                                                                                                                                                                                                                                                                                                                                                                                                                                                                                                                                                                                                                                                                                                                                                                                                                                                                                                                                                                                                                                                                                                                                                                                                                                                                                                                                                                                                                                                                                                                                                                                                                                                                                                                                                                                                                                                                                                                                                                                                                                                                                                                                                                                                                                                                                                                                                                                                                                                                                                                                                                                                                                                                                                                                                                                                                                                                                                                                                                                                                                                                                                                                                                                                                                                                                                                                                                                                                                                                                                                                                                                                                                                                                                                                                                                                                                                                                                                                                                                                                                                                                                                                                                                                                                                                                                                                                                                                                                                                                                                                                                                                                                                                                                                                                                                                                                                                                                                                                                                                                                                                                                                                                                                                                                                                                                                                                                                                                                                                                                                                                                                                                                                                                                                                                                                                                                                                                                                                                                                                                                                                                                                                                                                                                                                                                                                                                                                                                                                                                                                                                                                                                                                                                                                                                                                                                                                                                                                                                                                                                                                                                                                                                                                                                                                                                                                                                                                                                                                                                                                                                                                                                                                                                                                                                                                                                                                                                                                                                                                                                                                                                                                                                                                                                                                                                                                                                                                                                                                                                                                                                                                                                                                                                                                                                                                                                                                                                                                                                                                                                                                                                                                                                                                                                                                                                                                                                                                                                                                                                                                                                                                                                                                                                                                                                                                                                                                                                                                                                                           Mã bài thi random</w:delText>
              </w:r>
            </w:del>
          </w:p>
        </w:tc>
      </w:tr>
      <w:tr w:rsidR="003C592B" w:rsidDel="001C18C2" w14:paraId="280A9146" w14:textId="01B0F519" w:rsidTr="001C18C2">
        <w:trPr>
          <w:trHeight w:val="560"/>
          <w:del w:id="3349" w:author="Công Nguyễn Văn" w:date="2019-09-03T14:10:00Z"/>
          <w:trPrChange w:id="3350" w:author="Công Nguyễn Văn" w:date="2019-09-03T14:07:00Z">
            <w:trPr>
              <w:trHeight w:val="560"/>
            </w:trPr>
          </w:trPrChange>
        </w:trPr>
        <w:tc>
          <w:tcPr>
            <w:tcW w:w="846" w:type="dxa"/>
            <w:vAlign w:val="center"/>
            <w:tcPrChange w:id="3351" w:author="Công Nguyễn Văn" w:date="2019-09-03T14:07:00Z">
              <w:tcPr>
                <w:tcW w:w="846" w:type="dxa"/>
                <w:vAlign w:val="center"/>
              </w:tcPr>
            </w:tcPrChange>
          </w:tcPr>
          <w:p w14:paraId="280A9143" w14:textId="0C0DCBF1" w:rsidR="003C592B" w:rsidDel="001C18C2" w:rsidRDefault="003449FE">
            <w:pPr>
              <w:rPr>
                <w:del w:id="3352" w:author="Công Nguyễn Văn" w:date="2019-09-03T14:10:00Z"/>
              </w:rPr>
            </w:pPr>
            <w:del w:id="3353" w:author="Công Nguyễn Văn" w:date="2019-09-03T14:10:00Z">
              <w:r w:rsidDel="001C18C2">
                <w:delText>question_num</w:delText>
              </w:r>
            </w:del>
          </w:p>
        </w:tc>
        <w:tc>
          <w:tcPr>
            <w:tcW w:w="1581" w:type="dxa"/>
            <w:vAlign w:val="center"/>
            <w:tcPrChange w:id="3354" w:author="Công Nguyễn Văn" w:date="2019-09-03T14:07:00Z">
              <w:tcPr>
                <w:tcW w:w="1581" w:type="dxa"/>
                <w:vAlign w:val="center"/>
              </w:tcPr>
            </w:tcPrChange>
          </w:tcPr>
          <w:p w14:paraId="280A9144" w14:textId="549A58B0" w:rsidR="003C592B" w:rsidDel="001C18C2" w:rsidRDefault="003449FE">
            <w:pPr>
              <w:rPr>
                <w:del w:id="3355" w:author="Công Nguyễn Văn" w:date="2019-09-03T14:10:00Z"/>
              </w:rPr>
            </w:pPr>
            <w:del w:id="3356" w:author="Công Nguyễn Văn" w:date="2019-09-03T14:10:00Z">
              <w:r w:rsidDel="001C18C2">
                <w:delText>Int</w:delText>
              </w:r>
            </w:del>
          </w:p>
        </w:tc>
        <w:tc>
          <w:tcPr>
            <w:tcW w:w="29243" w:type="dxa"/>
            <w:vAlign w:val="center"/>
            <w:tcPrChange w:id="3357" w:author="Công Nguyễn Văn" w:date="2019-09-03T14:07:00Z">
              <w:tcPr>
                <w:tcW w:w="29243" w:type="dxa"/>
                <w:vAlign w:val="center"/>
              </w:tcPr>
            </w:tcPrChange>
          </w:tcPr>
          <w:p w14:paraId="280A9145" w14:textId="52F45014" w:rsidR="003C592B" w:rsidDel="001C18C2" w:rsidRDefault="003449FE">
            <w:pPr>
              <w:rPr>
                <w:del w:id="3358" w:author="Công Nguyễn Văn" w:date="2019-09-03T14:10:00Z"/>
              </w:rPr>
            </w:pPr>
            <w:del w:id="3359" w:author="Công Nguyễn Văn" w:date="2019-09-03T14:10:00Z">
              <w:r w:rsidDel="001C18C2">
                <w:delText>Số câu hỏi random</w:delText>
              </w:r>
            </w:del>
          </w:p>
        </w:tc>
      </w:tr>
    </w:tb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1C18C2" w14:paraId="5728BFCE" w14:textId="77777777" w:rsidTr="00E67B83">
        <w:trPr>
          <w:trHeight w:val="560"/>
          <w:ins w:id="3360" w:author="Công Nguyễn Văn" w:date="2019-09-03T14:08:00Z"/>
        </w:trPr>
        <w:tc>
          <w:tcPr>
            <w:tcW w:w="9039" w:type="dxa"/>
            <w:gridSpan w:val="3"/>
            <w:vAlign w:val="center"/>
          </w:tcPr>
          <w:p w14:paraId="5D3BB8AD" w14:textId="77777777" w:rsidR="001C18C2" w:rsidRDefault="001C18C2" w:rsidP="00E67B83">
            <w:pPr>
              <w:rPr>
                <w:ins w:id="3361" w:author="Công Nguyễn Văn" w:date="2019-09-03T14:08:00Z"/>
                <w:b/>
              </w:rPr>
            </w:pPr>
            <w:bookmarkStart w:id="3362" w:name="_1d96cc0" w:colFirst="0" w:colLast="0"/>
            <w:bookmarkEnd w:id="3362"/>
            <w:proofErr w:type="spellStart"/>
            <w:ins w:id="3363" w:author="Công Nguyễn Văn" w:date="2019-09-03T14:08:00Z">
              <w:r>
                <w:rPr>
                  <w:b/>
                </w:rPr>
                <w:t>Exam_answer</w:t>
              </w:r>
              <w:proofErr w:type="spellEnd"/>
            </w:ins>
          </w:p>
        </w:tc>
      </w:tr>
      <w:tr w:rsidR="001C18C2" w14:paraId="400A85A2" w14:textId="77777777" w:rsidTr="00E67B83">
        <w:trPr>
          <w:trHeight w:val="560"/>
          <w:ins w:id="3364" w:author="Công Nguyễn Văn" w:date="2019-09-03T14:08:00Z"/>
        </w:trPr>
        <w:tc>
          <w:tcPr>
            <w:tcW w:w="2547" w:type="dxa"/>
            <w:vAlign w:val="center"/>
          </w:tcPr>
          <w:p w14:paraId="51531E72" w14:textId="77777777" w:rsidR="001C18C2" w:rsidRDefault="001C18C2" w:rsidP="00E67B83">
            <w:pPr>
              <w:rPr>
                <w:ins w:id="3365" w:author="Công Nguyễn Văn" w:date="2019-09-03T14:08:00Z"/>
                <w:b/>
              </w:rPr>
            </w:pPr>
            <w:proofErr w:type="spellStart"/>
            <w:ins w:id="3366" w:author="Công Nguyễn Văn" w:date="2019-09-03T14:08:00Z">
              <w:r>
                <w:rPr>
                  <w:b/>
                </w:rPr>
                <w:t>Thuộc</w:t>
              </w:r>
              <w:proofErr w:type="spellEnd"/>
              <w:r>
                <w:rPr>
                  <w:b/>
                </w:rPr>
                <w:t xml:space="preserve"> </w:t>
              </w:r>
              <w:proofErr w:type="spellStart"/>
              <w:r>
                <w:rPr>
                  <w:b/>
                </w:rPr>
                <w:t>tính</w:t>
              </w:r>
              <w:proofErr w:type="spellEnd"/>
            </w:ins>
          </w:p>
        </w:tc>
        <w:tc>
          <w:tcPr>
            <w:tcW w:w="3402" w:type="dxa"/>
            <w:vAlign w:val="center"/>
          </w:tcPr>
          <w:p w14:paraId="7CC3E8BB" w14:textId="77777777" w:rsidR="001C18C2" w:rsidRDefault="001C18C2" w:rsidP="00E67B83">
            <w:pPr>
              <w:rPr>
                <w:ins w:id="3367" w:author="Công Nguyễn Văn" w:date="2019-09-03T14:08:00Z"/>
                <w:b/>
              </w:rPr>
            </w:pPr>
            <w:proofErr w:type="spellStart"/>
            <w:ins w:id="3368" w:author="Công Nguyễn Văn" w:date="2019-09-03T14:08:00Z">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ins>
          </w:p>
        </w:tc>
        <w:tc>
          <w:tcPr>
            <w:tcW w:w="3090" w:type="dxa"/>
            <w:vAlign w:val="center"/>
          </w:tcPr>
          <w:p w14:paraId="02C44EAA" w14:textId="77777777" w:rsidR="001C18C2" w:rsidRDefault="001C18C2" w:rsidP="00E67B83">
            <w:pPr>
              <w:rPr>
                <w:ins w:id="3369" w:author="Công Nguyễn Văn" w:date="2019-09-03T14:08:00Z"/>
                <w:b/>
              </w:rPr>
            </w:pPr>
            <w:proofErr w:type="spellStart"/>
            <w:ins w:id="3370" w:author="Công Nguyễn Văn" w:date="2019-09-03T14:08:00Z">
              <w:r>
                <w:rPr>
                  <w:b/>
                </w:rPr>
                <w:t>Mô</w:t>
              </w:r>
              <w:proofErr w:type="spellEnd"/>
              <w:r>
                <w:rPr>
                  <w:b/>
                </w:rPr>
                <w:t xml:space="preserve"> </w:t>
              </w:r>
              <w:proofErr w:type="spellStart"/>
              <w:r>
                <w:rPr>
                  <w:b/>
                </w:rPr>
                <w:t>tả</w:t>
              </w:r>
              <w:proofErr w:type="spellEnd"/>
            </w:ins>
          </w:p>
        </w:tc>
      </w:tr>
      <w:tr w:rsidR="001C18C2" w14:paraId="5BC27EEC" w14:textId="77777777" w:rsidTr="00E67B83">
        <w:trPr>
          <w:trHeight w:val="560"/>
          <w:ins w:id="3371" w:author="Công Nguyễn Văn" w:date="2019-09-03T14:08:00Z"/>
        </w:trPr>
        <w:tc>
          <w:tcPr>
            <w:tcW w:w="2547" w:type="dxa"/>
            <w:vAlign w:val="center"/>
          </w:tcPr>
          <w:p w14:paraId="6EB56255" w14:textId="77777777" w:rsidR="001C18C2" w:rsidRDefault="001C18C2" w:rsidP="00E67B83">
            <w:pPr>
              <w:rPr>
                <w:ins w:id="3372" w:author="Công Nguyễn Văn" w:date="2019-09-03T14:08:00Z"/>
                <w:u w:val="single"/>
              </w:rPr>
            </w:pPr>
            <w:ins w:id="3373" w:author="Công Nguyễn Văn" w:date="2019-09-03T14:08:00Z">
              <w:r>
                <w:rPr>
                  <w:u w:val="single"/>
                </w:rPr>
                <w:t>id</w:t>
              </w:r>
            </w:ins>
          </w:p>
        </w:tc>
        <w:tc>
          <w:tcPr>
            <w:tcW w:w="3402" w:type="dxa"/>
            <w:vAlign w:val="center"/>
          </w:tcPr>
          <w:p w14:paraId="3F8A367D" w14:textId="77777777" w:rsidR="001C18C2" w:rsidRDefault="001C18C2">
            <w:pPr>
              <w:jc w:val="center"/>
              <w:rPr>
                <w:ins w:id="3374" w:author="Công Nguyễn Văn" w:date="2019-09-03T14:08:00Z"/>
              </w:rPr>
              <w:pPrChange w:id="3375" w:author="Công Nguyễn Văn" w:date="2019-09-03T14:09:00Z">
                <w:pPr/>
              </w:pPrChange>
            </w:pPr>
            <w:ins w:id="3376" w:author="Công Nguyễn Văn" w:date="2019-09-03T14:08:00Z">
              <w:r>
                <w:t>Int</w:t>
              </w:r>
            </w:ins>
          </w:p>
        </w:tc>
        <w:tc>
          <w:tcPr>
            <w:tcW w:w="3090" w:type="dxa"/>
            <w:vAlign w:val="center"/>
          </w:tcPr>
          <w:p w14:paraId="34592A8F" w14:textId="34866E76" w:rsidR="001C18C2" w:rsidRDefault="001C18C2" w:rsidP="00E67B83">
            <w:pPr>
              <w:rPr>
                <w:ins w:id="3377" w:author="Công Nguyễn Văn" w:date="2019-09-03T14:08:00Z"/>
              </w:rPr>
            </w:pPr>
            <w:proofErr w:type="spellStart"/>
            <w:ins w:id="3378" w:author="Công Nguyễn Văn" w:date="2019-09-03T14:09:00Z">
              <w:r>
                <w:t>Mã</w:t>
              </w:r>
              <w:proofErr w:type="spellEnd"/>
              <w:r>
                <w:t xml:space="preserve"> Id</w:t>
              </w:r>
            </w:ins>
          </w:p>
        </w:tc>
      </w:tr>
      <w:tr w:rsidR="001C18C2" w14:paraId="1CBD161C" w14:textId="77777777" w:rsidTr="00E67B83">
        <w:trPr>
          <w:trHeight w:val="740"/>
          <w:ins w:id="3379" w:author="Công Nguyễn Văn" w:date="2019-09-03T14:08:00Z"/>
        </w:trPr>
        <w:tc>
          <w:tcPr>
            <w:tcW w:w="2547" w:type="dxa"/>
            <w:vAlign w:val="center"/>
          </w:tcPr>
          <w:p w14:paraId="4F8C0ECE" w14:textId="62009A00" w:rsidR="001C18C2" w:rsidRDefault="001C18C2" w:rsidP="00E67B83">
            <w:pPr>
              <w:rPr>
                <w:ins w:id="3380" w:author="Công Nguyễn Văn" w:date="2019-09-03T14:08:00Z"/>
              </w:rPr>
            </w:pPr>
            <w:proofErr w:type="spellStart"/>
            <w:ins w:id="3381" w:author="Công Nguyễn Văn" w:date="2019-09-03T14:08:00Z">
              <w:r>
                <w:t>chapter_id</w:t>
              </w:r>
              <w:proofErr w:type="spellEnd"/>
            </w:ins>
          </w:p>
        </w:tc>
        <w:tc>
          <w:tcPr>
            <w:tcW w:w="3402" w:type="dxa"/>
            <w:vAlign w:val="center"/>
          </w:tcPr>
          <w:p w14:paraId="4B20E454" w14:textId="77777777" w:rsidR="001C18C2" w:rsidRDefault="001C18C2">
            <w:pPr>
              <w:jc w:val="center"/>
              <w:rPr>
                <w:ins w:id="3382" w:author="Công Nguyễn Văn" w:date="2019-09-03T14:08:00Z"/>
              </w:rPr>
              <w:pPrChange w:id="3383" w:author="Công Nguyễn Văn" w:date="2019-09-03T14:09:00Z">
                <w:pPr/>
              </w:pPrChange>
            </w:pPr>
            <w:ins w:id="3384" w:author="Công Nguyễn Văn" w:date="2019-09-03T14:08:00Z">
              <w:r>
                <w:t>Text</w:t>
              </w:r>
            </w:ins>
          </w:p>
        </w:tc>
        <w:tc>
          <w:tcPr>
            <w:tcW w:w="3090" w:type="dxa"/>
            <w:vAlign w:val="center"/>
          </w:tcPr>
          <w:p w14:paraId="47E44F25" w14:textId="5B199B32" w:rsidR="001C18C2" w:rsidRDefault="001C18C2" w:rsidP="00E67B83">
            <w:pPr>
              <w:rPr>
                <w:ins w:id="3385" w:author="Công Nguyễn Văn" w:date="2019-09-03T14:08:00Z"/>
              </w:rPr>
            </w:pPr>
            <w:proofErr w:type="spellStart"/>
            <w:ins w:id="3386" w:author="Công Nguyễn Văn" w:date="2019-09-03T14:08:00Z">
              <w:r>
                <w:t>Mã</w:t>
              </w:r>
              <w:proofErr w:type="spellEnd"/>
              <w:r>
                <w:t xml:space="preserve"> </w:t>
              </w:r>
            </w:ins>
            <w:proofErr w:type="spellStart"/>
            <w:ins w:id="3387" w:author="Công Nguyễn Văn" w:date="2019-09-03T14:09:00Z">
              <w:r>
                <w:t>chương</w:t>
              </w:r>
            </w:ins>
            <w:proofErr w:type="spellEnd"/>
          </w:p>
        </w:tc>
      </w:tr>
      <w:tr w:rsidR="001C18C2" w14:paraId="5841B3C7" w14:textId="77777777" w:rsidTr="00E67B83">
        <w:trPr>
          <w:trHeight w:val="560"/>
          <w:ins w:id="3388" w:author="Công Nguyễn Văn" w:date="2019-09-03T14:08:00Z"/>
        </w:trPr>
        <w:tc>
          <w:tcPr>
            <w:tcW w:w="2547" w:type="dxa"/>
            <w:vAlign w:val="center"/>
          </w:tcPr>
          <w:p w14:paraId="1D05F795" w14:textId="77D31499" w:rsidR="001C18C2" w:rsidRDefault="001C18C2" w:rsidP="00E67B83">
            <w:pPr>
              <w:rPr>
                <w:ins w:id="3389" w:author="Công Nguyễn Văn" w:date="2019-09-03T14:08:00Z"/>
              </w:rPr>
            </w:pPr>
            <w:proofErr w:type="spellStart"/>
            <w:ins w:id="3390" w:author="Công Nguyễn Văn" w:date="2019-09-03T14:08:00Z">
              <w:r>
                <w:t>domain_id</w:t>
              </w:r>
              <w:proofErr w:type="spellEnd"/>
            </w:ins>
          </w:p>
        </w:tc>
        <w:tc>
          <w:tcPr>
            <w:tcW w:w="3402" w:type="dxa"/>
            <w:vAlign w:val="center"/>
          </w:tcPr>
          <w:p w14:paraId="08F7C694" w14:textId="77777777" w:rsidR="001C18C2" w:rsidRDefault="001C18C2">
            <w:pPr>
              <w:jc w:val="center"/>
              <w:rPr>
                <w:ins w:id="3391" w:author="Công Nguyễn Văn" w:date="2019-09-03T14:08:00Z"/>
              </w:rPr>
              <w:pPrChange w:id="3392" w:author="Công Nguyễn Văn" w:date="2019-09-03T14:09:00Z">
                <w:pPr/>
              </w:pPrChange>
            </w:pPr>
            <w:ins w:id="3393" w:author="Công Nguyễn Văn" w:date="2019-09-03T14:08:00Z">
              <w:r>
                <w:t>Int</w:t>
              </w:r>
            </w:ins>
          </w:p>
        </w:tc>
        <w:tc>
          <w:tcPr>
            <w:tcW w:w="3090" w:type="dxa"/>
            <w:vAlign w:val="center"/>
          </w:tcPr>
          <w:p w14:paraId="2489DF21" w14:textId="4266C1F0" w:rsidR="001C18C2" w:rsidRDefault="001C18C2" w:rsidP="00E67B83">
            <w:pPr>
              <w:rPr>
                <w:ins w:id="3394" w:author="Công Nguyễn Văn" w:date="2019-09-03T14:08:00Z"/>
              </w:rPr>
            </w:pPr>
            <w:proofErr w:type="spellStart"/>
            <w:ins w:id="3395" w:author="Công Nguyễn Văn" w:date="2019-09-03T14:08:00Z">
              <w:r>
                <w:t>Mã</w:t>
              </w:r>
              <w:proofErr w:type="spellEnd"/>
              <w:r>
                <w:t xml:space="preserve"> </w:t>
              </w:r>
            </w:ins>
            <w:proofErr w:type="spellStart"/>
            <w:ins w:id="3396" w:author="Công Nguyễn Văn" w:date="2019-09-03T14:09:00Z">
              <w:r>
                <w:t>kĩ</w:t>
              </w:r>
              <w:proofErr w:type="spellEnd"/>
              <w:r>
                <w:t xml:space="preserve"> </w:t>
              </w:r>
              <w:proofErr w:type="spellStart"/>
              <w:r>
                <w:t>năng</w:t>
              </w:r>
            </w:ins>
            <w:proofErr w:type="spellEnd"/>
          </w:p>
        </w:tc>
      </w:tr>
      <w:tr w:rsidR="001C18C2" w14:paraId="73F5C191" w14:textId="77777777" w:rsidTr="00E67B83">
        <w:trPr>
          <w:trHeight w:val="560"/>
          <w:ins w:id="3397" w:author="Công Nguyễn Văn" w:date="2019-09-03T14:08:00Z"/>
        </w:trPr>
        <w:tc>
          <w:tcPr>
            <w:tcW w:w="2547" w:type="dxa"/>
            <w:vAlign w:val="center"/>
          </w:tcPr>
          <w:p w14:paraId="6B9ABB5F" w14:textId="5AC21734" w:rsidR="001C18C2" w:rsidRDefault="001C18C2">
            <w:pPr>
              <w:jc w:val="both"/>
              <w:rPr>
                <w:ins w:id="3398" w:author="Công Nguyễn Văn" w:date="2019-09-03T14:08:00Z"/>
              </w:rPr>
              <w:pPrChange w:id="3399" w:author="Công Nguyễn Văn" w:date="2019-09-03T14:09:00Z">
                <w:pPr/>
              </w:pPrChange>
            </w:pPr>
            <w:proofErr w:type="spellStart"/>
            <w:ins w:id="3400" w:author="Công Nguyễn Văn" w:date="2019-09-03T14:08:00Z">
              <w:r>
                <w:t>Exam_id</w:t>
              </w:r>
              <w:proofErr w:type="spellEnd"/>
            </w:ins>
          </w:p>
        </w:tc>
        <w:tc>
          <w:tcPr>
            <w:tcW w:w="3402" w:type="dxa"/>
            <w:vAlign w:val="center"/>
          </w:tcPr>
          <w:p w14:paraId="2A1322CD" w14:textId="4EEE35E2" w:rsidR="001C18C2" w:rsidRDefault="001C18C2">
            <w:pPr>
              <w:jc w:val="center"/>
              <w:rPr>
                <w:ins w:id="3401" w:author="Công Nguyễn Văn" w:date="2019-09-03T14:08:00Z"/>
              </w:rPr>
              <w:pPrChange w:id="3402" w:author="Công Nguyễn Văn" w:date="2019-09-03T14:09:00Z">
                <w:pPr/>
              </w:pPrChange>
            </w:pPr>
            <w:ins w:id="3403" w:author="Công Nguyễn Văn" w:date="2019-09-03T14:09:00Z">
              <w:r>
                <w:t>Int</w:t>
              </w:r>
            </w:ins>
          </w:p>
        </w:tc>
        <w:tc>
          <w:tcPr>
            <w:tcW w:w="3090" w:type="dxa"/>
            <w:vAlign w:val="center"/>
          </w:tcPr>
          <w:p w14:paraId="3B2ACC8B" w14:textId="5453BE95" w:rsidR="001C18C2" w:rsidRDefault="001C18C2" w:rsidP="00E67B83">
            <w:pPr>
              <w:rPr>
                <w:ins w:id="3404" w:author="Công Nguyễn Văn" w:date="2019-09-03T14:08:00Z"/>
              </w:rPr>
            </w:pPr>
            <w:proofErr w:type="spellStart"/>
            <w:ins w:id="3405" w:author="Công Nguyễn Văn" w:date="2019-09-03T14:09:00Z">
              <w:r>
                <w:t>Mã</w:t>
              </w:r>
              <w:proofErr w:type="spellEnd"/>
              <w:r>
                <w:t xml:space="preserve"> </w:t>
              </w:r>
              <w:proofErr w:type="spellStart"/>
              <w:r>
                <w:t>bài</w:t>
              </w:r>
              <w:proofErr w:type="spellEnd"/>
              <w:r>
                <w:t xml:space="preserve"> </w:t>
              </w:r>
              <w:proofErr w:type="spellStart"/>
              <w:r>
                <w:t>th</w:t>
              </w:r>
            </w:ins>
            <w:ins w:id="3406" w:author="Công Nguyễn Văn" w:date="2019-09-03T14:10:00Z">
              <w:r>
                <w:t>i</w:t>
              </w:r>
              <w:proofErr w:type="spellEnd"/>
              <w:r>
                <w:t xml:space="preserve"> random</w:t>
              </w:r>
            </w:ins>
          </w:p>
        </w:tc>
      </w:tr>
      <w:tr w:rsidR="001C18C2" w14:paraId="3960C5D0" w14:textId="77777777" w:rsidTr="00E67B83">
        <w:trPr>
          <w:trHeight w:val="560"/>
          <w:ins w:id="3407" w:author="Công Nguyễn Văn" w:date="2019-09-03T14:08:00Z"/>
        </w:trPr>
        <w:tc>
          <w:tcPr>
            <w:tcW w:w="2547" w:type="dxa"/>
            <w:vAlign w:val="center"/>
          </w:tcPr>
          <w:p w14:paraId="4618E02B" w14:textId="588D48B5" w:rsidR="001C18C2" w:rsidRDefault="001C18C2" w:rsidP="00E67B83">
            <w:pPr>
              <w:rPr>
                <w:ins w:id="3408" w:author="Công Nguyễn Văn" w:date="2019-09-03T14:08:00Z"/>
              </w:rPr>
            </w:pPr>
            <w:proofErr w:type="spellStart"/>
            <w:ins w:id="3409" w:author="Công Nguyễn Văn" w:date="2019-09-03T14:08:00Z">
              <w:r>
                <w:rPr>
                  <w:rFonts w:hint="eastAsia"/>
                </w:rPr>
                <w:t>Q</w:t>
              </w:r>
              <w:r>
                <w:t>uestion_num</w:t>
              </w:r>
              <w:proofErr w:type="spellEnd"/>
            </w:ins>
          </w:p>
        </w:tc>
        <w:tc>
          <w:tcPr>
            <w:tcW w:w="3402" w:type="dxa"/>
            <w:vAlign w:val="center"/>
          </w:tcPr>
          <w:p w14:paraId="435CBC65" w14:textId="212F91FA" w:rsidR="001C18C2" w:rsidRDefault="001C18C2">
            <w:pPr>
              <w:jc w:val="center"/>
              <w:rPr>
                <w:ins w:id="3410" w:author="Công Nguyễn Văn" w:date="2019-09-03T14:08:00Z"/>
              </w:rPr>
              <w:pPrChange w:id="3411" w:author="Công Nguyễn Văn" w:date="2019-09-03T14:09:00Z">
                <w:pPr/>
              </w:pPrChange>
            </w:pPr>
            <w:ins w:id="3412" w:author="Công Nguyễn Văn" w:date="2019-09-03T14:09:00Z">
              <w:r>
                <w:rPr>
                  <w:rFonts w:hint="eastAsia"/>
                </w:rPr>
                <w:t>I</w:t>
              </w:r>
              <w:r>
                <w:t>nt</w:t>
              </w:r>
            </w:ins>
          </w:p>
        </w:tc>
        <w:tc>
          <w:tcPr>
            <w:tcW w:w="3090" w:type="dxa"/>
            <w:vAlign w:val="center"/>
          </w:tcPr>
          <w:p w14:paraId="57B4424F" w14:textId="1A0C7530" w:rsidR="001C18C2" w:rsidRDefault="001C18C2" w:rsidP="00E67B83">
            <w:pPr>
              <w:rPr>
                <w:ins w:id="3413" w:author="Công Nguyễn Văn" w:date="2019-09-03T14:08:00Z"/>
              </w:rPr>
            </w:pPr>
            <w:proofErr w:type="spellStart"/>
            <w:ins w:id="3414" w:author="Công Nguyễn Văn" w:date="2019-09-03T14:10:00Z">
              <w:r>
                <w:rPr>
                  <w:rFonts w:hint="eastAsia"/>
                </w:rPr>
                <w:t>S</w:t>
              </w:r>
              <w:r>
                <w:t>ố</w:t>
              </w:r>
              <w:proofErr w:type="spellEnd"/>
              <w:r>
                <w:t xml:space="preserve"> </w:t>
              </w:r>
              <w:proofErr w:type="spellStart"/>
              <w:r>
                <w:t>câu</w:t>
              </w:r>
              <w:proofErr w:type="spellEnd"/>
              <w:r>
                <w:t xml:space="preserve"> </w:t>
              </w:r>
              <w:proofErr w:type="spellStart"/>
              <w:r>
                <w:t>hỏi</w:t>
              </w:r>
              <w:proofErr w:type="spellEnd"/>
              <w:r>
                <w:t xml:space="preserve"> random</w:t>
              </w:r>
            </w:ins>
          </w:p>
        </w:tc>
      </w:tr>
    </w:tbl>
    <w:p w14:paraId="3895932B" w14:textId="77777777" w:rsidR="001C18C2" w:rsidRDefault="001C18C2" w:rsidP="00D65C75">
      <w:pPr>
        <w:jc w:val="center"/>
        <w:rPr>
          <w:ins w:id="3415" w:author="Công Nguyễn Văn" w:date="2019-09-03T14:08:00Z"/>
        </w:rPr>
      </w:pPr>
    </w:p>
    <w:p w14:paraId="280A9147" w14:textId="4A1F94A0" w:rsidR="003C592B" w:rsidRDefault="003449FE" w:rsidP="00D65C75">
      <w:pPr>
        <w:jc w:val="center"/>
      </w:pPr>
      <w:proofErr w:type="spellStart"/>
      <w:r>
        <w:t>Bảng</w:t>
      </w:r>
      <w:proofErr w:type="spellEnd"/>
      <w:r>
        <w:t xml:space="preserve"> </w:t>
      </w:r>
      <w:r w:rsidR="00D65C75">
        <w:t>38</w:t>
      </w:r>
      <w:r>
        <w:t xml:space="preserve">: </w:t>
      </w:r>
      <w:proofErr w:type="spellStart"/>
      <w:r>
        <w:t>Bảng</w:t>
      </w:r>
      <w:proofErr w:type="spellEnd"/>
      <w:r>
        <w:t xml:space="preserve"> CSDL Exam Setting</w:t>
      </w:r>
    </w:p>
    <w:p w14:paraId="280A9148" w14:textId="77777777" w:rsidR="003C592B" w:rsidRDefault="003C592B"/>
    <w:p w14:paraId="280A9149" w14:textId="658F052D" w:rsidR="003C592B" w:rsidRDefault="00212D8E" w:rsidP="00D92648">
      <w:pPr>
        <w:pStyle w:val="Heading4"/>
        <w:pPrChange w:id="3416" w:author="Công Nguyễn Văn" w:date="2019-09-05T13:58:00Z">
          <w:pPr>
            <w:pStyle w:val="Heading3"/>
          </w:pPr>
        </w:pPrChange>
      </w:pPr>
      <w:bookmarkStart w:id="3417" w:name="_Toc18584526"/>
      <w:r>
        <w:t>3</w:t>
      </w:r>
      <w:r w:rsidR="003449FE">
        <w:t>.6.</w:t>
      </w:r>
      <w:ins w:id="3418" w:author="Công Nguyễn Văn" w:date="2019-09-05T13:58:00Z">
        <w:r w:rsidR="00D92648">
          <w:t>3.15</w:t>
        </w:r>
      </w:ins>
      <w:del w:id="3419" w:author="Công Nguyễn Văn" w:date="2019-09-05T13:58:00Z">
        <w:r w:rsidR="003449FE" w:rsidDel="00D92648">
          <w:delText>14</w:delText>
        </w:r>
      </w:del>
      <w:r w:rsidR="003449FE">
        <w:t xml:space="preserve">: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chapter_exam</w:t>
      </w:r>
      <w:bookmarkEnd w:id="3417"/>
      <w:proofErr w:type="spellEnd"/>
    </w:p>
    <w:tbl>
      <w:tblPr>
        <w:tblStyle w:val="aff4"/>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4B" w14:textId="77777777">
        <w:trPr>
          <w:trHeight w:val="560"/>
        </w:trPr>
        <w:tc>
          <w:tcPr>
            <w:tcW w:w="9039" w:type="dxa"/>
            <w:gridSpan w:val="3"/>
            <w:vAlign w:val="center"/>
          </w:tcPr>
          <w:p w14:paraId="280A914A" w14:textId="77777777" w:rsidR="003C592B" w:rsidRDefault="003449FE">
            <w:pPr>
              <w:rPr>
                <w:b/>
              </w:rPr>
            </w:pPr>
            <w:proofErr w:type="spellStart"/>
            <w:r>
              <w:rPr>
                <w:b/>
              </w:rPr>
              <w:t>Chapter_exam</w:t>
            </w:r>
            <w:proofErr w:type="spellEnd"/>
          </w:p>
        </w:tc>
      </w:tr>
      <w:tr w:rsidR="003C592B" w14:paraId="280A914F" w14:textId="77777777">
        <w:trPr>
          <w:trHeight w:val="560"/>
        </w:trPr>
        <w:tc>
          <w:tcPr>
            <w:tcW w:w="2547" w:type="dxa"/>
            <w:vAlign w:val="center"/>
          </w:tcPr>
          <w:p w14:paraId="280A914C"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14D"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14E"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153" w14:textId="77777777">
        <w:trPr>
          <w:trHeight w:val="560"/>
        </w:trPr>
        <w:tc>
          <w:tcPr>
            <w:tcW w:w="2547" w:type="dxa"/>
            <w:vAlign w:val="center"/>
          </w:tcPr>
          <w:p w14:paraId="280A9150" w14:textId="77777777" w:rsidR="003C592B" w:rsidRDefault="003449FE">
            <w:pPr>
              <w:rPr>
                <w:u w:val="single"/>
              </w:rPr>
            </w:pPr>
            <w:r>
              <w:rPr>
                <w:u w:val="single"/>
              </w:rPr>
              <w:t>id</w:t>
            </w:r>
          </w:p>
        </w:tc>
        <w:tc>
          <w:tcPr>
            <w:tcW w:w="3402" w:type="dxa"/>
            <w:vAlign w:val="center"/>
          </w:tcPr>
          <w:p w14:paraId="280A9151" w14:textId="77777777" w:rsidR="003C592B" w:rsidRDefault="003449FE">
            <w:r>
              <w:t>Int</w:t>
            </w:r>
          </w:p>
        </w:tc>
        <w:tc>
          <w:tcPr>
            <w:tcW w:w="3090" w:type="dxa"/>
            <w:vAlign w:val="center"/>
          </w:tcPr>
          <w:p w14:paraId="280A9152" w14:textId="77777777" w:rsidR="003C592B" w:rsidRDefault="003449FE">
            <w:proofErr w:type="spellStart"/>
            <w:r>
              <w:t>Mã</w:t>
            </w:r>
            <w:proofErr w:type="spellEnd"/>
            <w:r>
              <w:t xml:space="preserve"> id</w:t>
            </w:r>
          </w:p>
        </w:tc>
      </w:tr>
      <w:tr w:rsidR="003C592B" w14:paraId="280A9157" w14:textId="77777777">
        <w:trPr>
          <w:trHeight w:val="740"/>
        </w:trPr>
        <w:tc>
          <w:tcPr>
            <w:tcW w:w="2547" w:type="dxa"/>
            <w:vAlign w:val="center"/>
          </w:tcPr>
          <w:p w14:paraId="280A9154" w14:textId="77777777" w:rsidR="003C592B" w:rsidRDefault="003449FE">
            <w:proofErr w:type="spellStart"/>
            <w:r>
              <w:t>exam_id</w:t>
            </w:r>
            <w:proofErr w:type="spellEnd"/>
          </w:p>
        </w:tc>
        <w:tc>
          <w:tcPr>
            <w:tcW w:w="3402" w:type="dxa"/>
            <w:vAlign w:val="center"/>
          </w:tcPr>
          <w:p w14:paraId="280A9155" w14:textId="77777777" w:rsidR="003C592B" w:rsidRDefault="003449FE">
            <w:r>
              <w:t>Int</w:t>
            </w:r>
          </w:p>
        </w:tc>
        <w:tc>
          <w:tcPr>
            <w:tcW w:w="3090" w:type="dxa"/>
            <w:vAlign w:val="center"/>
          </w:tcPr>
          <w:p w14:paraId="280A9156" w14:textId="77777777" w:rsidR="003C592B" w:rsidRDefault="003449FE">
            <w:proofErr w:type="spellStart"/>
            <w:r>
              <w:t>Mã</w:t>
            </w:r>
            <w:proofErr w:type="spellEnd"/>
            <w:r>
              <w:t xml:space="preserve"> </w:t>
            </w:r>
            <w:proofErr w:type="spellStart"/>
            <w:r>
              <w:t>bài</w:t>
            </w:r>
            <w:proofErr w:type="spellEnd"/>
            <w:r>
              <w:t xml:space="preserve"> </w:t>
            </w:r>
            <w:proofErr w:type="spellStart"/>
            <w:r>
              <w:t>thi</w:t>
            </w:r>
            <w:proofErr w:type="spellEnd"/>
          </w:p>
        </w:tc>
      </w:tr>
      <w:tr w:rsidR="003C592B" w14:paraId="280A915B" w14:textId="77777777">
        <w:trPr>
          <w:trHeight w:val="560"/>
        </w:trPr>
        <w:tc>
          <w:tcPr>
            <w:tcW w:w="2547" w:type="dxa"/>
            <w:vAlign w:val="center"/>
          </w:tcPr>
          <w:p w14:paraId="280A9158" w14:textId="77777777" w:rsidR="003C592B" w:rsidRDefault="003449FE">
            <w:proofErr w:type="spellStart"/>
            <w:r>
              <w:t>chapter_id</w:t>
            </w:r>
            <w:proofErr w:type="spellEnd"/>
          </w:p>
        </w:tc>
        <w:tc>
          <w:tcPr>
            <w:tcW w:w="3402" w:type="dxa"/>
            <w:vAlign w:val="center"/>
          </w:tcPr>
          <w:p w14:paraId="280A9159" w14:textId="77777777" w:rsidR="003C592B" w:rsidRDefault="003449FE">
            <w:r>
              <w:t>Int</w:t>
            </w:r>
          </w:p>
        </w:tc>
        <w:tc>
          <w:tcPr>
            <w:tcW w:w="3090" w:type="dxa"/>
            <w:vAlign w:val="center"/>
          </w:tcPr>
          <w:p w14:paraId="280A915A" w14:textId="77777777" w:rsidR="003C592B" w:rsidRDefault="003449FE">
            <w:proofErr w:type="spellStart"/>
            <w:r>
              <w:t>Mã</w:t>
            </w:r>
            <w:proofErr w:type="spellEnd"/>
            <w:r>
              <w:t xml:space="preserve"> </w:t>
            </w:r>
            <w:proofErr w:type="spellStart"/>
            <w:r>
              <w:t>chương</w:t>
            </w:r>
            <w:proofErr w:type="spellEnd"/>
          </w:p>
        </w:tc>
      </w:tr>
      <w:tr w:rsidR="003C592B" w14:paraId="280A915F" w14:textId="77777777">
        <w:trPr>
          <w:trHeight w:val="560"/>
        </w:trPr>
        <w:tc>
          <w:tcPr>
            <w:tcW w:w="2547" w:type="dxa"/>
            <w:vAlign w:val="center"/>
          </w:tcPr>
          <w:p w14:paraId="280A915C" w14:textId="77777777" w:rsidR="003C592B" w:rsidRDefault="003449FE">
            <w:r>
              <w:t>percentage</w:t>
            </w:r>
          </w:p>
        </w:tc>
        <w:tc>
          <w:tcPr>
            <w:tcW w:w="3402" w:type="dxa"/>
            <w:vAlign w:val="center"/>
          </w:tcPr>
          <w:p w14:paraId="280A915D" w14:textId="77777777" w:rsidR="003C592B" w:rsidRDefault="003449FE">
            <w:r>
              <w:t>Int</w:t>
            </w:r>
          </w:p>
        </w:tc>
        <w:tc>
          <w:tcPr>
            <w:tcW w:w="3090" w:type="dxa"/>
            <w:vAlign w:val="center"/>
          </w:tcPr>
          <w:p w14:paraId="280A915E" w14:textId="77777777" w:rsidR="003C592B" w:rsidRDefault="003449FE">
            <w:proofErr w:type="spellStart"/>
            <w:r>
              <w:t>Phần</w:t>
            </w:r>
            <w:proofErr w:type="spellEnd"/>
            <w:r>
              <w:t xml:space="preserve"> </w:t>
            </w:r>
            <w:proofErr w:type="spellStart"/>
            <w:r>
              <w:t>trăm</w:t>
            </w:r>
            <w:proofErr w:type="spellEnd"/>
            <w:r>
              <w:t xml:space="preserve"> </w:t>
            </w:r>
            <w:proofErr w:type="spellStart"/>
            <w:r>
              <w:t>số</w:t>
            </w:r>
            <w:proofErr w:type="spellEnd"/>
            <w:r>
              <w:t xml:space="preserve"> </w:t>
            </w:r>
            <w:proofErr w:type="spellStart"/>
            <w:r>
              <w:t>câu</w:t>
            </w:r>
            <w:proofErr w:type="spellEnd"/>
            <w:r>
              <w:t xml:space="preserve"> </w:t>
            </w:r>
            <w:proofErr w:type="spellStart"/>
            <w:r>
              <w:t>hỏi</w:t>
            </w:r>
            <w:proofErr w:type="spellEnd"/>
            <w:r>
              <w:t xml:space="preserve"> </w:t>
            </w:r>
          </w:p>
        </w:tc>
      </w:tr>
    </w:tbl>
    <w:p w14:paraId="280A9160" w14:textId="25C9B4AF" w:rsidR="003C592B" w:rsidRDefault="003449FE" w:rsidP="00D65C75">
      <w:pPr>
        <w:jc w:val="center"/>
      </w:pPr>
      <w:bookmarkStart w:id="3420" w:name="_2ce457m" w:colFirst="0" w:colLast="0"/>
      <w:bookmarkEnd w:id="3420"/>
      <w:proofErr w:type="spellStart"/>
      <w:r>
        <w:t>Bảng</w:t>
      </w:r>
      <w:proofErr w:type="spellEnd"/>
      <w:r>
        <w:t xml:space="preserve"> </w:t>
      </w:r>
      <w:r w:rsidR="00D65C75">
        <w:t>39</w:t>
      </w:r>
      <w:r>
        <w:t xml:space="preserve">: </w:t>
      </w:r>
      <w:proofErr w:type="spellStart"/>
      <w:r>
        <w:t>Bảng</w:t>
      </w:r>
      <w:proofErr w:type="spellEnd"/>
      <w:r>
        <w:t xml:space="preserve"> CSDL Chapter Exam</w:t>
      </w:r>
    </w:p>
    <w:p w14:paraId="280A9161" w14:textId="2810AC6A" w:rsidR="003C592B" w:rsidRDefault="00212D8E" w:rsidP="00D92648">
      <w:pPr>
        <w:pStyle w:val="Heading4"/>
        <w:pPrChange w:id="3421" w:author="Công Nguyễn Văn" w:date="2019-09-05T13:58:00Z">
          <w:pPr>
            <w:pStyle w:val="Heading3"/>
          </w:pPr>
        </w:pPrChange>
      </w:pPr>
      <w:bookmarkStart w:id="3422" w:name="_Toc18584527"/>
      <w:r>
        <w:lastRenderedPageBreak/>
        <w:t>3</w:t>
      </w:r>
      <w:r w:rsidR="003449FE">
        <w:t>.6.</w:t>
      </w:r>
      <w:ins w:id="3423" w:author="Công Nguyễn Văn" w:date="2019-09-05T13:58:00Z">
        <w:r w:rsidR="00D92648">
          <w:t>3.16</w:t>
        </w:r>
      </w:ins>
      <w:del w:id="3424" w:author="Công Nguyễn Văn" w:date="2019-09-05T13:58:00Z">
        <w:r w:rsidR="003449FE" w:rsidDel="00D92648">
          <w:delText>15</w:delText>
        </w:r>
      </w:del>
      <w:r w:rsidR="003449FE">
        <w:t xml:space="preserve">: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domain_exam</w:t>
      </w:r>
      <w:bookmarkEnd w:id="3422"/>
      <w:proofErr w:type="spellEnd"/>
    </w:p>
    <w:tbl>
      <w:tblPr>
        <w:tblStyle w:val="aff5"/>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63" w14:textId="77777777">
        <w:trPr>
          <w:trHeight w:val="560"/>
        </w:trPr>
        <w:tc>
          <w:tcPr>
            <w:tcW w:w="9039" w:type="dxa"/>
            <w:gridSpan w:val="3"/>
            <w:vAlign w:val="center"/>
          </w:tcPr>
          <w:p w14:paraId="280A9162" w14:textId="77777777" w:rsidR="003C592B" w:rsidRDefault="003449FE">
            <w:pPr>
              <w:rPr>
                <w:b/>
              </w:rPr>
            </w:pPr>
            <w:proofErr w:type="spellStart"/>
            <w:r>
              <w:rPr>
                <w:b/>
              </w:rPr>
              <w:t>Domain_exam</w:t>
            </w:r>
            <w:proofErr w:type="spellEnd"/>
          </w:p>
        </w:tc>
      </w:tr>
      <w:tr w:rsidR="003C592B" w14:paraId="280A9167" w14:textId="77777777">
        <w:trPr>
          <w:trHeight w:val="560"/>
        </w:trPr>
        <w:tc>
          <w:tcPr>
            <w:tcW w:w="2547" w:type="dxa"/>
            <w:vAlign w:val="center"/>
          </w:tcPr>
          <w:p w14:paraId="280A9164"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165"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166"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16B" w14:textId="77777777">
        <w:trPr>
          <w:trHeight w:val="560"/>
        </w:trPr>
        <w:tc>
          <w:tcPr>
            <w:tcW w:w="2547" w:type="dxa"/>
            <w:vAlign w:val="center"/>
          </w:tcPr>
          <w:p w14:paraId="280A9168" w14:textId="77777777" w:rsidR="003C592B" w:rsidRDefault="003449FE">
            <w:pPr>
              <w:rPr>
                <w:u w:val="single"/>
              </w:rPr>
            </w:pPr>
            <w:r>
              <w:rPr>
                <w:u w:val="single"/>
              </w:rPr>
              <w:t>id</w:t>
            </w:r>
          </w:p>
        </w:tc>
        <w:tc>
          <w:tcPr>
            <w:tcW w:w="3402" w:type="dxa"/>
            <w:vAlign w:val="center"/>
          </w:tcPr>
          <w:p w14:paraId="280A9169" w14:textId="77777777" w:rsidR="003C592B" w:rsidRDefault="003449FE">
            <w:r>
              <w:t>Int</w:t>
            </w:r>
          </w:p>
        </w:tc>
        <w:tc>
          <w:tcPr>
            <w:tcW w:w="3090" w:type="dxa"/>
            <w:vAlign w:val="center"/>
          </w:tcPr>
          <w:p w14:paraId="280A916A" w14:textId="77777777" w:rsidR="003C592B" w:rsidRDefault="003449FE">
            <w:proofErr w:type="spellStart"/>
            <w:r>
              <w:t>Mã</w:t>
            </w:r>
            <w:proofErr w:type="spellEnd"/>
            <w:r>
              <w:t xml:space="preserve"> id</w:t>
            </w:r>
          </w:p>
        </w:tc>
      </w:tr>
      <w:tr w:rsidR="003C592B" w14:paraId="280A916F" w14:textId="77777777">
        <w:trPr>
          <w:trHeight w:val="740"/>
        </w:trPr>
        <w:tc>
          <w:tcPr>
            <w:tcW w:w="2547" w:type="dxa"/>
            <w:vAlign w:val="center"/>
          </w:tcPr>
          <w:p w14:paraId="280A916C" w14:textId="77777777" w:rsidR="003C592B" w:rsidRDefault="003449FE">
            <w:proofErr w:type="spellStart"/>
            <w:r>
              <w:t>exam_id</w:t>
            </w:r>
            <w:proofErr w:type="spellEnd"/>
          </w:p>
        </w:tc>
        <w:tc>
          <w:tcPr>
            <w:tcW w:w="3402" w:type="dxa"/>
            <w:vAlign w:val="center"/>
          </w:tcPr>
          <w:p w14:paraId="280A916D" w14:textId="77777777" w:rsidR="003C592B" w:rsidRDefault="003449FE">
            <w:r>
              <w:t>Int</w:t>
            </w:r>
          </w:p>
        </w:tc>
        <w:tc>
          <w:tcPr>
            <w:tcW w:w="3090" w:type="dxa"/>
            <w:vAlign w:val="center"/>
          </w:tcPr>
          <w:p w14:paraId="280A916E" w14:textId="77777777" w:rsidR="003C592B" w:rsidRDefault="003449FE">
            <w:proofErr w:type="spellStart"/>
            <w:r>
              <w:t>Mã</w:t>
            </w:r>
            <w:proofErr w:type="spellEnd"/>
            <w:r>
              <w:t xml:space="preserve"> </w:t>
            </w:r>
            <w:proofErr w:type="spellStart"/>
            <w:r>
              <w:t>bài</w:t>
            </w:r>
            <w:proofErr w:type="spellEnd"/>
            <w:r>
              <w:t xml:space="preserve"> </w:t>
            </w:r>
            <w:proofErr w:type="spellStart"/>
            <w:r>
              <w:t>thi</w:t>
            </w:r>
            <w:proofErr w:type="spellEnd"/>
          </w:p>
        </w:tc>
      </w:tr>
      <w:tr w:rsidR="003C592B" w14:paraId="280A9173" w14:textId="77777777">
        <w:trPr>
          <w:trHeight w:val="560"/>
        </w:trPr>
        <w:tc>
          <w:tcPr>
            <w:tcW w:w="2547" w:type="dxa"/>
            <w:vAlign w:val="center"/>
          </w:tcPr>
          <w:p w14:paraId="280A9170" w14:textId="77777777" w:rsidR="003C592B" w:rsidRDefault="003449FE">
            <w:proofErr w:type="spellStart"/>
            <w:r>
              <w:t>domain_id</w:t>
            </w:r>
            <w:proofErr w:type="spellEnd"/>
          </w:p>
        </w:tc>
        <w:tc>
          <w:tcPr>
            <w:tcW w:w="3402" w:type="dxa"/>
            <w:vAlign w:val="center"/>
          </w:tcPr>
          <w:p w14:paraId="280A9171" w14:textId="77777777" w:rsidR="003C592B" w:rsidRDefault="003449FE">
            <w:r>
              <w:t>Int</w:t>
            </w:r>
          </w:p>
        </w:tc>
        <w:tc>
          <w:tcPr>
            <w:tcW w:w="3090" w:type="dxa"/>
            <w:vAlign w:val="center"/>
          </w:tcPr>
          <w:p w14:paraId="280A9172" w14:textId="77777777" w:rsidR="003C592B" w:rsidRDefault="003449FE">
            <w:proofErr w:type="spellStart"/>
            <w:r>
              <w:t>Mã</w:t>
            </w:r>
            <w:proofErr w:type="spellEnd"/>
            <w:r>
              <w:t xml:space="preserve"> </w:t>
            </w:r>
            <w:proofErr w:type="spellStart"/>
            <w:r>
              <w:t>kỹ</w:t>
            </w:r>
            <w:proofErr w:type="spellEnd"/>
            <w:r>
              <w:t xml:space="preserve"> </w:t>
            </w:r>
            <w:proofErr w:type="spellStart"/>
            <w:r>
              <w:t>năng</w:t>
            </w:r>
            <w:proofErr w:type="spellEnd"/>
          </w:p>
        </w:tc>
      </w:tr>
      <w:tr w:rsidR="003C592B" w14:paraId="280A9177" w14:textId="77777777">
        <w:trPr>
          <w:trHeight w:val="560"/>
        </w:trPr>
        <w:tc>
          <w:tcPr>
            <w:tcW w:w="2547" w:type="dxa"/>
            <w:vAlign w:val="center"/>
          </w:tcPr>
          <w:p w14:paraId="280A9174" w14:textId="77777777" w:rsidR="003C592B" w:rsidRDefault="003449FE">
            <w:r>
              <w:t>percentage</w:t>
            </w:r>
          </w:p>
        </w:tc>
        <w:tc>
          <w:tcPr>
            <w:tcW w:w="3402" w:type="dxa"/>
            <w:vAlign w:val="center"/>
          </w:tcPr>
          <w:p w14:paraId="280A9175" w14:textId="77777777" w:rsidR="003C592B" w:rsidRDefault="003449FE">
            <w:r>
              <w:t>Int</w:t>
            </w:r>
          </w:p>
        </w:tc>
        <w:tc>
          <w:tcPr>
            <w:tcW w:w="3090" w:type="dxa"/>
            <w:vAlign w:val="center"/>
          </w:tcPr>
          <w:p w14:paraId="280A9176" w14:textId="77777777" w:rsidR="003C592B" w:rsidRDefault="003449FE">
            <w:proofErr w:type="spellStart"/>
            <w:r>
              <w:t>Phần</w:t>
            </w:r>
            <w:proofErr w:type="spellEnd"/>
            <w:r>
              <w:t xml:space="preserve"> </w:t>
            </w:r>
            <w:proofErr w:type="spellStart"/>
            <w:r>
              <w:t>trăm</w:t>
            </w:r>
            <w:proofErr w:type="spellEnd"/>
            <w:r>
              <w:t xml:space="preserve"> </w:t>
            </w:r>
            <w:proofErr w:type="spellStart"/>
            <w:r>
              <w:t>số</w:t>
            </w:r>
            <w:proofErr w:type="spellEnd"/>
            <w:r>
              <w:t xml:space="preserve"> </w:t>
            </w:r>
            <w:proofErr w:type="spellStart"/>
            <w:r>
              <w:t>câu</w:t>
            </w:r>
            <w:proofErr w:type="spellEnd"/>
            <w:r>
              <w:t xml:space="preserve"> </w:t>
            </w:r>
            <w:proofErr w:type="spellStart"/>
            <w:r>
              <w:t>hỏi</w:t>
            </w:r>
            <w:proofErr w:type="spellEnd"/>
            <w:r>
              <w:t xml:space="preserve"> </w:t>
            </w:r>
          </w:p>
        </w:tc>
      </w:tr>
    </w:tbl>
    <w:p w14:paraId="280A9178" w14:textId="22FED63D" w:rsidR="003C592B" w:rsidRDefault="003449FE">
      <w:pPr>
        <w:jc w:val="center"/>
        <w:pPrChange w:id="3425" w:author="Công Nguyễn Văn" w:date="2019-09-03T14:06:00Z">
          <w:pPr/>
        </w:pPrChange>
      </w:pPr>
      <w:bookmarkStart w:id="3426" w:name="_3bj1y38" w:colFirst="0" w:colLast="0"/>
      <w:bookmarkEnd w:id="3426"/>
      <w:proofErr w:type="spellStart"/>
      <w:r>
        <w:t>Bảng</w:t>
      </w:r>
      <w:proofErr w:type="spellEnd"/>
      <w:r>
        <w:t xml:space="preserve"> 4</w:t>
      </w:r>
      <w:r w:rsidR="00D65C75">
        <w:t>0</w:t>
      </w:r>
      <w:r>
        <w:t xml:space="preserve">: </w:t>
      </w:r>
      <w:proofErr w:type="spellStart"/>
      <w:r>
        <w:t>Bảng</w:t>
      </w:r>
      <w:proofErr w:type="spellEnd"/>
      <w:r>
        <w:t xml:space="preserve"> CSDL Domain Exam</w:t>
      </w:r>
    </w:p>
    <w:p w14:paraId="280A9179" w14:textId="77777777" w:rsidR="003C592B" w:rsidRDefault="003C592B"/>
    <w:p w14:paraId="6BF0E345" w14:textId="6522AB1D" w:rsidR="008F3BFF" w:rsidRDefault="008F3BFF" w:rsidP="008F3BFF">
      <w:pPr>
        <w:pStyle w:val="Heading1"/>
        <w:jc w:val="center"/>
        <w:rPr>
          <w:ins w:id="3427" w:author="Công Nguyễn Văn" w:date="2019-09-03T13:31:00Z"/>
        </w:rPr>
      </w:pPr>
      <w:bookmarkStart w:id="3428" w:name="_Toc18584528"/>
      <w:ins w:id="3429" w:author="Công Nguyễn Văn" w:date="2019-09-03T13:31:00Z">
        <w:r>
          <w:t>CHƯƠNG 3:Thi</w:t>
        </w:r>
      </w:ins>
      <w:ins w:id="3430" w:author="Công Nguyễn Văn" w:date="2019-09-03T13:32:00Z">
        <w:r>
          <w:t xml:space="preserve">ết </w:t>
        </w:r>
        <w:proofErr w:type="spellStart"/>
        <w:r>
          <w:t>kế</w:t>
        </w:r>
      </w:ins>
      <w:proofErr w:type="spellEnd"/>
      <w:ins w:id="3431" w:author="Công Nguyễn Văn" w:date="2019-09-05T14:12:00Z">
        <w:r w:rsidR="00513620">
          <w:t xml:space="preserve"> </w:t>
        </w:r>
        <w:proofErr w:type="spellStart"/>
        <w:r w:rsidR="00513620">
          <w:t>giao</w:t>
        </w:r>
        <w:proofErr w:type="spellEnd"/>
        <w:r w:rsidR="00513620">
          <w:t xml:space="preserve"> </w:t>
        </w:r>
        <w:proofErr w:type="spellStart"/>
        <w:r w:rsidR="00513620">
          <w:t>diện</w:t>
        </w:r>
      </w:ins>
      <w:bookmarkStart w:id="3432" w:name="_GoBack"/>
      <w:bookmarkEnd w:id="3432"/>
      <w:proofErr w:type="spellEnd"/>
      <w:ins w:id="3433" w:author="Công Nguyễn Văn" w:date="2019-09-03T13:32:00Z">
        <w:r>
          <w:t xml:space="preserve"> </w:t>
        </w:r>
        <w:proofErr w:type="spellStart"/>
        <w:r>
          <w:t>và</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hệ</w:t>
        </w:r>
        <w:proofErr w:type="spellEnd"/>
        <w:r>
          <w:t xml:space="preserve"> </w:t>
        </w:r>
        <w:proofErr w:type="spellStart"/>
        <w:r>
          <w:t>thống</w:t>
        </w:r>
      </w:ins>
      <w:bookmarkEnd w:id="3428"/>
      <w:proofErr w:type="spellEnd"/>
    </w:p>
    <w:p w14:paraId="280A917A" w14:textId="3C38D930" w:rsidR="003C592B" w:rsidDel="008F3BFF" w:rsidRDefault="00212D8E">
      <w:pPr>
        <w:pStyle w:val="Heading1"/>
        <w:rPr>
          <w:del w:id="3434" w:author="Công Nguyễn Văn" w:date="2019-09-03T13:31:00Z"/>
        </w:rPr>
      </w:pPr>
      <w:del w:id="3435" w:author="Công Nguyễn Văn" w:date="2019-09-03T13:31:00Z">
        <w:r w:rsidDel="008F3BFF">
          <w:delText>4</w:delText>
        </w:r>
        <w:r w:rsidR="003449FE" w:rsidDel="008F3BFF">
          <w:delText>. Thiết kế giao diện và cài đặt hệ thống</w:delText>
        </w:r>
      </w:del>
    </w:p>
    <w:p w14:paraId="24A82F3A" w14:textId="323CB4C6" w:rsidR="009A3C48" w:rsidRPr="009A3C48" w:rsidRDefault="002A62E8" w:rsidP="009A3C48">
      <w:pPr>
        <w:pStyle w:val="Heading2"/>
      </w:pPr>
      <w:bookmarkStart w:id="3436" w:name="_Toc18584529"/>
      <w:ins w:id="3437" w:author="Công Nguyễn Văn" w:date="2019-09-05T13:59:00Z">
        <w:r>
          <w:t>3</w:t>
        </w:r>
      </w:ins>
      <w:del w:id="3438" w:author="Công Nguyễn Văn" w:date="2019-09-05T13:59:00Z">
        <w:r w:rsidR="00212D8E" w:rsidDel="002A62E8">
          <w:rPr>
            <w:rFonts w:hint="eastAsia"/>
          </w:rPr>
          <w:delText>4</w:delText>
        </w:r>
      </w:del>
      <w:r w:rsidR="009A3C48" w:rsidRPr="009A3C48">
        <w:t xml:space="preserve">.1: </w:t>
      </w:r>
      <w:proofErr w:type="spellStart"/>
      <w:r w:rsidR="009A3C48" w:rsidRPr="009A3C48">
        <w:t>Thiết</w:t>
      </w:r>
      <w:proofErr w:type="spellEnd"/>
      <w:r w:rsidR="009A3C48" w:rsidRPr="009A3C48">
        <w:t xml:space="preserve"> </w:t>
      </w:r>
      <w:proofErr w:type="spellStart"/>
      <w:r w:rsidR="009A3C48" w:rsidRPr="009A3C48">
        <w:t>kế</w:t>
      </w:r>
      <w:proofErr w:type="spellEnd"/>
      <w:r w:rsidR="009A3C48" w:rsidRPr="009A3C48">
        <w:t xml:space="preserve"> </w:t>
      </w:r>
      <w:proofErr w:type="spellStart"/>
      <w:r w:rsidR="009A3C48" w:rsidRPr="009A3C48">
        <w:t>giao</w:t>
      </w:r>
      <w:proofErr w:type="spellEnd"/>
      <w:r w:rsidR="009A3C48" w:rsidRPr="009A3C48">
        <w:t xml:space="preserve"> </w:t>
      </w:r>
      <w:proofErr w:type="spellStart"/>
      <w:r w:rsidR="009A3C48" w:rsidRPr="009A3C48">
        <w:t>diện</w:t>
      </w:r>
      <w:bookmarkEnd w:id="3436"/>
      <w:proofErr w:type="spellEnd"/>
    </w:p>
    <w:p w14:paraId="280A917B" w14:textId="5DEFCE32" w:rsidR="003C592B" w:rsidRDefault="002A62E8" w:rsidP="009A3C48">
      <w:pPr>
        <w:pStyle w:val="Heading3"/>
        <w:rPr>
          <w:noProof/>
        </w:rPr>
      </w:pPr>
      <w:bookmarkStart w:id="3439" w:name="_Toc18584530"/>
      <w:ins w:id="3440" w:author="Công Nguyễn Văn" w:date="2019-09-05T13:59:00Z">
        <w:r>
          <w:t>3</w:t>
        </w:r>
      </w:ins>
      <w:del w:id="3441" w:author="Công Nguyễn Văn" w:date="2019-09-05T13:59:00Z">
        <w:r w:rsidR="00212D8E" w:rsidDel="002A62E8">
          <w:delText>4</w:delText>
        </w:r>
      </w:del>
      <w:r w:rsidR="003449FE">
        <w:t>.1</w:t>
      </w:r>
      <w:r w:rsidR="009A3C48">
        <w:t>.1</w:t>
      </w:r>
      <w:r w:rsidR="003449FE">
        <w:t xml:space="preserve"> </w:t>
      </w:r>
      <w:proofErr w:type="spellStart"/>
      <w:r w:rsidR="003449FE">
        <w:t>Đăng</w:t>
      </w:r>
      <w:proofErr w:type="spellEnd"/>
      <w:r w:rsidR="003449FE">
        <w:t xml:space="preserve"> </w:t>
      </w:r>
      <w:proofErr w:type="spellStart"/>
      <w:r w:rsidR="003449FE">
        <w:t>nhập</w:t>
      </w:r>
      <w:bookmarkEnd w:id="3439"/>
      <w:proofErr w:type="spellEnd"/>
    </w:p>
    <w:p w14:paraId="1CDCD900" w14:textId="4A01FDDC" w:rsidR="00DB3D3B" w:rsidRPr="00DB3D3B" w:rsidRDefault="00DB3D3B" w:rsidP="00DB3D3B">
      <w:pPr>
        <w:jc w:val="center"/>
      </w:pPr>
      <w:r>
        <w:rPr>
          <w:rFonts w:hint="eastAsia"/>
          <w:noProof/>
        </w:rPr>
        <w:drawing>
          <wp:inline distT="0" distB="0" distL="0" distR="0" wp14:anchorId="4974CE2B" wp14:editId="312A5CCB">
            <wp:extent cx="5010150" cy="3922878"/>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33">
                      <a:extLst>
                        <a:ext uri="{28A0092B-C50C-407E-A947-70E740481C1C}">
                          <a14:useLocalDpi xmlns:a14="http://schemas.microsoft.com/office/drawing/2010/main" val="0"/>
                        </a:ext>
                      </a:extLst>
                    </a:blip>
                    <a:stretch>
                      <a:fillRect/>
                    </a:stretch>
                  </pic:blipFill>
                  <pic:spPr>
                    <a:xfrm>
                      <a:off x="0" y="0"/>
                      <a:ext cx="5021075" cy="3931432"/>
                    </a:xfrm>
                    <a:prstGeom prst="rect">
                      <a:avLst/>
                    </a:prstGeom>
                  </pic:spPr>
                </pic:pic>
              </a:graphicData>
            </a:graphic>
          </wp:inline>
        </w:drawing>
      </w:r>
    </w:p>
    <w:p w14:paraId="280A917C" w14:textId="61690DF5" w:rsidR="003C592B" w:rsidRDefault="00255522" w:rsidP="00DB3D3B">
      <w:pPr>
        <w:jc w:val="center"/>
      </w:pPr>
      <w:bookmarkStart w:id="3442" w:name="_2pta16n" w:colFirst="0" w:colLast="0"/>
      <w:bookmarkEnd w:id="3442"/>
      <w:proofErr w:type="spellStart"/>
      <w:r>
        <w:t>Hình</w:t>
      </w:r>
      <w:proofErr w:type="spellEnd"/>
      <w:r>
        <w:t xml:space="preserve"> 16:</w:t>
      </w:r>
      <w:r w:rsidR="003449FE">
        <w:t xml:space="preserve">Màn </w:t>
      </w:r>
      <w:proofErr w:type="spellStart"/>
      <w:r w:rsidR="003449FE">
        <w:t>hình</w:t>
      </w:r>
      <w:proofErr w:type="spellEnd"/>
      <w:r w:rsidR="003449FE">
        <w:t xml:space="preserve"> </w:t>
      </w:r>
      <w:proofErr w:type="spellStart"/>
      <w:r w:rsidR="003449FE">
        <w:t>đăng</w:t>
      </w:r>
      <w:proofErr w:type="spellEnd"/>
      <w:r w:rsidR="003449FE">
        <w:t xml:space="preserve"> </w:t>
      </w:r>
      <w:proofErr w:type="spellStart"/>
      <w:r w:rsidR="003449FE">
        <w:t>nhập</w:t>
      </w:r>
      <w:proofErr w:type="spellEnd"/>
    </w:p>
    <w:p w14:paraId="280A917D" w14:textId="77777777" w:rsidR="003C592B" w:rsidRDefault="003449FE">
      <w:r>
        <w:lastRenderedPageBreak/>
        <w:t xml:space="preserve">Admin </w:t>
      </w:r>
      <w:proofErr w:type="spellStart"/>
      <w:r>
        <w:t>và</w:t>
      </w:r>
      <w:proofErr w:type="spellEnd"/>
      <w:r>
        <w:t xml:space="preserve"> User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tài</w:t>
      </w:r>
      <w:proofErr w:type="spellEnd"/>
      <w:r>
        <w:t xml:space="preserve"> </w:t>
      </w:r>
      <w:proofErr w:type="spellStart"/>
      <w:r>
        <w:t>khoản</w:t>
      </w:r>
      <w:proofErr w:type="spellEnd"/>
      <w:r>
        <w:t xml:space="preserve"> email </w:t>
      </w:r>
      <w:proofErr w:type="spellStart"/>
      <w:r>
        <w:t>và</w:t>
      </w:r>
      <w:proofErr w:type="spellEnd"/>
      <w:r>
        <w:t xml:space="preserve"> </w:t>
      </w:r>
      <w:proofErr w:type="spellStart"/>
      <w:r>
        <w:t>password.Sau</w:t>
      </w:r>
      <w:proofErr w:type="spellEnd"/>
      <w:r>
        <w:t xml:space="preserve"> </w:t>
      </w:r>
      <w:proofErr w:type="spellStart"/>
      <w:r>
        <w:t>đó</w:t>
      </w:r>
      <w:proofErr w:type="spellEnd"/>
      <w:r>
        <w:t xml:space="preserve"> click “Login“..</w:t>
      </w:r>
    </w:p>
    <w:p w14:paraId="280A917E" w14:textId="77777777" w:rsidR="003C592B" w:rsidRDefault="003C592B"/>
    <w:p w14:paraId="280A917F" w14:textId="53C62BD4" w:rsidR="003C592B" w:rsidRDefault="002A62E8" w:rsidP="009A3C48">
      <w:pPr>
        <w:pStyle w:val="Heading3"/>
        <w:rPr>
          <w:noProof/>
        </w:rPr>
      </w:pPr>
      <w:bookmarkStart w:id="3443" w:name="_Toc18584531"/>
      <w:ins w:id="3444" w:author="Công Nguyễn Văn" w:date="2019-09-05T13:59:00Z">
        <w:r>
          <w:t>3</w:t>
        </w:r>
      </w:ins>
      <w:del w:id="3445" w:author="Công Nguyễn Văn" w:date="2019-09-05T13:59:00Z">
        <w:r w:rsidR="00212D8E" w:rsidDel="002A62E8">
          <w:delText>4</w:delText>
        </w:r>
      </w:del>
      <w:r w:rsidR="003449FE">
        <w:t>.</w:t>
      </w:r>
      <w:r w:rsidR="009A3C48">
        <w:t>1.</w:t>
      </w:r>
      <w:r w:rsidR="003449FE">
        <w:t xml:space="preserve">2 </w:t>
      </w:r>
      <w:proofErr w:type="spellStart"/>
      <w:r w:rsidR="003449FE">
        <w:t>Đăng</w:t>
      </w:r>
      <w:proofErr w:type="spellEnd"/>
      <w:r w:rsidR="003449FE">
        <w:t xml:space="preserve"> </w:t>
      </w:r>
      <w:proofErr w:type="spellStart"/>
      <w:r w:rsidR="003449FE">
        <w:t>kí</w:t>
      </w:r>
      <w:bookmarkEnd w:id="3443"/>
      <w:proofErr w:type="spellEnd"/>
    </w:p>
    <w:p w14:paraId="5373A522" w14:textId="1CFFF684" w:rsidR="00DB3D3B" w:rsidRPr="00DB3D3B" w:rsidRDefault="00DB3D3B" w:rsidP="00DB3D3B">
      <w:pPr>
        <w:jc w:val="center"/>
      </w:pPr>
      <w:r>
        <w:rPr>
          <w:rFonts w:hint="eastAsia"/>
          <w:noProof/>
        </w:rPr>
        <w:drawing>
          <wp:inline distT="0" distB="0" distL="0" distR="0" wp14:anchorId="22A0F4EE" wp14:editId="0DEB8CDA">
            <wp:extent cx="4660067" cy="3885713"/>
            <wp:effectExtent l="0" t="0" r="762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34">
                      <a:extLst>
                        <a:ext uri="{28A0092B-C50C-407E-A947-70E740481C1C}">
                          <a14:useLocalDpi xmlns:a14="http://schemas.microsoft.com/office/drawing/2010/main" val="0"/>
                        </a:ext>
                      </a:extLst>
                    </a:blip>
                    <a:stretch>
                      <a:fillRect/>
                    </a:stretch>
                  </pic:blipFill>
                  <pic:spPr>
                    <a:xfrm>
                      <a:off x="0" y="0"/>
                      <a:ext cx="4683055" cy="3904881"/>
                    </a:xfrm>
                    <a:prstGeom prst="rect">
                      <a:avLst/>
                    </a:prstGeom>
                  </pic:spPr>
                </pic:pic>
              </a:graphicData>
            </a:graphic>
          </wp:inline>
        </w:drawing>
      </w:r>
    </w:p>
    <w:p w14:paraId="280A9180" w14:textId="193995DE" w:rsidR="003C592B" w:rsidRDefault="00255522" w:rsidP="00DB3D3B">
      <w:pPr>
        <w:jc w:val="center"/>
      </w:pPr>
      <w:bookmarkStart w:id="3446" w:name="_3oy7u29" w:colFirst="0" w:colLast="0"/>
      <w:bookmarkEnd w:id="3446"/>
      <w:proofErr w:type="spellStart"/>
      <w:r>
        <w:t>Hình</w:t>
      </w:r>
      <w:proofErr w:type="spellEnd"/>
      <w:r>
        <w:t xml:space="preserve"> 17:</w:t>
      </w:r>
      <w:r w:rsidR="003449FE">
        <w:t xml:space="preserve">Màn </w:t>
      </w:r>
      <w:proofErr w:type="spellStart"/>
      <w:r w:rsidR="003449FE">
        <w:t>hình</w:t>
      </w:r>
      <w:proofErr w:type="spellEnd"/>
      <w:r w:rsidR="003449FE">
        <w:t xml:space="preserve"> </w:t>
      </w:r>
      <w:proofErr w:type="spellStart"/>
      <w:r w:rsidR="003449FE">
        <w:t>đăng</w:t>
      </w:r>
      <w:proofErr w:type="spellEnd"/>
      <w:r w:rsidR="003449FE">
        <w:t xml:space="preserve"> </w:t>
      </w:r>
      <w:proofErr w:type="spellStart"/>
      <w:r w:rsidR="003449FE">
        <w:t>kí</w:t>
      </w:r>
      <w:proofErr w:type="spellEnd"/>
    </w:p>
    <w:p w14:paraId="280A9181" w14:textId="77777777" w:rsidR="003C592B" w:rsidRDefault="003449FE">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kí</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họ</w:t>
      </w:r>
      <w:proofErr w:type="spellEnd"/>
      <w:r>
        <w:t xml:space="preserve"> </w:t>
      </w:r>
      <w:proofErr w:type="spellStart"/>
      <w:r>
        <w:t>và</w:t>
      </w:r>
      <w:proofErr w:type="spellEnd"/>
      <w:r>
        <w:t xml:space="preserve"> </w:t>
      </w:r>
      <w:proofErr w:type="spellStart"/>
      <w:r>
        <w:t>tên</w:t>
      </w:r>
      <w:proofErr w:type="spellEnd"/>
      <w:r>
        <w:t xml:space="preserve">, email,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sau</w:t>
      </w:r>
      <w:proofErr w:type="spellEnd"/>
      <w:r>
        <w:t xml:space="preserve"> </w:t>
      </w:r>
      <w:proofErr w:type="spellStart"/>
      <w:r>
        <w:t>đó</w:t>
      </w:r>
      <w:proofErr w:type="spellEnd"/>
      <w:r>
        <w:t xml:space="preserve"> </w:t>
      </w:r>
      <w:proofErr w:type="spellStart"/>
      <w:r>
        <w:t>nhấn</w:t>
      </w:r>
      <w:proofErr w:type="spellEnd"/>
      <w:r>
        <w:t xml:space="preserve"> “</w:t>
      </w:r>
      <w:proofErr w:type="spellStart"/>
      <w:r>
        <w:t>Đăng</w:t>
      </w:r>
      <w:proofErr w:type="spellEnd"/>
      <w:r>
        <w:t xml:space="preserve"> </w:t>
      </w:r>
      <w:proofErr w:type="spellStart"/>
      <w:r>
        <w:t>ký</w:t>
      </w:r>
      <w:proofErr w:type="spellEnd"/>
      <w:r>
        <w:t>“</w:t>
      </w:r>
    </w:p>
    <w:p w14:paraId="280A9182" w14:textId="77777777" w:rsidR="003C592B" w:rsidRDefault="003C592B"/>
    <w:p w14:paraId="280A9183" w14:textId="748C51C8" w:rsidR="003C592B" w:rsidRDefault="002A62E8" w:rsidP="009A3C48">
      <w:pPr>
        <w:pStyle w:val="Heading3"/>
      </w:pPr>
      <w:bookmarkStart w:id="3447" w:name="_Toc18584532"/>
      <w:ins w:id="3448" w:author="Công Nguyễn Văn" w:date="2019-09-05T13:59:00Z">
        <w:r>
          <w:t>3</w:t>
        </w:r>
      </w:ins>
      <w:del w:id="3449" w:author="Công Nguyễn Văn" w:date="2019-09-05T13:59:00Z">
        <w:r w:rsidR="00212D8E" w:rsidDel="002A62E8">
          <w:delText>4</w:delText>
        </w:r>
      </w:del>
      <w:r w:rsidR="003449FE">
        <w:t>.</w:t>
      </w:r>
      <w:r w:rsidR="009A3C48">
        <w:t>1.</w:t>
      </w:r>
      <w:r w:rsidR="003449FE">
        <w:t xml:space="preserve">3 </w:t>
      </w:r>
      <w:proofErr w:type="spellStart"/>
      <w:r w:rsidR="003449FE">
        <w:t>Xem</w:t>
      </w:r>
      <w:proofErr w:type="spellEnd"/>
      <w:r w:rsidR="003449FE">
        <w:t xml:space="preserve"> </w:t>
      </w:r>
      <w:proofErr w:type="spellStart"/>
      <w:r w:rsidR="003449FE">
        <w:t>thông</w:t>
      </w:r>
      <w:proofErr w:type="spellEnd"/>
      <w:r w:rsidR="003449FE">
        <w:t xml:space="preserve"> tin </w:t>
      </w:r>
      <w:proofErr w:type="spellStart"/>
      <w:r w:rsidR="003449FE">
        <w:t>sinh</w:t>
      </w:r>
      <w:proofErr w:type="spellEnd"/>
      <w:r w:rsidR="003449FE">
        <w:t xml:space="preserve"> </w:t>
      </w:r>
      <w:proofErr w:type="spellStart"/>
      <w:r w:rsidR="003449FE">
        <w:t>viên</w:t>
      </w:r>
      <w:bookmarkEnd w:id="3447"/>
      <w:proofErr w:type="spellEnd"/>
    </w:p>
    <w:p w14:paraId="280A9184" w14:textId="77777777" w:rsidR="003C592B" w:rsidRDefault="003C592B"/>
    <w:p w14:paraId="280A9185" w14:textId="62ACC5DD" w:rsidR="003C592B" w:rsidRDefault="00DB3D3B" w:rsidP="00DB3D3B">
      <w:pPr>
        <w:jc w:val="center"/>
      </w:pPr>
      <w:bookmarkStart w:id="3450" w:name="_j8sehv" w:colFirst="0" w:colLast="0"/>
      <w:bookmarkEnd w:id="3450"/>
      <w:r>
        <w:rPr>
          <w:noProof/>
        </w:rPr>
        <w:drawing>
          <wp:inline distT="0" distB="0" distL="0" distR="0" wp14:anchorId="192F91BE" wp14:editId="7E8FE141">
            <wp:extent cx="5580380" cy="1566545"/>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0380" cy="1566545"/>
                    </a:xfrm>
                    <a:prstGeom prst="rect">
                      <a:avLst/>
                    </a:prstGeom>
                  </pic:spPr>
                </pic:pic>
              </a:graphicData>
            </a:graphic>
          </wp:inline>
        </w:drawing>
      </w:r>
    </w:p>
    <w:p w14:paraId="280A9186" w14:textId="2BE5CB3F" w:rsidR="003C592B" w:rsidRDefault="00255522" w:rsidP="00DB3D3B">
      <w:pPr>
        <w:jc w:val="center"/>
      </w:pPr>
      <w:bookmarkStart w:id="3451" w:name="_338fx5o" w:colFirst="0" w:colLast="0"/>
      <w:bookmarkEnd w:id="3451"/>
      <w:proofErr w:type="spellStart"/>
      <w:r>
        <w:lastRenderedPageBreak/>
        <w:t>Hình</w:t>
      </w:r>
      <w:proofErr w:type="spellEnd"/>
      <w:r>
        <w:t xml:space="preserve"> 18:</w:t>
      </w:r>
      <w:r w:rsidR="003449FE">
        <w:t xml:space="preserve">Màn </w:t>
      </w:r>
      <w:proofErr w:type="spellStart"/>
      <w:r w:rsidR="003449FE">
        <w:t>hình</w:t>
      </w:r>
      <w:proofErr w:type="spellEnd"/>
      <w:r w:rsidR="003449FE">
        <w:t xml:space="preserve"> </w:t>
      </w:r>
      <w:proofErr w:type="spellStart"/>
      <w:r w:rsidR="003449FE">
        <w:t>xem</w:t>
      </w:r>
      <w:proofErr w:type="spellEnd"/>
      <w:r w:rsidR="003449FE">
        <w:t xml:space="preserve"> </w:t>
      </w:r>
      <w:proofErr w:type="spellStart"/>
      <w:r w:rsidR="003449FE">
        <w:t>thông</w:t>
      </w:r>
      <w:proofErr w:type="spellEnd"/>
      <w:r w:rsidR="003449FE">
        <w:t xml:space="preserve"> t</w:t>
      </w:r>
      <w:r w:rsidR="00AE3E49">
        <w:t>i</w:t>
      </w:r>
      <w:r w:rsidR="003449FE">
        <w:t xml:space="preserve">n </w:t>
      </w:r>
      <w:proofErr w:type="spellStart"/>
      <w:r w:rsidR="003449FE">
        <w:t>sinh</w:t>
      </w:r>
      <w:proofErr w:type="spellEnd"/>
      <w:r w:rsidR="003449FE">
        <w:t xml:space="preserve"> </w:t>
      </w:r>
      <w:proofErr w:type="spellStart"/>
      <w:r w:rsidR="003449FE">
        <w:t>viên</w:t>
      </w:r>
      <w:proofErr w:type="spellEnd"/>
    </w:p>
    <w:p w14:paraId="280A9187" w14:textId="77777777" w:rsidR="003C592B" w:rsidRDefault="003449FE">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bao </w:t>
      </w:r>
      <w:proofErr w:type="spellStart"/>
      <w:r>
        <w:t>gồm</w:t>
      </w:r>
      <w:proofErr w:type="spellEnd"/>
      <w:r>
        <w:t xml:space="preserve">: email, </w:t>
      </w:r>
      <w:proofErr w:type="spellStart"/>
      <w:r>
        <w:t>điện</w:t>
      </w:r>
      <w:proofErr w:type="spellEnd"/>
      <w:r>
        <w:t xml:space="preserve"> </w:t>
      </w:r>
      <w:proofErr w:type="spellStart"/>
      <w:r>
        <w:t>thoại</w:t>
      </w:r>
      <w:proofErr w:type="spellEnd"/>
      <w:r>
        <w:t xml:space="preserve">, </w:t>
      </w:r>
      <w:proofErr w:type="spellStart"/>
      <w:r>
        <w:t>địa</w:t>
      </w:r>
      <w:proofErr w:type="spellEnd"/>
      <w:r>
        <w:t xml:space="preserve"> </w:t>
      </w:r>
      <w:proofErr w:type="spellStart"/>
      <w:r>
        <w:t>chỉ,danh</w:t>
      </w:r>
      <w:proofErr w:type="spellEnd"/>
      <w:r>
        <w:t xml:space="preserve"> </w:t>
      </w:r>
      <w:proofErr w:type="spellStart"/>
      <w:r>
        <w:t>sách</w:t>
      </w:r>
      <w:proofErr w:type="spellEnd"/>
      <w:r>
        <w:t xml:space="preserve"> </w:t>
      </w:r>
      <w:proofErr w:type="spellStart"/>
      <w:r>
        <w:t>bài</w:t>
      </w:r>
      <w:proofErr w:type="spellEnd"/>
      <w:r>
        <w:t xml:space="preserve"> </w:t>
      </w:r>
      <w:proofErr w:type="spellStart"/>
      <w:r>
        <w:t>thi</w:t>
      </w:r>
      <w:proofErr w:type="spellEnd"/>
      <w:r>
        <w:t xml:space="preserve"> </w:t>
      </w:r>
      <w:proofErr w:type="spellStart"/>
      <w:r>
        <w:t>và</w:t>
      </w:r>
      <w:proofErr w:type="spellEnd"/>
      <w:r>
        <w:t xml:space="preserve"> </w:t>
      </w:r>
      <w:proofErr w:type="spellStart"/>
      <w:r>
        <w:t>danh</w:t>
      </w:r>
      <w:proofErr w:type="spellEnd"/>
      <w:r>
        <w:t xml:space="preserve"> </w:t>
      </w:r>
      <w:proofErr w:type="spellStart"/>
      <w:r>
        <w:t>sách</w:t>
      </w:r>
      <w:proofErr w:type="spellEnd"/>
      <w:r>
        <w:t xml:space="preserve"> </w:t>
      </w:r>
      <w:proofErr w:type="spellStart"/>
      <w:r>
        <w:t>bài</w:t>
      </w:r>
      <w:proofErr w:type="spellEnd"/>
      <w:r>
        <w:t xml:space="preserve"> </w:t>
      </w:r>
      <w:proofErr w:type="spellStart"/>
      <w:r>
        <w:t>thi</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password </w:t>
      </w:r>
      <w:proofErr w:type="spellStart"/>
      <w:r>
        <w:t>khi</w:t>
      </w:r>
      <w:proofErr w:type="spellEnd"/>
      <w:r>
        <w:t xml:space="preserve"> </w:t>
      </w:r>
      <w:proofErr w:type="spellStart"/>
      <w:r>
        <w:t>chọn</w:t>
      </w:r>
      <w:proofErr w:type="spellEnd"/>
      <w:r>
        <w:t xml:space="preserve"> “Change Password “ </w:t>
      </w:r>
      <w:proofErr w:type="spellStart"/>
      <w:r>
        <w:t>và</w:t>
      </w:r>
      <w:proofErr w:type="spellEnd"/>
      <w:r>
        <w:t xml:space="preserve"> </w:t>
      </w:r>
      <w:proofErr w:type="spellStart"/>
      <w:r>
        <w:t>chỉnh</w:t>
      </w:r>
      <w:proofErr w:type="spellEnd"/>
      <w:r>
        <w:t xml:space="preserve"> </w:t>
      </w:r>
      <w:proofErr w:type="spellStart"/>
      <w:r>
        <w:t>sửa</w:t>
      </w:r>
      <w:proofErr w:type="spellEnd"/>
      <w:r>
        <w:t xml:space="preserve"> </w:t>
      </w:r>
    </w:p>
    <w:p w14:paraId="280A9188" w14:textId="77777777" w:rsidR="003C592B" w:rsidRDefault="003C592B"/>
    <w:p w14:paraId="280A9189" w14:textId="462A69D4" w:rsidR="003C592B" w:rsidRDefault="002A62E8" w:rsidP="009A3C48">
      <w:pPr>
        <w:pStyle w:val="Heading3"/>
      </w:pPr>
      <w:bookmarkStart w:id="3452" w:name="_Toc18584533"/>
      <w:ins w:id="3453" w:author="Công Nguyễn Văn" w:date="2019-09-05T13:59:00Z">
        <w:r>
          <w:t>3</w:t>
        </w:r>
      </w:ins>
      <w:del w:id="3454" w:author="Công Nguyễn Văn" w:date="2019-09-05T13:59:00Z">
        <w:r w:rsidR="00212D8E" w:rsidDel="002A62E8">
          <w:delText>4</w:delText>
        </w:r>
      </w:del>
      <w:r w:rsidR="003449FE">
        <w:t>.</w:t>
      </w:r>
      <w:r w:rsidR="009A3C48">
        <w:t>1.</w:t>
      </w:r>
      <w:r w:rsidR="003449FE">
        <w:t xml:space="preserve">4 </w:t>
      </w:r>
      <w:proofErr w:type="spellStart"/>
      <w:r w:rsidR="003449FE">
        <w:t>Xem</w:t>
      </w:r>
      <w:proofErr w:type="spellEnd"/>
      <w:r w:rsidR="003449FE">
        <w:t xml:space="preserve"> </w:t>
      </w:r>
      <w:proofErr w:type="spellStart"/>
      <w:r w:rsidR="003449FE">
        <w:t>danh</w:t>
      </w:r>
      <w:proofErr w:type="spellEnd"/>
      <w:r w:rsidR="003449FE">
        <w:t xml:space="preserve"> </w:t>
      </w:r>
      <w:proofErr w:type="spellStart"/>
      <w:r w:rsidR="003449FE">
        <w:t>sách</w:t>
      </w:r>
      <w:proofErr w:type="spellEnd"/>
      <w:r w:rsidR="003449FE">
        <w:t xml:space="preserve"> </w:t>
      </w:r>
      <w:proofErr w:type="spellStart"/>
      <w:r w:rsidR="003449FE">
        <w:t>bài</w:t>
      </w:r>
      <w:proofErr w:type="spellEnd"/>
      <w:r w:rsidR="003449FE">
        <w:t xml:space="preserve"> </w:t>
      </w:r>
      <w:proofErr w:type="spellStart"/>
      <w:r w:rsidR="003449FE">
        <w:t>thi</w:t>
      </w:r>
      <w:bookmarkEnd w:id="3452"/>
      <w:proofErr w:type="spellEnd"/>
    </w:p>
    <w:p w14:paraId="280A918A" w14:textId="77777777" w:rsidR="003C592B" w:rsidRDefault="003449FE">
      <w:r>
        <w:rPr>
          <w:noProof/>
        </w:rPr>
        <w:drawing>
          <wp:anchor distT="0" distB="0" distL="114300" distR="114300" simplePos="0" relativeHeight="251660288" behindDoc="0" locked="0" layoutInCell="1" hidden="0" allowOverlap="1" wp14:anchorId="280A9212" wp14:editId="280A9213">
            <wp:simplePos x="0" y="0"/>
            <wp:positionH relativeFrom="column">
              <wp:posOffset>-155574</wp:posOffset>
            </wp:positionH>
            <wp:positionV relativeFrom="paragraph">
              <wp:posOffset>469900</wp:posOffset>
            </wp:positionV>
            <wp:extent cx="5962650" cy="1914525"/>
            <wp:effectExtent l="0" t="0" r="0" b="0"/>
            <wp:wrapSquare wrapText="bothSides" distT="0" distB="0" distL="114300" distR="114300"/>
            <wp:docPr id="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962650" cy="1914525"/>
                    </a:xfrm>
                    <a:prstGeom prst="rect">
                      <a:avLst/>
                    </a:prstGeom>
                    <a:ln/>
                  </pic:spPr>
                </pic:pic>
              </a:graphicData>
            </a:graphic>
          </wp:anchor>
        </w:drawing>
      </w:r>
    </w:p>
    <w:p w14:paraId="280A918B" w14:textId="77777777" w:rsidR="003C592B" w:rsidRDefault="003C592B">
      <w:bookmarkStart w:id="3455" w:name="_42ddq1a" w:colFirst="0" w:colLast="0"/>
      <w:bookmarkEnd w:id="3455"/>
    </w:p>
    <w:p w14:paraId="280A918C" w14:textId="13C78D54" w:rsidR="003C592B" w:rsidRDefault="00255522" w:rsidP="00AE3E49">
      <w:pPr>
        <w:jc w:val="center"/>
      </w:pPr>
      <w:bookmarkStart w:id="3456" w:name="_2hio093" w:colFirst="0" w:colLast="0"/>
      <w:bookmarkEnd w:id="3456"/>
      <w:proofErr w:type="spellStart"/>
      <w:r>
        <w:t>Hình</w:t>
      </w:r>
      <w:proofErr w:type="spellEnd"/>
      <w:r>
        <w:t xml:space="preserve"> 19:</w:t>
      </w:r>
      <w:r w:rsidR="003449FE">
        <w:t xml:space="preserve">Màn </w:t>
      </w:r>
      <w:proofErr w:type="spellStart"/>
      <w:r w:rsidR="003449FE">
        <w:t>hình</w:t>
      </w:r>
      <w:proofErr w:type="spellEnd"/>
      <w:r w:rsidR="003449FE">
        <w:t xml:space="preserve"> </w:t>
      </w:r>
      <w:proofErr w:type="spellStart"/>
      <w:r w:rsidR="003449FE">
        <w:t>danh</w:t>
      </w:r>
      <w:proofErr w:type="spellEnd"/>
      <w:r w:rsidR="003449FE">
        <w:t xml:space="preserve"> </w:t>
      </w:r>
      <w:proofErr w:type="spellStart"/>
      <w:r w:rsidR="003449FE">
        <w:t>sách</w:t>
      </w:r>
      <w:proofErr w:type="spellEnd"/>
      <w:r w:rsidR="003449FE">
        <w:t xml:space="preserve"> </w:t>
      </w:r>
      <w:proofErr w:type="spellStart"/>
      <w:r w:rsidR="003449FE">
        <w:t>bài</w:t>
      </w:r>
      <w:proofErr w:type="spellEnd"/>
      <w:r w:rsidR="003449FE">
        <w:t xml:space="preserve"> </w:t>
      </w:r>
      <w:proofErr w:type="spellStart"/>
      <w:r w:rsidR="003449FE">
        <w:t>thi</w:t>
      </w:r>
      <w:proofErr w:type="spellEnd"/>
    </w:p>
    <w:p w14:paraId="280A918D" w14:textId="77777777" w:rsidR="003C592B" w:rsidRDefault="003C592B"/>
    <w:p w14:paraId="280A918E" w14:textId="77777777" w:rsidR="003C592B" w:rsidRDefault="003449FE">
      <w:r>
        <w:tab/>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bài</w:t>
      </w:r>
      <w:proofErr w:type="spellEnd"/>
      <w:r>
        <w:t xml:space="preserve"> </w:t>
      </w:r>
      <w:proofErr w:type="spellStart"/>
      <w:r>
        <w:t>thi</w:t>
      </w:r>
      <w:proofErr w:type="spellEnd"/>
      <w:r>
        <w:t xml:space="preserve"> </w:t>
      </w:r>
      <w:proofErr w:type="spellStart"/>
      <w:r>
        <w:t>mà</w:t>
      </w:r>
      <w:proofErr w:type="spellEnd"/>
      <w:r>
        <w:t xml:space="preserve"> </w:t>
      </w:r>
      <w:proofErr w:type="spellStart"/>
      <w:r>
        <w:t>mình</w:t>
      </w:r>
      <w:proofErr w:type="spellEnd"/>
      <w:r>
        <w:t xml:space="preserve"> </w:t>
      </w:r>
      <w:proofErr w:type="spellStart"/>
      <w:r>
        <w:t>được</w:t>
      </w:r>
      <w:proofErr w:type="spellEnd"/>
      <w:r>
        <w:t xml:space="preserve"> </w:t>
      </w:r>
      <w:proofErr w:type="spellStart"/>
      <w:r>
        <w:t>được</w:t>
      </w:r>
      <w:proofErr w:type="spellEnd"/>
      <w:r>
        <w:t xml:space="preserve"> </w:t>
      </w:r>
      <w:proofErr w:type="spellStart"/>
      <w:r>
        <w:t>giao</w:t>
      </w:r>
      <w:proofErr w:type="spellEnd"/>
      <w:r>
        <w:t xml:space="preserve"> </w:t>
      </w:r>
      <w:proofErr w:type="spellStart"/>
      <w:r>
        <w:t>và</w:t>
      </w:r>
      <w:proofErr w:type="spellEnd"/>
      <w:r>
        <w:t xml:space="preserve"> </w:t>
      </w:r>
      <w:proofErr w:type="spellStart"/>
      <w:r>
        <w:t>thi</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bài</w:t>
      </w:r>
      <w:proofErr w:type="spellEnd"/>
      <w:r>
        <w:t xml:space="preserve"> </w:t>
      </w:r>
      <w:proofErr w:type="spellStart"/>
      <w:r>
        <w:t>thi</w:t>
      </w:r>
      <w:proofErr w:type="spellEnd"/>
      <w:r>
        <w:t xml:space="preserve"> </w:t>
      </w:r>
      <w:proofErr w:type="spellStart"/>
      <w:r>
        <w:t>còn</w:t>
      </w:r>
      <w:proofErr w:type="spellEnd"/>
      <w:r>
        <w:t xml:space="preserve"> </w:t>
      </w:r>
      <w:proofErr w:type="spellStart"/>
      <w:r>
        <w:t>hạn</w:t>
      </w:r>
      <w:proofErr w:type="spellEnd"/>
      <w:r>
        <w:t xml:space="preserve"> </w:t>
      </w:r>
      <w:proofErr w:type="spellStart"/>
      <w:r>
        <w:t>và</w:t>
      </w:r>
      <w:proofErr w:type="spellEnd"/>
      <w:r>
        <w:t xml:space="preserve"> </w:t>
      </w:r>
      <w:proofErr w:type="spellStart"/>
      <w:r>
        <w:t>còn</w:t>
      </w:r>
      <w:proofErr w:type="spellEnd"/>
      <w:r>
        <w:t xml:space="preserve"> </w:t>
      </w:r>
      <w:proofErr w:type="spellStart"/>
      <w:r>
        <w:t>lượt</w:t>
      </w:r>
      <w:proofErr w:type="spellEnd"/>
      <w:r>
        <w:t>.</w:t>
      </w:r>
    </w:p>
    <w:p w14:paraId="280A918F" w14:textId="77777777" w:rsidR="003C592B" w:rsidRDefault="003C592B"/>
    <w:p w14:paraId="280A9190" w14:textId="642AD3BD" w:rsidR="003C592B" w:rsidRDefault="002A62E8" w:rsidP="009A3C48">
      <w:pPr>
        <w:pStyle w:val="Heading3"/>
      </w:pPr>
      <w:bookmarkStart w:id="3457" w:name="_Toc18584534"/>
      <w:ins w:id="3458" w:author="Công Nguyễn Văn" w:date="2019-09-05T13:59:00Z">
        <w:r>
          <w:t>3</w:t>
        </w:r>
      </w:ins>
      <w:del w:id="3459" w:author="Công Nguyễn Văn" w:date="2019-09-05T13:59:00Z">
        <w:r w:rsidR="00212D8E" w:rsidDel="002A62E8">
          <w:delText>4</w:delText>
        </w:r>
      </w:del>
      <w:r w:rsidR="003449FE">
        <w:t>.</w:t>
      </w:r>
      <w:r w:rsidR="009A3C48">
        <w:t>1.</w:t>
      </w:r>
      <w:r w:rsidR="003449FE">
        <w:t xml:space="preserve">5 </w:t>
      </w:r>
      <w:proofErr w:type="spellStart"/>
      <w:r w:rsidR="003449FE">
        <w:t>Quản</w:t>
      </w:r>
      <w:proofErr w:type="spellEnd"/>
      <w:r w:rsidR="003449FE">
        <w:t xml:space="preserve"> </w:t>
      </w:r>
      <w:proofErr w:type="spellStart"/>
      <w:r w:rsidR="003449FE">
        <w:t>lý</w:t>
      </w:r>
      <w:proofErr w:type="spellEnd"/>
      <w:r w:rsidR="003449FE">
        <w:t xml:space="preserve"> user</w:t>
      </w:r>
      <w:bookmarkEnd w:id="3457"/>
    </w:p>
    <w:p w14:paraId="280A9191" w14:textId="435DCC2B" w:rsidR="003C592B" w:rsidRDefault="003449FE">
      <w:bookmarkStart w:id="3460" w:name="_3gnlt4p" w:colFirst="0" w:colLast="0"/>
      <w:bookmarkEnd w:id="3460"/>
      <w:proofErr w:type="spellStart"/>
      <w:r>
        <w:t>Hình</w:t>
      </w:r>
      <w:proofErr w:type="spellEnd"/>
      <w:r>
        <w:t xml:space="preserve"> 2</w:t>
      </w:r>
      <w:r w:rsidR="00255522">
        <w:t>0</w:t>
      </w:r>
      <w:r>
        <w:t xml:space="preserve">: </w:t>
      </w:r>
      <w:proofErr w:type="spellStart"/>
      <w:r>
        <w:t>Màn</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lý</w:t>
      </w:r>
      <w:proofErr w:type="spellEnd"/>
      <w:r>
        <w:t xml:space="preserve"> user</w:t>
      </w:r>
      <w:r>
        <w:rPr>
          <w:noProof/>
        </w:rPr>
        <w:drawing>
          <wp:anchor distT="0" distB="0" distL="114300" distR="114300" simplePos="0" relativeHeight="251661312" behindDoc="0" locked="0" layoutInCell="1" hidden="0" allowOverlap="1" wp14:anchorId="280A9214" wp14:editId="280A9215">
            <wp:simplePos x="0" y="0"/>
            <wp:positionH relativeFrom="column">
              <wp:posOffset>1</wp:posOffset>
            </wp:positionH>
            <wp:positionV relativeFrom="paragraph">
              <wp:posOffset>241300</wp:posOffset>
            </wp:positionV>
            <wp:extent cx="5934075" cy="2006600"/>
            <wp:effectExtent l="0" t="0" r="0" b="0"/>
            <wp:wrapSquare wrapText="bothSides" distT="0" distB="0" distL="114300" distR="114300"/>
            <wp:docPr id="8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934075" cy="2006600"/>
                    </a:xfrm>
                    <a:prstGeom prst="rect">
                      <a:avLst/>
                    </a:prstGeom>
                    <a:ln/>
                  </pic:spPr>
                </pic:pic>
              </a:graphicData>
            </a:graphic>
          </wp:anchor>
        </w:drawing>
      </w:r>
    </w:p>
    <w:p w14:paraId="280A9192" w14:textId="77777777" w:rsidR="003C592B" w:rsidRDefault="003449FE">
      <w:proofErr w:type="spellStart"/>
      <w:r>
        <w:lastRenderedPageBreak/>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user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vào</w:t>
      </w:r>
      <w:proofErr w:type="spellEnd"/>
      <w:r>
        <w:t xml:space="preserve"> ô </w:t>
      </w:r>
      <w:proofErr w:type="spellStart"/>
      <w:r>
        <w:t>tìm</w:t>
      </w:r>
      <w:proofErr w:type="spellEnd"/>
      <w:r>
        <w:t xml:space="preserve"> </w:t>
      </w:r>
      <w:proofErr w:type="spellStart"/>
      <w:r>
        <w:t>kiếm</w:t>
      </w:r>
      <w:proofErr w:type="spellEnd"/>
      <w:r>
        <w:t xml:space="preserve"> </w:t>
      </w:r>
      <w:proofErr w:type="spellStart"/>
      <w:r>
        <w:t>hoặc</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và</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trạng</w:t>
      </w:r>
      <w:proofErr w:type="spellEnd"/>
      <w:r>
        <w:t xml:space="preserve"> </w:t>
      </w:r>
      <w:proofErr w:type="spellStart"/>
      <w:r>
        <w:t>thái</w:t>
      </w:r>
      <w:proofErr w:type="spellEnd"/>
      <w:r>
        <w:t xml:space="preserve"> user (active </w:t>
      </w:r>
      <w:proofErr w:type="spellStart"/>
      <w:r>
        <w:t>hoặc</w:t>
      </w:r>
      <w:proofErr w:type="spellEnd"/>
      <w:r>
        <w:t xml:space="preserve"> inactive).</w:t>
      </w:r>
    </w:p>
    <w:p w14:paraId="280A9193" w14:textId="77777777" w:rsidR="003C592B" w:rsidRDefault="003449F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trường</w:t>
      </w:r>
      <w:proofErr w:type="spellEnd"/>
      <w:r>
        <w:t xml:space="preserve"> </w:t>
      </w:r>
      <w:proofErr w:type="spellStart"/>
      <w:r>
        <w:t>và</w:t>
      </w:r>
      <w:proofErr w:type="spellEnd"/>
      <w:r>
        <w:t xml:space="preserve"> </w:t>
      </w:r>
      <w:proofErr w:type="spellStart"/>
      <w:r>
        <w:t>nhấn</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tạo</w:t>
      </w:r>
      <w:proofErr w:type="spellEnd"/>
      <w:r>
        <w:t xml:space="preserve"> user </w:t>
      </w:r>
      <w:proofErr w:type="spellStart"/>
      <w:r>
        <w:t>mới</w:t>
      </w:r>
      <w:proofErr w:type="spellEnd"/>
      <w:r>
        <w:t>.</w:t>
      </w:r>
      <w:r>
        <w:rPr>
          <w:noProof/>
        </w:rPr>
        <w:drawing>
          <wp:anchor distT="0" distB="0" distL="114300" distR="114300" simplePos="0" relativeHeight="251662336" behindDoc="0" locked="0" layoutInCell="1" hidden="0" allowOverlap="1" wp14:anchorId="280A9216" wp14:editId="280A9217">
            <wp:simplePos x="0" y="0"/>
            <wp:positionH relativeFrom="column">
              <wp:posOffset>1</wp:posOffset>
            </wp:positionH>
            <wp:positionV relativeFrom="paragraph">
              <wp:posOffset>696595</wp:posOffset>
            </wp:positionV>
            <wp:extent cx="5943600" cy="3217545"/>
            <wp:effectExtent l="0" t="0" r="0" b="0"/>
            <wp:wrapSquare wrapText="bothSides" distT="0" distB="0" distL="114300" distR="114300"/>
            <wp:docPr id="8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5943600" cy="3217545"/>
                    </a:xfrm>
                    <a:prstGeom prst="rect">
                      <a:avLst/>
                    </a:prstGeom>
                    <a:ln/>
                  </pic:spPr>
                </pic:pic>
              </a:graphicData>
            </a:graphic>
          </wp:anchor>
        </w:drawing>
      </w:r>
    </w:p>
    <w:p w14:paraId="280A9194" w14:textId="4A7C45E8" w:rsidR="003C592B" w:rsidRDefault="00255522" w:rsidP="00AE3E49">
      <w:pPr>
        <w:jc w:val="center"/>
      </w:pPr>
      <w:bookmarkStart w:id="3461" w:name="_1vsw3ci" w:colFirst="0" w:colLast="0"/>
      <w:bookmarkEnd w:id="3461"/>
      <w:proofErr w:type="spellStart"/>
      <w:r>
        <w:t>Hình</w:t>
      </w:r>
      <w:proofErr w:type="spellEnd"/>
      <w:r>
        <w:t xml:space="preserve"> 21:</w:t>
      </w:r>
      <w:r w:rsidR="003449FE">
        <w:t xml:space="preserve">Màn </w:t>
      </w:r>
      <w:proofErr w:type="spellStart"/>
      <w:r w:rsidR="003449FE">
        <w:t>hình</w:t>
      </w:r>
      <w:proofErr w:type="spellEnd"/>
      <w:r w:rsidR="003449FE">
        <w:t xml:space="preserve"> </w:t>
      </w:r>
      <w:proofErr w:type="spellStart"/>
      <w:r w:rsidR="003449FE">
        <w:t>thêm</w:t>
      </w:r>
      <w:proofErr w:type="spellEnd"/>
      <w:r w:rsidR="003449FE">
        <w:t xml:space="preserve"> </w:t>
      </w:r>
      <w:proofErr w:type="spellStart"/>
      <w:r w:rsidR="003449FE">
        <w:t>mới</w:t>
      </w:r>
      <w:proofErr w:type="spellEnd"/>
      <w:r w:rsidR="003449FE">
        <w:t xml:space="preserve"> user</w:t>
      </w:r>
    </w:p>
    <w:p w14:paraId="280A9195" w14:textId="77777777" w:rsidR="003C592B" w:rsidRDefault="003449FE">
      <w:r>
        <w:rPr>
          <w:noProof/>
        </w:rPr>
        <w:drawing>
          <wp:anchor distT="0" distB="0" distL="114300" distR="114300" simplePos="0" relativeHeight="251663360" behindDoc="0" locked="0" layoutInCell="1" hidden="0" allowOverlap="1" wp14:anchorId="280A9218" wp14:editId="280A9219">
            <wp:simplePos x="0" y="0"/>
            <wp:positionH relativeFrom="column">
              <wp:posOffset>52706</wp:posOffset>
            </wp:positionH>
            <wp:positionV relativeFrom="paragraph">
              <wp:posOffset>757555</wp:posOffset>
            </wp:positionV>
            <wp:extent cx="5943600" cy="1960245"/>
            <wp:effectExtent l="0" t="0" r="0" b="0"/>
            <wp:wrapSquare wrapText="bothSides" distT="0" distB="0" distL="114300" distR="114300"/>
            <wp:docPr id="8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943600" cy="1960245"/>
                    </a:xfrm>
                    <a:prstGeom prst="rect">
                      <a:avLst/>
                    </a:prstGeom>
                    <a:ln/>
                  </pic:spPr>
                </pic:pic>
              </a:graphicData>
            </a:graphic>
          </wp:anchor>
        </w:drawing>
      </w:r>
    </w:p>
    <w:p w14:paraId="280A9196" w14:textId="5A09DED0" w:rsidR="003C592B" w:rsidRDefault="002A62E8" w:rsidP="009A3C48">
      <w:pPr>
        <w:pStyle w:val="Heading3"/>
      </w:pPr>
      <w:bookmarkStart w:id="3462" w:name="_Toc18584535"/>
      <w:ins w:id="3463" w:author="Công Nguyễn Văn" w:date="2019-09-05T14:00:00Z">
        <w:r>
          <w:t>3</w:t>
        </w:r>
      </w:ins>
      <w:del w:id="3464" w:author="Công Nguyễn Văn" w:date="2019-09-05T13:59:00Z">
        <w:r w:rsidR="00212D8E" w:rsidDel="002A62E8">
          <w:delText>4</w:delText>
        </w:r>
      </w:del>
      <w:r w:rsidR="003449FE">
        <w:t>.</w:t>
      </w:r>
      <w:r w:rsidR="009A3C48">
        <w:t>1.</w:t>
      </w:r>
      <w:r w:rsidR="003449FE">
        <w:t xml:space="preserve">6 </w:t>
      </w:r>
      <w:proofErr w:type="spellStart"/>
      <w:r w:rsidR="003449FE">
        <w:t>Quản</w:t>
      </w:r>
      <w:proofErr w:type="spellEnd"/>
      <w:r w:rsidR="003449FE">
        <w:t xml:space="preserve"> </w:t>
      </w:r>
      <w:proofErr w:type="spellStart"/>
      <w:r w:rsidR="003449FE">
        <w:t>lý</w:t>
      </w:r>
      <w:proofErr w:type="spellEnd"/>
      <w:r w:rsidR="003449FE">
        <w:t xml:space="preserve"> question</w:t>
      </w:r>
      <w:bookmarkEnd w:id="3462"/>
    </w:p>
    <w:p w14:paraId="280A9197" w14:textId="1A108469" w:rsidR="003C592B" w:rsidRDefault="00255522" w:rsidP="00AE3E49">
      <w:pPr>
        <w:jc w:val="center"/>
      </w:pPr>
      <w:bookmarkStart w:id="3465" w:name="_2uxtw84" w:colFirst="0" w:colLast="0"/>
      <w:bookmarkEnd w:id="3465"/>
      <w:proofErr w:type="spellStart"/>
      <w:r>
        <w:t>Hình</w:t>
      </w:r>
      <w:proofErr w:type="spellEnd"/>
      <w:r>
        <w:t xml:space="preserve"> 22:</w:t>
      </w:r>
      <w:r w:rsidR="003449FE">
        <w:t xml:space="preserve">Màn </w:t>
      </w:r>
      <w:proofErr w:type="spellStart"/>
      <w:r w:rsidR="003449FE">
        <w:t>hình</w:t>
      </w:r>
      <w:proofErr w:type="spellEnd"/>
      <w:r w:rsidR="003449FE">
        <w:t xml:space="preserve"> </w:t>
      </w:r>
      <w:proofErr w:type="spellStart"/>
      <w:r w:rsidR="003449FE">
        <w:t>quản</w:t>
      </w:r>
      <w:proofErr w:type="spellEnd"/>
      <w:r w:rsidR="003449FE">
        <w:t xml:space="preserve"> </w:t>
      </w:r>
      <w:proofErr w:type="spellStart"/>
      <w:r w:rsidR="003449FE">
        <w:t>lý</w:t>
      </w:r>
      <w:proofErr w:type="spellEnd"/>
      <w:r w:rsidR="003449FE">
        <w:t xml:space="preserve"> question</w:t>
      </w:r>
    </w:p>
    <w:p w14:paraId="280A919A" w14:textId="765F2C83" w:rsidR="003C592B" w:rsidRDefault="003449FE">
      <w:proofErr w:type="spellStart"/>
      <w:r>
        <w:lastRenderedPageBreak/>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question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vào</w:t>
      </w:r>
      <w:proofErr w:type="spellEnd"/>
      <w:r>
        <w:t xml:space="preserve"> ô </w:t>
      </w:r>
      <w:proofErr w:type="spellStart"/>
      <w:r>
        <w:t>tìm</w:t>
      </w:r>
      <w:proofErr w:type="spellEnd"/>
      <w:r>
        <w:t xml:space="preserve"> </w:t>
      </w:r>
      <w:proofErr w:type="spellStart"/>
      <w:r>
        <w:t>kiếm</w:t>
      </w:r>
      <w:proofErr w:type="spellEnd"/>
      <w:r>
        <w:t xml:space="preserve"> </w:t>
      </w:r>
      <w:proofErr w:type="spellStart"/>
      <w:r>
        <w:t>hoặc</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có</w:t>
      </w:r>
      <w:proofErr w:type="spellEnd"/>
      <w:r>
        <w:t xml:space="preserve"> </w:t>
      </w:r>
      <w:proofErr w:type="spellStart"/>
      <w:r>
        <w:t>thể</w:t>
      </w:r>
      <w:proofErr w:type="spellEnd"/>
      <w:r>
        <w:t xml:space="preserve"> import file), </w:t>
      </w:r>
      <w:proofErr w:type="spellStart"/>
      <w:r>
        <w:t>sửa</w:t>
      </w:r>
      <w:proofErr w:type="spellEnd"/>
      <w:r>
        <w:t xml:space="preserve"> </w:t>
      </w:r>
      <w:proofErr w:type="spellStart"/>
      <w:r>
        <w:t>và</w:t>
      </w:r>
      <w:proofErr w:type="spellEnd"/>
      <w:r>
        <w:t xml:space="preserve"> </w:t>
      </w:r>
      <w:proofErr w:type="spellStart"/>
      <w:r>
        <w:t>xóa</w:t>
      </w:r>
      <w:proofErr w:type="spellEnd"/>
      <w:r>
        <w:t xml:space="preserve"> question.</w:t>
      </w:r>
      <w:r>
        <w:rPr>
          <w:noProof/>
        </w:rPr>
        <w:drawing>
          <wp:anchor distT="0" distB="0" distL="114300" distR="114300" simplePos="0" relativeHeight="251664384" behindDoc="0" locked="0" layoutInCell="1" hidden="0" allowOverlap="1" wp14:anchorId="280A921A" wp14:editId="280A921B">
            <wp:simplePos x="0" y="0"/>
            <wp:positionH relativeFrom="column">
              <wp:posOffset>-3809</wp:posOffset>
            </wp:positionH>
            <wp:positionV relativeFrom="paragraph">
              <wp:posOffset>1102995</wp:posOffset>
            </wp:positionV>
            <wp:extent cx="5943600" cy="2740660"/>
            <wp:effectExtent l="0" t="0" r="0" b="0"/>
            <wp:wrapSquare wrapText="bothSides" distT="0" distB="0" distL="114300" distR="114300"/>
            <wp:docPr id="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943600" cy="2740660"/>
                    </a:xfrm>
                    <a:prstGeom prst="rect">
                      <a:avLst/>
                    </a:prstGeom>
                    <a:ln/>
                  </pic:spPr>
                </pic:pic>
              </a:graphicData>
            </a:graphic>
          </wp:anchor>
        </w:drawing>
      </w:r>
      <w:bookmarkStart w:id="3466" w:name="_1a346fx" w:colFirst="0" w:colLast="0"/>
      <w:bookmarkEnd w:id="3466"/>
    </w:p>
    <w:p w14:paraId="51E77F43" w14:textId="77777777" w:rsidR="00AE3E49" w:rsidRDefault="003449F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nhập</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tải</w:t>
      </w:r>
      <w:proofErr w:type="spellEnd"/>
      <w:r>
        <w:t xml:space="preserve"> file </w:t>
      </w:r>
      <w:proofErr w:type="spellStart"/>
      <w:r>
        <w:t>ảnh</w:t>
      </w:r>
      <w:proofErr w:type="spellEnd"/>
      <w:r>
        <w:t xml:space="preserve">, video, mp3 </w:t>
      </w:r>
      <w:proofErr w:type="spellStart"/>
      <w:r>
        <w:t>và</w:t>
      </w:r>
      <w:proofErr w:type="spellEnd"/>
      <w:r>
        <w:t xml:space="preserve"> </w:t>
      </w:r>
      <w:proofErr w:type="spellStart"/>
      <w:r>
        <w:t>điền</w:t>
      </w:r>
      <w:proofErr w:type="spellEnd"/>
      <w:r>
        <w:t xml:space="preserve"> </w:t>
      </w:r>
    </w:p>
    <w:p w14:paraId="52716DFC" w14:textId="15F87F4D" w:rsidR="00AE3E49" w:rsidRDefault="00255522" w:rsidP="00AE3E49">
      <w:pPr>
        <w:jc w:val="center"/>
      </w:pPr>
      <w:proofErr w:type="spellStart"/>
      <w:r>
        <w:t>Hình</w:t>
      </w:r>
      <w:proofErr w:type="spellEnd"/>
      <w:r>
        <w:t xml:space="preserve"> 23:</w:t>
      </w:r>
      <w:r w:rsidR="00AE3E49">
        <w:t xml:space="preserve">Màn </w:t>
      </w:r>
      <w:proofErr w:type="spellStart"/>
      <w:r w:rsidR="00AE3E49">
        <w:t>hình</w:t>
      </w:r>
      <w:proofErr w:type="spellEnd"/>
      <w:r w:rsidR="00AE3E49">
        <w:t xml:space="preserve"> </w:t>
      </w:r>
      <w:proofErr w:type="spellStart"/>
      <w:r w:rsidR="00AE3E49">
        <w:t>thêm</w:t>
      </w:r>
      <w:proofErr w:type="spellEnd"/>
      <w:r w:rsidR="00AE3E49">
        <w:t xml:space="preserve"> question</w:t>
      </w:r>
    </w:p>
    <w:p w14:paraId="280A919C" w14:textId="390A126B" w:rsidR="003C592B" w:rsidRDefault="003449FE">
      <w:proofErr w:type="spellStart"/>
      <w:r>
        <w:t>các</w:t>
      </w:r>
      <w:proofErr w:type="spellEnd"/>
      <w:r>
        <w:t xml:space="preserve"> </w:t>
      </w:r>
      <w:proofErr w:type="spellStart"/>
      <w:r>
        <w:t>đáp</w:t>
      </w:r>
      <w:proofErr w:type="spellEnd"/>
      <w:r>
        <w:t xml:space="preserve"> </w:t>
      </w:r>
      <w:proofErr w:type="spellStart"/>
      <w:r>
        <w:t>án</w:t>
      </w:r>
      <w:proofErr w:type="spellEnd"/>
      <w:r>
        <w:t xml:space="preserve"> </w:t>
      </w:r>
      <w:proofErr w:type="spellStart"/>
      <w:r>
        <w:t>tối</w:t>
      </w:r>
      <w:proofErr w:type="spellEnd"/>
      <w:r>
        <w:t xml:space="preserve"> </w:t>
      </w:r>
      <w:proofErr w:type="spellStart"/>
      <w:r>
        <w:t>đa</w:t>
      </w:r>
      <w:proofErr w:type="spellEnd"/>
      <w:r>
        <w:t xml:space="preserve"> 2 </w:t>
      </w:r>
      <w:proofErr w:type="spellStart"/>
      <w:r>
        <w:t>đáp</w:t>
      </w:r>
      <w:proofErr w:type="spellEnd"/>
      <w:r>
        <w:t xml:space="preserve"> </w:t>
      </w:r>
      <w:proofErr w:type="spellStart"/>
      <w:r>
        <w:t>án</w:t>
      </w:r>
      <w:proofErr w:type="spellEnd"/>
      <w:r>
        <w:t xml:space="preserve"> </w:t>
      </w:r>
      <w:proofErr w:type="spellStart"/>
      <w:r>
        <w:t>và</w:t>
      </w:r>
      <w:proofErr w:type="spellEnd"/>
      <w:r>
        <w:t xml:space="preserve"> </w:t>
      </w:r>
      <w:proofErr w:type="spellStart"/>
      <w:r>
        <w:t>có</w:t>
      </w:r>
      <w:proofErr w:type="spellEnd"/>
      <w:r>
        <w:t xml:space="preserve"> </w:t>
      </w:r>
      <w:proofErr w:type="spellStart"/>
      <w:r>
        <w:t>ít</w:t>
      </w:r>
      <w:proofErr w:type="spellEnd"/>
      <w:r>
        <w:t xml:space="preserve"> </w:t>
      </w:r>
      <w:proofErr w:type="spellStart"/>
      <w:r>
        <w:t>nhất</w:t>
      </w:r>
      <w:proofErr w:type="spellEnd"/>
      <w:r>
        <w:t xml:space="preserve"> 1 </w:t>
      </w:r>
      <w:proofErr w:type="spellStart"/>
      <w:r>
        <w:t>đáp</w:t>
      </w:r>
      <w:proofErr w:type="spellEnd"/>
      <w:r>
        <w:t xml:space="preserve"> </w:t>
      </w:r>
      <w:proofErr w:type="spellStart"/>
      <w:r>
        <w:t>án</w:t>
      </w:r>
      <w:proofErr w:type="spellEnd"/>
      <w:r>
        <w:t xml:space="preserve"> </w:t>
      </w:r>
      <w:proofErr w:type="spellStart"/>
      <w:r>
        <w:t>đúng</w:t>
      </w:r>
      <w:proofErr w:type="spellEnd"/>
      <w:r>
        <w:t>.</w:t>
      </w:r>
    </w:p>
    <w:p w14:paraId="280A919D" w14:textId="47B5B3A5" w:rsidR="003C592B" w:rsidRDefault="002A62E8" w:rsidP="009A3C48">
      <w:pPr>
        <w:pStyle w:val="Heading3"/>
      </w:pPr>
      <w:bookmarkStart w:id="3467" w:name="_Toc18584536"/>
      <w:ins w:id="3468" w:author="Công Nguyễn Văn" w:date="2019-09-05T14:00:00Z">
        <w:r>
          <w:t>3</w:t>
        </w:r>
      </w:ins>
      <w:del w:id="3469" w:author="Công Nguyễn Văn" w:date="2019-09-05T14:00:00Z">
        <w:r w:rsidR="00212D8E" w:rsidDel="002A62E8">
          <w:delText>4</w:delText>
        </w:r>
      </w:del>
      <w:r w:rsidR="003449FE">
        <w:t>.</w:t>
      </w:r>
      <w:r w:rsidR="009A3C48">
        <w:t>1.</w:t>
      </w:r>
      <w:r w:rsidR="003449FE">
        <w:t xml:space="preserve">7 </w:t>
      </w:r>
      <w:proofErr w:type="spellStart"/>
      <w:r w:rsidR="003449FE">
        <w:t>Quản</w:t>
      </w:r>
      <w:proofErr w:type="spellEnd"/>
      <w:r w:rsidR="003449FE">
        <w:t xml:space="preserve"> </w:t>
      </w:r>
      <w:proofErr w:type="spellStart"/>
      <w:r w:rsidR="003449FE">
        <w:t>lý</w:t>
      </w:r>
      <w:proofErr w:type="spellEnd"/>
      <w:r w:rsidR="003449FE">
        <w:t xml:space="preserve"> exam</w:t>
      </w:r>
      <w:bookmarkEnd w:id="3467"/>
    </w:p>
    <w:p w14:paraId="280A919E" w14:textId="77777777" w:rsidR="003C592B" w:rsidRDefault="003449FE">
      <w:bookmarkStart w:id="3470" w:name="_2981zbj" w:colFirst="0" w:colLast="0"/>
      <w:bookmarkEnd w:id="3470"/>
      <w:r>
        <w:rPr>
          <w:noProof/>
        </w:rPr>
        <w:drawing>
          <wp:inline distT="0" distB="0" distL="0" distR="0" wp14:anchorId="280A921C" wp14:editId="280A921D">
            <wp:extent cx="5580380" cy="1886827"/>
            <wp:effectExtent l="0" t="0" r="0" b="0"/>
            <wp:docPr id="89" name="image1.png" descr="D:\Downloads\61068279_379037382706375_6207640761190580224_n.png"/>
            <wp:cNvGraphicFramePr/>
            <a:graphic xmlns:a="http://schemas.openxmlformats.org/drawingml/2006/main">
              <a:graphicData uri="http://schemas.openxmlformats.org/drawingml/2006/picture">
                <pic:pic xmlns:pic="http://schemas.openxmlformats.org/drawingml/2006/picture">
                  <pic:nvPicPr>
                    <pic:cNvPr id="0" name="image1.png" descr="D:\Downloads\61068279_379037382706375_6207640761190580224_n.png"/>
                    <pic:cNvPicPr preferRelativeResize="0"/>
                  </pic:nvPicPr>
                  <pic:blipFill>
                    <a:blip r:embed="rId41"/>
                    <a:srcRect/>
                    <a:stretch>
                      <a:fillRect/>
                    </a:stretch>
                  </pic:blipFill>
                  <pic:spPr>
                    <a:xfrm>
                      <a:off x="0" y="0"/>
                      <a:ext cx="5580380" cy="1886827"/>
                    </a:xfrm>
                    <a:prstGeom prst="rect">
                      <a:avLst/>
                    </a:prstGeom>
                    <a:ln/>
                  </pic:spPr>
                </pic:pic>
              </a:graphicData>
            </a:graphic>
          </wp:inline>
        </w:drawing>
      </w:r>
    </w:p>
    <w:p w14:paraId="280A919F" w14:textId="488B79D1" w:rsidR="003C592B" w:rsidRDefault="00255522" w:rsidP="00AE3E49">
      <w:pPr>
        <w:jc w:val="center"/>
      </w:pPr>
      <w:bookmarkStart w:id="3471" w:name="_odc9jc" w:colFirst="0" w:colLast="0"/>
      <w:bookmarkEnd w:id="3471"/>
      <w:proofErr w:type="spellStart"/>
      <w:r>
        <w:t>Hình</w:t>
      </w:r>
      <w:proofErr w:type="spellEnd"/>
      <w:r>
        <w:t xml:space="preserve"> 24:</w:t>
      </w:r>
      <w:r w:rsidR="003449FE">
        <w:t xml:space="preserve">Màn </w:t>
      </w:r>
      <w:proofErr w:type="spellStart"/>
      <w:r w:rsidR="003449FE">
        <w:t>hình</w:t>
      </w:r>
      <w:proofErr w:type="spellEnd"/>
      <w:r w:rsidR="003449FE">
        <w:t xml:space="preserve"> </w:t>
      </w:r>
      <w:proofErr w:type="spellStart"/>
      <w:r w:rsidR="003449FE">
        <w:t>quản</w:t>
      </w:r>
      <w:proofErr w:type="spellEnd"/>
      <w:r w:rsidR="003449FE">
        <w:t xml:space="preserve"> </w:t>
      </w:r>
      <w:proofErr w:type="spellStart"/>
      <w:r w:rsidR="003449FE">
        <w:t>lý</w:t>
      </w:r>
      <w:proofErr w:type="spellEnd"/>
      <w:r w:rsidR="003449FE">
        <w:t xml:space="preserve"> exam</w:t>
      </w:r>
    </w:p>
    <w:p w14:paraId="280A91A0" w14:textId="77777777" w:rsidR="003C592B" w:rsidRDefault="003449F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exam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vào</w:t>
      </w:r>
      <w:proofErr w:type="spellEnd"/>
      <w:r>
        <w:t xml:space="preserve"> ô </w:t>
      </w:r>
      <w:proofErr w:type="spellStart"/>
      <w:r>
        <w:t>tìm</w:t>
      </w:r>
      <w:proofErr w:type="spellEnd"/>
      <w:r>
        <w:t xml:space="preserve"> </w:t>
      </w:r>
      <w:proofErr w:type="spellStart"/>
      <w:r>
        <w:t>kiếm</w:t>
      </w:r>
      <w:proofErr w:type="spellEnd"/>
      <w:r>
        <w:t xml:space="preserve"> </w:t>
      </w:r>
      <w:proofErr w:type="spellStart"/>
      <w:r>
        <w:t>hoặc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theo</w:t>
      </w:r>
      <w:proofErr w:type="spellEnd"/>
      <w:r>
        <w:t xml:space="preserve"> </w:t>
      </w:r>
      <w:proofErr w:type="spellStart"/>
      <w:r>
        <w:t>loại</w:t>
      </w:r>
      <w:proofErr w:type="spellEnd"/>
      <w:r>
        <w:t xml:space="preserve"> exam, </w:t>
      </w:r>
      <w:proofErr w:type="spellStart"/>
      <w:r>
        <w:t>sửa</w:t>
      </w:r>
      <w:proofErr w:type="spellEnd"/>
      <w:r>
        <w:t xml:space="preserve"> </w:t>
      </w:r>
      <w:proofErr w:type="spellStart"/>
      <w:r>
        <w:t>và</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bài</w:t>
      </w:r>
      <w:proofErr w:type="spellEnd"/>
      <w:r>
        <w:t xml:space="preserve"> </w:t>
      </w:r>
      <w:proofErr w:type="spellStart"/>
      <w:r>
        <w:t>thi</w:t>
      </w:r>
      <w:proofErr w:type="spellEnd"/>
      <w:r>
        <w:t xml:space="preserve"> (Active, Pending, Deleted)</w:t>
      </w:r>
    </w:p>
    <w:p w14:paraId="280A91A1" w14:textId="77777777" w:rsidR="003C592B" w:rsidRDefault="003449FE">
      <w:r>
        <w:rPr>
          <w:noProof/>
        </w:rPr>
        <w:lastRenderedPageBreak/>
        <w:drawing>
          <wp:inline distT="0" distB="0" distL="0" distR="0" wp14:anchorId="280A921E" wp14:editId="280A921F">
            <wp:extent cx="5580380" cy="2687181"/>
            <wp:effectExtent l="0" t="0" r="0" b="0"/>
            <wp:docPr id="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580380" cy="2687181"/>
                    </a:xfrm>
                    <a:prstGeom prst="rect">
                      <a:avLst/>
                    </a:prstGeom>
                    <a:ln/>
                  </pic:spPr>
                </pic:pic>
              </a:graphicData>
            </a:graphic>
          </wp:inline>
        </w:drawing>
      </w:r>
    </w:p>
    <w:p w14:paraId="280A91A2" w14:textId="0AD18B00" w:rsidR="003C592B" w:rsidRDefault="00255522" w:rsidP="00AE3E49">
      <w:pPr>
        <w:jc w:val="center"/>
      </w:pPr>
      <w:bookmarkStart w:id="3472" w:name="_38czs75" w:colFirst="0" w:colLast="0"/>
      <w:bookmarkEnd w:id="3472"/>
      <w:proofErr w:type="spellStart"/>
      <w:r>
        <w:t>Hình</w:t>
      </w:r>
      <w:proofErr w:type="spellEnd"/>
      <w:r>
        <w:t xml:space="preserve"> 25:</w:t>
      </w:r>
      <w:r w:rsidR="003449FE">
        <w:t xml:space="preserve">Màn </w:t>
      </w:r>
      <w:proofErr w:type="spellStart"/>
      <w:r w:rsidR="003449FE">
        <w:t>hình</w:t>
      </w:r>
      <w:proofErr w:type="spellEnd"/>
      <w:r w:rsidR="003449FE">
        <w:t xml:space="preserve"> </w:t>
      </w:r>
      <w:proofErr w:type="spellStart"/>
      <w:r w:rsidR="003449FE">
        <w:t>thêm</w:t>
      </w:r>
      <w:proofErr w:type="spellEnd"/>
      <w:r w:rsidR="003449FE">
        <w:t xml:space="preserve"> </w:t>
      </w:r>
      <w:proofErr w:type="spellStart"/>
      <w:r w:rsidR="003449FE">
        <w:t>mới</w:t>
      </w:r>
      <w:proofErr w:type="spellEnd"/>
      <w:r w:rsidR="003449FE">
        <w:t xml:space="preserve"> exam</w:t>
      </w:r>
    </w:p>
    <w:p w14:paraId="280A91A3" w14:textId="77777777" w:rsidR="003C592B" w:rsidRDefault="003449FE">
      <w:r>
        <w:t xml:space="preserve"> Sau </w:t>
      </w:r>
      <w:proofErr w:type="spellStart"/>
      <w:r>
        <w:t>khi</w:t>
      </w:r>
      <w:proofErr w:type="spellEnd"/>
      <w:r>
        <w:t xml:space="preserve"> </w:t>
      </w:r>
      <w:proofErr w:type="spellStart"/>
      <w:r>
        <w:t>nhấn</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cần</w:t>
      </w:r>
      <w:proofErr w:type="spellEnd"/>
      <w:r>
        <w:t xml:space="preserve"> </w:t>
      </w:r>
      <w:proofErr w:type="spellStart"/>
      <w:r>
        <w:t>chú</w:t>
      </w:r>
      <w:proofErr w:type="spellEnd"/>
      <w:r>
        <w:t xml:space="preserve"> ý </w:t>
      </w:r>
      <w:proofErr w:type="spellStart"/>
      <w:r>
        <w:t>trường</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để</w:t>
      </w:r>
      <w:proofErr w:type="spellEnd"/>
      <w:r>
        <w:t xml:space="preserve"> </w:t>
      </w:r>
      <w:proofErr w:type="spellStart"/>
      <w:r>
        <w:t>giao</w:t>
      </w:r>
      <w:proofErr w:type="spellEnd"/>
      <w:r>
        <w:t xml:space="preserve"> </w:t>
      </w:r>
      <w:proofErr w:type="spellStart"/>
      <w:r>
        <w:t>bài</w:t>
      </w:r>
      <w:proofErr w:type="spellEnd"/>
      <w:r>
        <w:t xml:space="preserve"> </w:t>
      </w:r>
      <w:proofErr w:type="spellStart"/>
      <w:r>
        <w:t>thi</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Nhóm</w:t>
      </w:r>
      <w:proofErr w:type="spellEnd"/>
      <w:r>
        <w:t xml:space="preserve">“ </w:t>
      </w:r>
      <w:proofErr w:type="spellStart"/>
      <w:r>
        <w:t>để</w:t>
      </w:r>
      <w:proofErr w:type="spellEnd"/>
      <w:r>
        <w:t xml:space="preserve"> </w:t>
      </w:r>
      <w:proofErr w:type="spellStart"/>
      <w:r>
        <w:t>giao</w:t>
      </w:r>
      <w:proofErr w:type="spellEnd"/>
      <w:r>
        <w:t xml:space="preserve"> </w:t>
      </w:r>
      <w:proofErr w:type="spellStart"/>
      <w:r>
        <w:t>cho</w:t>
      </w:r>
      <w:proofErr w:type="spellEnd"/>
      <w:r>
        <w:t xml:space="preserve"> </w:t>
      </w:r>
      <w:proofErr w:type="spellStart"/>
      <w:r>
        <w:t>nhóm</w:t>
      </w:r>
      <w:proofErr w:type="spellEnd"/>
      <w:r>
        <w:t>.</w:t>
      </w:r>
    </w:p>
    <w:p w14:paraId="280A91A4" w14:textId="77777777" w:rsidR="003C592B" w:rsidRDefault="003449FE">
      <w:r>
        <w:t xml:space="preserve">Sau </w:t>
      </w:r>
      <w:proofErr w:type="spellStart"/>
      <w:r>
        <w:t>khi</w:t>
      </w:r>
      <w:proofErr w:type="spellEnd"/>
      <w:r>
        <w:t xml:space="preserve"> </w:t>
      </w:r>
      <w:proofErr w:type="spellStart"/>
      <w:r>
        <w:t>tạo</w:t>
      </w:r>
      <w:proofErr w:type="spellEnd"/>
      <w:r>
        <w:t xml:space="preserve"> </w:t>
      </w:r>
      <w:proofErr w:type="spellStart"/>
      <w:r>
        <w:t>xong</w:t>
      </w:r>
      <w:proofErr w:type="spellEnd"/>
      <w:r>
        <w:t xml:space="preserve"> exam </w:t>
      </w:r>
      <w:proofErr w:type="spellStart"/>
      <w:r>
        <w:t>tổng</w:t>
      </w:r>
      <w:proofErr w:type="spellEnd"/>
      <w:r>
        <w:t xml:space="preserve"> </w:t>
      </w:r>
      <w:proofErr w:type="spellStart"/>
      <w:r>
        <w:t>quát</w:t>
      </w:r>
      <w:proofErr w:type="spellEnd"/>
      <w:r>
        <w:t xml:space="preserve"> </w:t>
      </w:r>
      <w:proofErr w:type="spellStart"/>
      <w:r>
        <w:t>sẽ</w:t>
      </w:r>
      <w:proofErr w:type="spellEnd"/>
      <w:r>
        <w:t xml:space="preserve"> </w:t>
      </w:r>
      <w:proofErr w:type="spellStart"/>
      <w:r>
        <w:t>đến</w:t>
      </w:r>
      <w:proofErr w:type="spellEnd"/>
      <w:r>
        <w:t xml:space="preserve"> </w:t>
      </w:r>
      <w:proofErr w:type="spellStart"/>
      <w:r>
        <w:t>tạo</w:t>
      </w:r>
      <w:proofErr w:type="spellEnd"/>
      <w:r>
        <w:t xml:space="preserve"> exam chi </w:t>
      </w:r>
      <w:proofErr w:type="spellStart"/>
      <w:r>
        <w:t>tiết</w:t>
      </w:r>
      <w:proofErr w:type="spellEnd"/>
      <w:r>
        <w:t>:</w:t>
      </w:r>
    </w:p>
    <w:p w14:paraId="280A91A5" w14:textId="77777777" w:rsidR="003C592B" w:rsidRDefault="003449FE">
      <w:bookmarkStart w:id="3473" w:name="_1nia2ey" w:colFirst="0" w:colLast="0"/>
      <w:bookmarkEnd w:id="3473"/>
      <w:r>
        <w:rPr>
          <w:noProof/>
        </w:rPr>
        <w:drawing>
          <wp:inline distT="0" distB="0" distL="0" distR="0" wp14:anchorId="280A9220" wp14:editId="280A9221">
            <wp:extent cx="5580380" cy="2906448"/>
            <wp:effectExtent l="0" t="0" r="0" b="0"/>
            <wp:docPr id="9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5580380" cy="2906448"/>
                    </a:xfrm>
                    <a:prstGeom prst="rect">
                      <a:avLst/>
                    </a:prstGeom>
                    <a:ln/>
                  </pic:spPr>
                </pic:pic>
              </a:graphicData>
            </a:graphic>
          </wp:inline>
        </w:drawing>
      </w:r>
    </w:p>
    <w:p w14:paraId="280A91A6" w14:textId="06D3B9BC" w:rsidR="003C592B" w:rsidRDefault="00255522" w:rsidP="00AE3E49">
      <w:pPr>
        <w:jc w:val="center"/>
      </w:pPr>
      <w:bookmarkStart w:id="3474" w:name="_47hxl2r"/>
      <w:bookmarkEnd w:id="3474"/>
      <w:proofErr w:type="spellStart"/>
      <w:r>
        <w:t>Hình</w:t>
      </w:r>
      <w:proofErr w:type="spellEnd"/>
      <w:r>
        <w:t xml:space="preserve"> 26:</w:t>
      </w:r>
      <w:r w:rsidR="003449FE">
        <w:t xml:space="preserve">Màn </w:t>
      </w:r>
      <w:proofErr w:type="spellStart"/>
      <w:r w:rsidR="003449FE">
        <w:t>hình</w:t>
      </w:r>
      <w:proofErr w:type="spellEnd"/>
      <w:r w:rsidR="003449FE">
        <w:t xml:space="preserve"> </w:t>
      </w:r>
      <w:proofErr w:type="spellStart"/>
      <w:r w:rsidR="003449FE">
        <w:t>thêm</w:t>
      </w:r>
      <w:proofErr w:type="spellEnd"/>
      <w:r w:rsidR="003449FE">
        <w:t xml:space="preserve"> chi </w:t>
      </w:r>
      <w:proofErr w:type="spellStart"/>
      <w:r w:rsidR="003449FE">
        <w:t>tiết</w:t>
      </w:r>
      <w:proofErr w:type="spellEnd"/>
      <w:r w:rsidR="003449FE">
        <w:t xml:space="preserve"> question </w:t>
      </w:r>
      <w:proofErr w:type="spellStart"/>
      <w:r w:rsidR="003449FE">
        <w:t>vào</w:t>
      </w:r>
      <w:proofErr w:type="spellEnd"/>
      <w:r w:rsidR="003449FE">
        <w:t xml:space="preserve"> exam</w:t>
      </w:r>
    </w:p>
    <w:p w14:paraId="280A91A7" w14:textId="77777777" w:rsidR="003C592B" w:rsidRDefault="003449F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vào</w:t>
      </w:r>
      <w:proofErr w:type="spellEnd"/>
      <w:r>
        <w:t xml:space="preserve"> </w:t>
      </w:r>
      <w:proofErr w:type="spellStart"/>
      <w:r>
        <w:t>bài</w:t>
      </w:r>
      <w:proofErr w:type="spellEnd"/>
      <w:r>
        <w:t xml:space="preserve"> </w:t>
      </w:r>
      <w:proofErr w:type="spellStart"/>
      <w:r>
        <w:t>thi</w:t>
      </w:r>
      <w:proofErr w:type="spellEnd"/>
      <w:r>
        <w:t xml:space="preserve"> </w:t>
      </w:r>
      <w:proofErr w:type="spellStart"/>
      <w:r>
        <w:t>bằng</w:t>
      </w:r>
      <w:proofErr w:type="spellEnd"/>
      <w:r>
        <w:t xml:space="preserve"> 2 </w:t>
      </w:r>
      <w:proofErr w:type="spellStart"/>
      <w:r>
        <w:t>cách</w:t>
      </w:r>
      <w:proofErr w:type="spellEnd"/>
      <w:r>
        <w:t xml:space="preserve"> : </w:t>
      </w:r>
      <w:proofErr w:type="spellStart"/>
      <w:r>
        <w:t>cấu</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hoặc</w:t>
      </w:r>
      <w:proofErr w:type="spellEnd"/>
      <w:r>
        <w:t xml:space="preserve"> </w:t>
      </w:r>
      <w:proofErr w:type="spellStart"/>
      <w:r>
        <w:t>cấu</w:t>
      </w:r>
      <w:proofErr w:type="spellEnd"/>
      <w:r>
        <w:t xml:space="preserve"> </w:t>
      </w:r>
      <w:proofErr w:type="spellStart"/>
      <w:r>
        <w:t>hình</w:t>
      </w:r>
      <w:proofErr w:type="spellEnd"/>
      <w:r>
        <w:t xml:space="preserve"> random. </w:t>
      </w:r>
      <w:proofErr w:type="spellStart"/>
      <w:r>
        <w:t>Để</w:t>
      </w:r>
      <w:proofErr w:type="spellEnd"/>
      <w:r>
        <w:t xml:space="preserve"> </w:t>
      </w:r>
      <w:proofErr w:type="spellStart"/>
      <w:r>
        <w:t>thêm</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vào</w:t>
      </w:r>
      <w:proofErr w:type="spellEnd"/>
      <w:r>
        <w:t xml:space="preserve"> </w:t>
      </w:r>
      <w:proofErr w:type="spellStart"/>
      <w:r>
        <w:t>bài</w:t>
      </w:r>
      <w:proofErr w:type="spellEnd"/>
      <w:r>
        <w:t xml:space="preserve"> </w:t>
      </w:r>
      <w:proofErr w:type="spellStart"/>
      <w:r>
        <w:t>thi</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cần</w:t>
      </w:r>
      <w:proofErr w:type="spellEnd"/>
      <w:r>
        <w:t xml:space="preserve"> </w:t>
      </w:r>
      <w:proofErr w:type="spellStart"/>
      <w:r>
        <w:t>kéo</w:t>
      </w:r>
      <w:proofErr w:type="spellEnd"/>
      <w:r>
        <w:t xml:space="preserve"> </w:t>
      </w:r>
      <w:proofErr w:type="spellStart"/>
      <w:r>
        <w:t>thả</w:t>
      </w:r>
      <w:proofErr w:type="spellEnd"/>
      <w:r>
        <w:t xml:space="preserve"> </w:t>
      </w:r>
      <w:proofErr w:type="spellStart"/>
      <w:r>
        <w:t>từ</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câu</w:t>
      </w:r>
      <w:proofErr w:type="spellEnd"/>
      <w:r>
        <w:t xml:space="preserve"> </w:t>
      </w:r>
      <w:proofErr w:type="spellStart"/>
      <w:r>
        <w:t>hỏi</w:t>
      </w:r>
      <w:proofErr w:type="spellEnd"/>
      <w:r>
        <w:t xml:space="preserve"> sang </w:t>
      </w:r>
      <w:proofErr w:type="spellStart"/>
      <w:r>
        <w:t>đề</w:t>
      </w:r>
      <w:proofErr w:type="spellEnd"/>
      <w:r>
        <w:t xml:space="preserve"> </w:t>
      </w:r>
      <w:proofErr w:type="spellStart"/>
      <w:r>
        <w:t>thi</w:t>
      </w:r>
      <w:proofErr w:type="spellEnd"/>
      <w:r>
        <w:t>.</w:t>
      </w:r>
    </w:p>
    <w:p w14:paraId="280A91A8" w14:textId="77777777" w:rsidR="003C592B" w:rsidRDefault="003449FE">
      <w:r>
        <w:rPr>
          <w:noProof/>
        </w:rPr>
        <w:lastRenderedPageBreak/>
        <w:drawing>
          <wp:anchor distT="0" distB="0" distL="114300" distR="114300" simplePos="0" relativeHeight="251665408" behindDoc="0" locked="0" layoutInCell="1" hidden="0" allowOverlap="1" wp14:anchorId="280A9222" wp14:editId="280A9223">
            <wp:simplePos x="0" y="0"/>
            <wp:positionH relativeFrom="column">
              <wp:posOffset>4447</wp:posOffset>
            </wp:positionH>
            <wp:positionV relativeFrom="paragraph">
              <wp:posOffset>152400</wp:posOffset>
            </wp:positionV>
            <wp:extent cx="5943600" cy="3047365"/>
            <wp:effectExtent l="0" t="0" r="0" b="0"/>
            <wp:wrapSquare wrapText="bothSides" distT="0" distB="0" distL="114300" distR="114300"/>
            <wp:docPr id="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943600" cy="3047365"/>
                    </a:xfrm>
                    <a:prstGeom prst="rect">
                      <a:avLst/>
                    </a:prstGeom>
                    <a:ln/>
                  </pic:spPr>
                </pic:pic>
              </a:graphicData>
            </a:graphic>
          </wp:anchor>
        </w:drawing>
      </w:r>
    </w:p>
    <w:p w14:paraId="280A91A9" w14:textId="460D6F53" w:rsidR="003C592B" w:rsidRDefault="00255522" w:rsidP="00AE3E49">
      <w:pPr>
        <w:jc w:val="center"/>
      </w:pPr>
      <w:bookmarkStart w:id="3475" w:name="_2mn7vak" w:colFirst="0" w:colLast="0"/>
      <w:bookmarkEnd w:id="3475"/>
      <w:proofErr w:type="spellStart"/>
      <w:r>
        <w:t>Hình</w:t>
      </w:r>
      <w:proofErr w:type="spellEnd"/>
      <w:r>
        <w:t xml:space="preserve"> 27:</w:t>
      </w:r>
      <w:r w:rsidR="003449FE">
        <w:t xml:space="preserve">Màn </w:t>
      </w:r>
      <w:proofErr w:type="spellStart"/>
      <w:r w:rsidR="003449FE">
        <w:t>hình</w:t>
      </w:r>
      <w:proofErr w:type="spellEnd"/>
      <w:r w:rsidR="003449FE">
        <w:t xml:space="preserve"> </w:t>
      </w:r>
      <w:proofErr w:type="spellStart"/>
      <w:r w:rsidR="003449FE">
        <w:t>thêm</w:t>
      </w:r>
      <w:proofErr w:type="spellEnd"/>
      <w:r w:rsidR="003449FE">
        <w:t xml:space="preserve"> </w:t>
      </w:r>
      <w:proofErr w:type="spellStart"/>
      <w:r w:rsidR="003449FE">
        <w:t>ngẫu</w:t>
      </w:r>
      <w:proofErr w:type="spellEnd"/>
      <w:r w:rsidR="003449FE">
        <w:t xml:space="preserve"> </w:t>
      </w:r>
      <w:proofErr w:type="spellStart"/>
      <w:r w:rsidR="003449FE">
        <w:t>nhiên</w:t>
      </w:r>
      <w:proofErr w:type="spellEnd"/>
      <w:r w:rsidR="003449FE">
        <w:t xml:space="preserve"> question </w:t>
      </w:r>
      <w:proofErr w:type="spellStart"/>
      <w:r w:rsidR="003449FE">
        <w:t>vào</w:t>
      </w:r>
      <w:proofErr w:type="spellEnd"/>
      <w:r w:rsidR="003449FE">
        <w:t xml:space="preserve"> exam</w:t>
      </w:r>
    </w:p>
    <w:p w14:paraId="280A91AA" w14:textId="20B991DE" w:rsidR="003C592B" w:rsidRDefault="002A62E8" w:rsidP="009A3C48">
      <w:pPr>
        <w:pStyle w:val="Heading3"/>
      </w:pPr>
      <w:bookmarkStart w:id="3476" w:name="_Toc18584537"/>
      <w:ins w:id="3477" w:author="Công Nguyễn Văn" w:date="2019-09-05T14:00:00Z">
        <w:r>
          <w:t>3</w:t>
        </w:r>
      </w:ins>
      <w:del w:id="3478" w:author="Công Nguyễn Văn" w:date="2019-09-05T14:00:00Z">
        <w:r w:rsidR="00212D8E" w:rsidDel="002A62E8">
          <w:delText>4</w:delText>
        </w:r>
      </w:del>
      <w:r w:rsidR="003449FE">
        <w:t>.</w:t>
      </w:r>
      <w:r w:rsidR="009A3C48">
        <w:t>1.</w:t>
      </w:r>
      <w:r w:rsidR="003449FE">
        <w:t xml:space="preserve">8 </w:t>
      </w:r>
      <w:proofErr w:type="spellStart"/>
      <w:r w:rsidR="003449FE">
        <w:t>Thi</w:t>
      </w:r>
      <w:bookmarkEnd w:id="3476"/>
      <w:proofErr w:type="spellEnd"/>
    </w:p>
    <w:p w14:paraId="280A91AB" w14:textId="77777777" w:rsidR="003C592B" w:rsidRDefault="003449FE">
      <w:r>
        <w:rPr>
          <w:noProof/>
        </w:rPr>
        <w:drawing>
          <wp:inline distT="0" distB="0" distL="0" distR="0" wp14:anchorId="280A9224" wp14:editId="280A9225">
            <wp:extent cx="5943600" cy="2733675"/>
            <wp:effectExtent l="0" t="0" r="0" b="0"/>
            <wp:docPr id="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943600" cy="2733675"/>
                    </a:xfrm>
                    <a:prstGeom prst="rect">
                      <a:avLst/>
                    </a:prstGeom>
                    <a:ln/>
                  </pic:spPr>
                </pic:pic>
              </a:graphicData>
            </a:graphic>
          </wp:inline>
        </w:drawing>
      </w:r>
    </w:p>
    <w:p w14:paraId="280A91AC" w14:textId="3C256565" w:rsidR="003C592B" w:rsidRDefault="00255522" w:rsidP="00AE3E49">
      <w:pPr>
        <w:jc w:val="center"/>
      </w:pPr>
      <w:bookmarkStart w:id="3479" w:name="_3ls5o66" w:colFirst="0" w:colLast="0"/>
      <w:bookmarkEnd w:id="3479"/>
      <w:proofErr w:type="spellStart"/>
      <w:r>
        <w:t>Hình</w:t>
      </w:r>
      <w:proofErr w:type="spellEnd"/>
      <w:r>
        <w:t xml:space="preserve"> 28:</w:t>
      </w:r>
      <w:r w:rsidR="003449FE">
        <w:t xml:space="preserve">Màn </w:t>
      </w:r>
      <w:proofErr w:type="spellStart"/>
      <w:r w:rsidR="003449FE">
        <w:t>hình</w:t>
      </w:r>
      <w:proofErr w:type="spellEnd"/>
      <w:r w:rsidR="003449FE">
        <w:t xml:space="preserve"> </w:t>
      </w:r>
      <w:proofErr w:type="spellStart"/>
      <w:r w:rsidR="003449FE">
        <w:t>thi</w:t>
      </w:r>
      <w:proofErr w:type="spellEnd"/>
    </w:p>
    <w:p w14:paraId="280A91AD" w14:textId="77777777" w:rsidR="003C592B" w:rsidRDefault="003449FE">
      <w:proofErr w:type="spellStart"/>
      <w:r>
        <w:t>Người</w:t>
      </w:r>
      <w:proofErr w:type="spellEnd"/>
      <w:r>
        <w:t xml:space="preserve"> </w:t>
      </w:r>
      <w:proofErr w:type="spellStart"/>
      <w:r>
        <w:t>dùng</w:t>
      </w:r>
      <w:proofErr w:type="spellEnd"/>
      <w:r>
        <w:t xml:space="preserve"> </w:t>
      </w:r>
      <w:proofErr w:type="spellStart"/>
      <w:r>
        <w:t>thi</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đếm</w:t>
      </w:r>
      <w:proofErr w:type="spellEnd"/>
      <w:r>
        <w:t xml:space="preserve"> </w:t>
      </w:r>
      <w:proofErr w:type="spellStart"/>
      <w:r>
        <w:t>ngược</w:t>
      </w:r>
      <w:proofErr w:type="spellEnd"/>
      <w:r>
        <w:t xml:space="preserve">, </w:t>
      </w:r>
      <w:proofErr w:type="spellStart"/>
      <w:r>
        <w:t>nếu</w:t>
      </w:r>
      <w:proofErr w:type="spellEnd"/>
      <w:r>
        <w:t xml:space="preserve"> </w:t>
      </w:r>
      <w:proofErr w:type="spellStart"/>
      <w:r>
        <w:t>hết</w:t>
      </w:r>
      <w:proofErr w:type="spellEnd"/>
      <w:r>
        <w:t xml:space="preserve"> </w:t>
      </w:r>
      <w:proofErr w:type="spellStart"/>
      <w:r>
        <w:t>giờ</w:t>
      </w:r>
      <w:proofErr w:type="spellEnd"/>
      <w:r>
        <w:t xml:space="preserve"> </w:t>
      </w:r>
      <w:proofErr w:type="spellStart"/>
      <w:r>
        <w:t>bài</w:t>
      </w:r>
      <w:proofErr w:type="spellEnd"/>
      <w:r>
        <w:t xml:space="preserve"> </w:t>
      </w:r>
      <w:proofErr w:type="spellStart"/>
      <w:r>
        <w:t>thi</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nộp</w:t>
      </w:r>
      <w:proofErr w:type="spellEnd"/>
      <w:r>
        <w:t xml:space="preserve"> </w:t>
      </w:r>
      <w:proofErr w:type="spellStart"/>
      <w:r>
        <w:t>nếu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thoát</w:t>
      </w:r>
      <w:proofErr w:type="spellEnd"/>
      <w:r>
        <w:t xml:space="preserve"> ra </w:t>
      </w:r>
      <w:proofErr w:type="spellStart"/>
      <w:r>
        <w:t>trong</w:t>
      </w:r>
      <w:proofErr w:type="spellEnd"/>
      <w:r>
        <w:t xml:space="preserve"> </w:t>
      </w:r>
      <w:proofErr w:type="spellStart"/>
      <w:r>
        <w:t>khi</w:t>
      </w:r>
      <w:proofErr w:type="spellEnd"/>
      <w:r>
        <w:t xml:space="preserve"> </w:t>
      </w:r>
      <w:proofErr w:type="spellStart"/>
      <w:r>
        <w:t>chưa</w:t>
      </w:r>
      <w:proofErr w:type="spellEnd"/>
      <w:r>
        <w:t xml:space="preserve"> </w:t>
      </w:r>
      <w:proofErr w:type="spellStart"/>
      <w:r>
        <w:t>hết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thì</w:t>
      </w:r>
      <w:proofErr w:type="spellEnd"/>
      <w:r>
        <w:t xml:space="preserve"> </w:t>
      </w:r>
      <w:proofErr w:type="spellStart"/>
      <w:r>
        <w:t>bài</w:t>
      </w:r>
      <w:proofErr w:type="spellEnd"/>
      <w:r>
        <w:t xml:space="preserve"> </w:t>
      </w:r>
      <w:proofErr w:type="spellStart"/>
      <w:r>
        <w:t>thi</w:t>
      </w:r>
      <w:proofErr w:type="spellEnd"/>
      <w:r>
        <w:t xml:space="preserve"> </w:t>
      </w:r>
      <w:proofErr w:type="spellStart"/>
      <w:r>
        <w:t>vẫn</w:t>
      </w:r>
      <w:proofErr w:type="spellEnd"/>
      <w:r>
        <w:t xml:space="preserve"> </w:t>
      </w:r>
      <w:proofErr w:type="spellStart"/>
      <w:r>
        <w:t>tự</w:t>
      </w:r>
      <w:proofErr w:type="spellEnd"/>
      <w:r>
        <w:t xml:space="preserve"> </w:t>
      </w:r>
      <w:proofErr w:type="spellStart"/>
      <w:r>
        <w:t>nộp</w:t>
      </w:r>
      <w:proofErr w:type="spellEnd"/>
      <w:r>
        <w:t>.</w:t>
      </w:r>
    </w:p>
    <w:p w14:paraId="280A91AE" w14:textId="77777777" w:rsidR="003C592B" w:rsidRDefault="003449FE">
      <w:proofErr w:type="spellStart"/>
      <w:r>
        <w:lastRenderedPageBreak/>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câu</w:t>
      </w:r>
      <w:proofErr w:type="spellEnd"/>
      <w:r>
        <w:t xml:space="preserve"> </w:t>
      </w:r>
      <w:proofErr w:type="spellStart"/>
      <w:r>
        <w:t>hỏi</w:t>
      </w:r>
      <w:proofErr w:type="spellEnd"/>
      <w:r>
        <w:t xml:space="preserve"> </w:t>
      </w:r>
      <w:proofErr w:type="spellStart"/>
      <w:r>
        <w:t>mình</w:t>
      </w:r>
      <w:proofErr w:type="spellEnd"/>
      <w:r>
        <w:t>.</w:t>
      </w:r>
      <w:r>
        <w:rPr>
          <w:noProof/>
        </w:rPr>
        <w:drawing>
          <wp:anchor distT="0" distB="0" distL="114300" distR="114300" simplePos="0" relativeHeight="251666432" behindDoc="0" locked="0" layoutInCell="1" hidden="0" allowOverlap="1" wp14:anchorId="280A9226" wp14:editId="280A9227">
            <wp:simplePos x="0" y="0"/>
            <wp:positionH relativeFrom="column">
              <wp:posOffset>1906</wp:posOffset>
            </wp:positionH>
            <wp:positionV relativeFrom="paragraph">
              <wp:posOffset>382270</wp:posOffset>
            </wp:positionV>
            <wp:extent cx="5692775" cy="2886075"/>
            <wp:effectExtent l="0" t="0" r="0" b="0"/>
            <wp:wrapSquare wrapText="bothSides" distT="0" distB="0" distL="114300" distR="114300"/>
            <wp:docPr id="9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5692775" cy="2886075"/>
                    </a:xfrm>
                    <a:prstGeom prst="rect">
                      <a:avLst/>
                    </a:prstGeom>
                    <a:ln/>
                  </pic:spPr>
                </pic:pic>
              </a:graphicData>
            </a:graphic>
          </wp:anchor>
        </w:drawing>
      </w:r>
    </w:p>
    <w:p w14:paraId="280A91AF" w14:textId="59A50B53" w:rsidR="003C592B" w:rsidRDefault="00255522" w:rsidP="00AE3E49">
      <w:pPr>
        <w:jc w:val="center"/>
      </w:pPr>
      <w:bookmarkStart w:id="3480" w:name="_20xfydz" w:colFirst="0" w:colLast="0"/>
      <w:bookmarkEnd w:id="3480"/>
      <w:proofErr w:type="spellStart"/>
      <w:r>
        <w:t>Hình</w:t>
      </w:r>
      <w:proofErr w:type="spellEnd"/>
      <w:r>
        <w:t xml:space="preserve"> 29:</w:t>
      </w:r>
      <w:r w:rsidR="003449FE">
        <w:t xml:space="preserve">Màn </w:t>
      </w:r>
      <w:proofErr w:type="spellStart"/>
      <w:r w:rsidR="003449FE">
        <w:t>hình</w:t>
      </w:r>
      <w:proofErr w:type="spellEnd"/>
      <w:r w:rsidR="003449FE">
        <w:t xml:space="preserve"> </w:t>
      </w:r>
      <w:proofErr w:type="spellStart"/>
      <w:r w:rsidR="003449FE">
        <w:t>danh</w:t>
      </w:r>
      <w:proofErr w:type="spellEnd"/>
      <w:r w:rsidR="003449FE">
        <w:t xml:space="preserve"> </w:t>
      </w:r>
      <w:proofErr w:type="spellStart"/>
      <w:r w:rsidR="003449FE">
        <w:t>sách</w:t>
      </w:r>
      <w:proofErr w:type="spellEnd"/>
      <w:r w:rsidR="003449FE">
        <w:t xml:space="preserve"> </w:t>
      </w:r>
      <w:proofErr w:type="spellStart"/>
      <w:r w:rsidR="003449FE">
        <w:t>câu</w:t>
      </w:r>
      <w:proofErr w:type="spellEnd"/>
      <w:r w:rsidR="003449FE">
        <w:t xml:space="preserve"> </w:t>
      </w:r>
      <w:proofErr w:type="spellStart"/>
      <w:r w:rsidR="003449FE">
        <w:t>hỏi</w:t>
      </w:r>
      <w:proofErr w:type="spellEnd"/>
    </w:p>
    <w:p w14:paraId="280A91B0" w14:textId="0A1DABB9" w:rsidR="003C592B" w:rsidRDefault="002A62E8" w:rsidP="009A3C48">
      <w:pPr>
        <w:pStyle w:val="Heading3"/>
      </w:pPr>
      <w:bookmarkStart w:id="3481" w:name="_Toc18584538"/>
      <w:ins w:id="3482" w:author="Công Nguyễn Văn" w:date="2019-09-05T14:00:00Z">
        <w:r>
          <w:t>3</w:t>
        </w:r>
      </w:ins>
      <w:del w:id="3483" w:author="Công Nguyễn Văn" w:date="2019-09-05T14:00:00Z">
        <w:r w:rsidR="00212D8E" w:rsidDel="002A62E8">
          <w:delText>4</w:delText>
        </w:r>
      </w:del>
      <w:r w:rsidR="003449FE">
        <w:t>.</w:t>
      </w:r>
      <w:r w:rsidR="009A3C48">
        <w:t>1.</w:t>
      </w:r>
      <w:r w:rsidR="003449FE">
        <w:t xml:space="preserve">9 </w:t>
      </w:r>
      <w:proofErr w:type="spellStart"/>
      <w:r w:rsidR="003449FE">
        <w:t>Xem</w:t>
      </w:r>
      <w:proofErr w:type="spellEnd"/>
      <w:r w:rsidR="003449FE">
        <w:t xml:space="preserve"> </w:t>
      </w:r>
      <w:proofErr w:type="spellStart"/>
      <w:r w:rsidR="003449FE">
        <w:t>kết</w:t>
      </w:r>
      <w:proofErr w:type="spellEnd"/>
      <w:r w:rsidR="003449FE">
        <w:t xml:space="preserve"> </w:t>
      </w:r>
      <w:proofErr w:type="spellStart"/>
      <w:r w:rsidR="003449FE">
        <w:t>quả</w:t>
      </w:r>
      <w:bookmarkEnd w:id="3481"/>
      <w:proofErr w:type="spellEnd"/>
    </w:p>
    <w:p w14:paraId="280A91B1" w14:textId="677C6415" w:rsidR="003C592B" w:rsidRDefault="00255522" w:rsidP="00AE3E49">
      <w:pPr>
        <w:jc w:val="center"/>
      </w:pPr>
      <w:bookmarkStart w:id="3484" w:name="_302dr9l" w:colFirst="0" w:colLast="0"/>
      <w:bookmarkEnd w:id="3484"/>
      <w:proofErr w:type="spellStart"/>
      <w:r>
        <w:t>Hình</w:t>
      </w:r>
      <w:proofErr w:type="spellEnd"/>
      <w:r>
        <w:t xml:space="preserve"> 30:</w:t>
      </w:r>
      <w:r w:rsidR="003449FE">
        <w:t xml:space="preserve">Màn </w:t>
      </w:r>
      <w:proofErr w:type="spellStart"/>
      <w:r w:rsidR="003449FE">
        <w:t>hình</w:t>
      </w:r>
      <w:proofErr w:type="spellEnd"/>
      <w:r w:rsidR="003449FE">
        <w:t xml:space="preserve"> </w:t>
      </w:r>
      <w:proofErr w:type="spellStart"/>
      <w:r w:rsidR="003449FE">
        <w:t>kết</w:t>
      </w:r>
      <w:proofErr w:type="spellEnd"/>
      <w:r w:rsidR="003449FE">
        <w:t xml:space="preserve"> </w:t>
      </w:r>
      <w:proofErr w:type="spellStart"/>
      <w:r w:rsidR="003449FE">
        <w:t>quả</w:t>
      </w:r>
      <w:proofErr w:type="spellEnd"/>
      <w:r w:rsidR="003449FE">
        <w:rPr>
          <w:noProof/>
        </w:rPr>
        <w:drawing>
          <wp:anchor distT="0" distB="0" distL="114300" distR="114300" simplePos="0" relativeHeight="251667456" behindDoc="0" locked="0" layoutInCell="1" hidden="0" allowOverlap="1" wp14:anchorId="280A9228" wp14:editId="280A9229">
            <wp:simplePos x="0" y="0"/>
            <wp:positionH relativeFrom="column">
              <wp:posOffset>66041</wp:posOffset>
            </wp:positionH>
            <wp:positionV relativeFrom="paragraph">
              <wp:posOffset>173355</wp:posOffset>
            </wp:positionV>
            <wp:extent cx="5579110" cy="3276600"/>
            <wp:effectExtent l="0" t="0" r="0" b="0"/>
            <wp:wrapSquare wrapText="bothSides" distT="0" distB="0" distL="114300" distR="114300"/>
            <wp:docPr id="9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5579110" cy="3276600"/>
                    </a:xfrm>
                    <a:prstGeom prst="rect">
                      <a:avLst/>
                    </a:prstGeom>
                    <a:ln/>
                  </pic:spPr>
                </pic:pic>
              </a:graphicData>
            </a:graphic>
          </wp:anchor>
        </w:drawing>
      </w:r>
    </w:p>
    <w:p w14:paraId="280A91B2" w14:textId="77777777" w:rsidR="003C592B" w:rsidRDefault="003449FE">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đã</w:t>
      </w:r>
      <w:proofErr w:type="spellEnd"/>
      <w:r>
        <w:t xml:space="preserve"> </w:t>
      </w:r>
      <w:proofErr w:type="spellStart"/>
      <w:r>
        <w:t>làm</w:t>
      </w:r>
      <w:proofErr w:type="spellEnd"/>
      <w:r>
        <w:t xml:space="preserve"> </w:t>
      </w:r>
      <w:proofErr w:type="spellStart"/>
      <w:r>
        <w:t>bài</w:t>
      </w:r>
      <w:proofErr w:type="spellEnd"/>
      <w:r>
        <w:t xml:space="preserve"> </w:t>
      </w:r>
      <w:proofErr w:type="spellStart"/>
      <w:r>
        <w:t>thi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một</w:t>
      </w:r>
      <w:proofErr w:type="spellEnd"/>
      <w:r>
        <w:t xml:space="preserve"> </w:t>
      </w:r>
      <w:proofErr w:type="spellStart"/>
      <w:r>
        <w:t>câu</w:t>
      </w:r>
      <w:proofErr w:type="spellEnd"/>
      <w:r>
        <w:t xml:space="preserve"> </w:t>
      </w:r>
      <w:proofErr w:type="spellStart"/>
      <w:r>
        <w:t>và</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các</w:t>
      </w:r>
      <w:proofErr w:type="spellEnd"/>
      <w:r>
        <w:t xml:space="preserve"> domain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đã</w:t>
      </w:r>
      <w:proofErr w:type="spellEnd"/>
      <w:r>
        <w:t xml:space="preserve"> </w:t>
      </w:r>
      <w:proofErr w:type="spellStart"/>
      <w:r>
        <w:t>làm.Người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lại</w:t>
      </w:r>
      <w:proofErr w:type="spellEnd"/>
      <w:r>
        <w:t xml:space="preserve"> </w:t>
      </w:r>
      <w:proofErr w:type="spellStart"/>
      <w:r>
        <w:t>bài</w:t>
      </w:r>
      <w:proofErr w:type="spellEnd"/>
      <w:r>
        <w:t xml:space="preserve"> </w:t>
      </w:r>
      <w:proofErr w:type="spellStart"/>
      <w:r>
        <w:t>thi</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Xem</w:t>
      </w:r>
      <w:proofErr w:type="spellEnd"/>
      <w:r>
        <w:t xml:space="preserve"> </w:t>
      </w:r>
      <w:proofErr w:type="spellStart"/>
      <w:r>
        <w:t>lại</w:t>
      </w:r>
      <w:proofErr w:type="spellEnd"/>
      <w:r>
        <w:t xml:space="preserve"> </w:t>
      </w:r>
      <w:proofErr w:type="spellStart"/>
      <w:r>
        <w:t>bài</w:t>
      </w:r>
      <w:proofErr w:type="spellEnd"/>
      <w:r>
        <w:t xml:space="preserve"> </w:t>
      </w:r>
      <w:proofErr w:type="spellStart"/>
      <w:r>
        <w:t>thi</w:t>
      </w:r>
      <w:proofErr w:type="spellEnd"/>
      <w:r>
        <w:t>“.</w:t>
      </w:r>
    </w:p>
    <w:p w14:paraId="280A91B3" w14:textId="77777777" w:rsidR="003C592B" w:rsidRDefault="003C592B"/>
    <w:p w14:paraId="280A91B4" w14:textId="2F5182EB" w:rsidR="003C592B" w:rsidRDefault="002A62E8" w:rsidP="009A3C48">
      <w:pPr>
        <w:pStyle w:val="Heading3"/>
      </w:pPr>
      <w:bookmarkStart w:id="3485" w:name="_Toc18584539"/>
      <w:ins w:id="3486" w:author="Công Nguyễn Văn" w:date="2019-09-05T14:00:00Z">
        <w:r>
          <w:lastRenderedPageBreak/>
          <w:t>3</w:t>
        </w:r>
      </w:ins>
      <w:del w:id="3487" w:author="Công Nguyễn Văn" w:date="2019-09-05T14:00:00Z">
        <w:r w:rsidR="00212D8E" w:rsidDel="002A62E8">
          <w:delText>4</w:delText>
        </w:r>
      </w:del>
      <w:r w:rsidR="003449FE">
        <w:t>.</w:t>
      </w:r>
      <w:r w:rsidR="009A3C48">
        <w:t>1.</w:t>
      </w:r>
      <w:r w:rsidR="003449FE">
        <w:t xml:space="preserve">10 </w:t>
      </w:r>
      <w:proofErr w:type="spellStart"/>
      <w:r w:rsidR="003449FE">
        <w:t>Xem</w:t>
      </w:r>
      <w:proofErr w:type="spellEnd"/>
      <w:r w:rsidR="003449FE">
        <w:t xml:space="preserve"> </w:t>
      </w:r>
      <w:proofErr w:type="spellStart"/>
      <w:r w:rsidR="003449FE">
        <w:t>lại</w:t>
      </w:r>
      <w:proofErr w:type="spellEnd"/>
      <w:r w:rsidR="003449FE">
        <w:t xml:space="preserve"> </w:t>
      </w:r>
      <w:proofErr w:type="spellStart"/>
      <w:r w:rsidR="003449FE">
        <w:t>bài</w:t>
      </w:r>
      <w:proofErr w:type="spellEnd"/>
      <w:r w:rsidR="003449FE">
        <w:t xml:space="preserve"> </w:t>
      </w:r>
      <w:proofErr w:type="spellStart"/>
      <w:r w:rsidR="003449FE">
        <w:t>thi</w:t>
      </w:r>
      <w:bookmarkEnd w:id="3485"/>
      <w:proofErr w:type="spellEnd"/>
    </w:p>
    <w:p w14:paraId="280A91B5" w14:textId="77777777" w:rsidR="003C592B" w:rsidRDefault="003449FE">
      <w:r>
        <w:rPr>
          <w:noProof/>
        </w:rPr>
        <w:drawing>
          <wp:inline distT="0" distB="0" distL="0" distR="0" wp14:anchorId="280A922A" wp14:editId="280A922B">
            <wp:extent cx="5943600" cy="3460115"/>
            <wp:effectExtent l="0" t="0" r="0" b="0"/>
            <wp:docPr id="9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5943600" cy="3460115"/>
                    </a:xfrm>
                    <a:prstGeom prst="rect">
                      <a:avLst/>
                    </a:prstGeom>
                    <a:ln/>
                  </pic:spPr>
                </pic:pic>
              </a:graphicData>
            </a:graphic>
          </wp:inline>
        </w:drawing>
      </w:r>
    </w:p>
    <w:p w14:paraId="280A91B6" w14:textId="02739EA2" w:rsidR="003C592B" w:rsidRDefault="00255522" w:rsidP="00AE3E49">
      <w:pPr>
        <w:jc w:val="center"/>
      </w:pPr>
      <w:bookmarkStart w:id="3488" w:name="_3z7bk57" w:colFirst="0" w:colLast="0"/>
      <w:bookmarkEnd w:id="3488"/>
      <w:proofErr w:type="spellStart"/>
      <w:r>
        <w:t>Hình</w:t>
      </w:r>
      <w:proofErr w:type="spellEnd"/>
      <w:r>
        <w:t xml:space="preserve"> 31:</w:t>
      </w:r>
      <w:r w:rsidR="003449FE">
        <w:t xml:space="preserve">Màn </w:t>
      </w:r>
      <w:proofErr w:type="spellStart"/>
      <w:r w:rsidR="003449FE">
        <w:t>hình</w:t>
      </w:r>
      <w:proofErr w:type="spellEnd"/>
      <w:r w:rsidR="003449FE">
        <w:t xml:space="preserve"> </w:t>
      </w:r>
      <w:proofErr w:type="spellStart"/>
      <w:r w:rsidR="003449FE">
        <w:t>xem</w:t>
      </w:r>
      <w:proofErr w:type="spellEnd"/>
      <w:r w:rsidR="003449FE">
        <w:t xml:space="preserve"> </w:t>
      </w:r>
      <w:proofErr w:type="spellStart"/>
      <w:r w:rsidR="003449FE">
        <w:t>lại</w:t>
      </w:r>
      <w:proofErr w:type="spellEnd"/>
      <w:r w:rsidR="003449FE">
        <w:t xml:space="preserve"> </w:t>
      </w:r>
      <w:proofErr w:type="spellStart"/>
      <w:r w:rsidR="003449FE">
        <w:t>bài</w:t>
      </w:r>
      <w:proofErr w:type="spellEnd"/>
      <w:r w:rsidR="003449FE">
        <w:t xml:space="preserve"> </w:t>
      </w:r>
      <w:proofErr w:type="spellStart"/>
      <w:r w:rsidR="003449FE">
        <w:t>thi</w:t>
      </w:r>
      <w:proofErr w:type="spellEnd"/>
    </w:p>
    <w:p w14:paraId="280A91B7" w14:textId="77777777" w:rsidR="003C592B" w:rsidRDefault="003C592B"/>
    <w:p w14:paraId="280A91B8" w14:textId="77777777" w:rsidR="003C592B" w:rsidRDefault="003449FE">
      <w:proofErr w:type="spellStart"/>
      <w:r>
        <w:t>Những</w:t>
      </w:r>
      <w:proofErr w:type="spellEnd"/>
      <w:r>
        <w:t xml:space="preserve"> ô </w:t>
      </w:r>
      <w:proofErr w:type="spellStart"/>
      <w:r>
        <w:t>có</w:t>
      </w:r>
      <w:proofErr w:type="spellEnd"/>
      <w:r>
        <w:t xml:space="preserve"> </w:t>
      </w:r>
      <w:proofErr w:type="spellStart"/>
      <w:r>
        <w:t>tích</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đáp</w:t>
      </w:r>
      <w:proofErr w:type="spellEnd"/>
      <w:r>
        <w:t xml:space="preserve"> </w:t>
      </w:r>
      <w:proofErr w:type="spellStart"/>
      <w:r>
        <w:t>án</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tích</w:t>
      </w:r>
      <w:proofErr w:type="spellEnd"/>
      <w:r>
        <w:t xml:space="preserve"> </w:t>
      </w:r>
      <w:proofErr w:type="spellStart"/>
      <w:r>
        <w:t>xanh</w:t>
      </w:r>
      <w:proofErr w:type="spellEnd"/>
      <w:r>
        <w:t xml:space="preserve"> </w:t>
      </w:r>
      <w:proofErr w:type="spellStart"/>
      <w:r>
        <w:t>ngoài</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đáp</w:t>
      </w:r>
      <w:proofErr w:type="spellEnd"/>
      <w:r>
        <w:t xml:space="preserve"> </w:t>
      </w:r>
      <w:proofErr w:type="spellStart"/>
      <w:r>
        <w:t>án</w:t>
      </w:r>
      <w:proofErr w:type="spellEnd"/>
      <w:r>
        <w:t xml:space="preserve"> </w:t>
      </w:r>
      <w:proofErr w:type="spellStart"/>
      <w:r>
        <w:t>đúng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đáp</w:t>
      </w:r>
      <w:proofErr w:type="spellEnd"/>
      <w:r>
        <w:t xml:space="preserve"> </w:t>
      </w:r>
      <w:proofErr w:type="spellStart"/>
      <w:r>
        <w:t>án</w:t>
      </w:r>
      <w:proofErr w:type="spellEnd"/>
      <w:r>
        <w:t xml:space="preserve"> </w:t>
      </w:r>
      <w:proofErr w:type="spellStart"/>
      <w:r>
        <w:t>đúng</w:t>
      </w:r>
      <w:proofErr w:type="spellEnd"/>
      <w:r>
        <w:t xml:space="preserve">, </w:t>
      </w:r>
      <w:proofErr w:type="spellStart"/>
      <w:r>
        <w:t>đáp</w:t>
      </w:r>
      <w:proofErr w:type="spellEnd"/>
      <w:r>
        <w:t xml:space="preserve"> </w:t>
      </w:r>
      <w:proofErr w:type="spellStart"/>
      <w:r>
        <w:t>án</w:t>
      </w:r>
      <w:proofErr w:type="spellEnd"/>
      <w:r>
        <w:t xml:space="preserve"> </w:t>
      </w:r>
      <w:proofErr w:type="spellStart"/>
      <w:r>
        <w:t>sai</w:t>
      </w:r>
      <w:proofErr w:type="spellEnd"/>
      <w:r>
        <w:t xml:space="preserve"> </w:t>
      </w:r>
      <w:proofErr w:type="spellStart"/>
      <w:r>
        <w:t>và</w:t>
      </w:r>
      <w:proofErr w:type="spellEnd"/>
      <w:r>
        <w:t xml:space="preserve"> </w:t>
      </w:r>
      <w:proofErr w:type="spellStart"/>
      <w:r>
        <w:t>những</w:t>
      </w:r>
      <w:proofErr w:type="spellEnd"/>
      <w:r>
        <w:t xml:space="preserve"> </w:t>
      </w:r>
      <w:proofErr w:type="spellStart"/>
      <w:r>
        <w:t>đáp</w:t>
      </w:r>
      <w:proofErr w:type="spellEnd"/>
      <w:r>
        <w:t xml:space="preserve"> </w:t>
      </w:r>
      <w:proofErr w:type="spellStart"/>
      <w:r>
        <w:t>án</w:t>
      </w:r>
      <w:proofErr w:type="spellEnd"/>
      <w:r>
        <w:t xml:space="preserve"> </w:t>
      </w:r>
      <w:proofErr w:type="spellStart"/>
      <w:r>
        <w:t>mình</w:t>
      </w:r>
      <w:proofErr w:type="spellEnd"/>
      <w:r>
        <w:t xml:space="preserve"> </w:t>
      </w:r>
      <w:proofErr w:type="spellStart"/>
      <w:r>
        <w:t>chưa</w:t>
      </w:r>
      <w:proofErr w:type="spellEnd"/>
      <w:r>
        <w:t xml:space="preserve"> </w:t>
      </w:r>
      <w:proofErr w:type="spellStart"/>
      <w:r>
        <w:t>trả</w:t>
      </w:r>
      <w:proofErr w:type="spellEnd"/>
      <w:r>
        <w:t xml:space="preserve"> </w:t>
      </w:r>
      <w:proofErr w:type="spellStart"/>
      <w:r>
        <w:t>lời</w:t>
      </w:r>
      <w:proofErr w:type="spellEnd"/>
      <w:r>
        <w:t>.</w:t>
      </w:r>
    </w:p>
    <w:p w14:paraId="280A91B9" w14:textId="77777777" w:rsidR="003C592B" w:rsidRDefault="003C592B"/>
    <w:p w14:paraId="280A91BA" w14:textId="77777777" w:rsidR="003C592B" w:rsidRDefault="003C592B"/>
    <w:p w14:paraId="280A91BB" w14:textId="77777777" w:rsidR="003C592B" w:rsidRDefault="003C592B"/>
    <w:p w14:paraId="280A91BC" w14:textId="77777777" w:rsidR="003C592B" w:rsidRDefault="003449FE">
      <w:r>
        <w:rPr>
          <w:noProof/>
        </w:rPr>
        <w:lastRenderedPageBreak/>
        <w:drawing>
          <wp:anchor distT="0" distB="0" distL="114300" distR="114300" simplePos="0" relativeHeight="251668480" behindDoc="0" locked="0" layoutInCell="1" hidden="0" allowOverlap="1" wp14:anchorId="280A922C" wp14:editId="280A922D">
            <wp:simplePos x="0" y="0"/>
            <wp:positionH relativeFrom="column">
              <wp:posOffset>1906</wp:posOffset>
            </wp:positionH>
            <wp:positionV relativeFrom="paragraph">
              <wp:posOffset>41910</wp:posOffset>
            </wp:positionV>
            <wp:extent cx="5725795" cy="2669540"/>
            <wp:effectExtent l="0" t="0" r="0" b="0"/>
            <wp:wrapSquare wrapText="bothSides" distT="0" distB="0" distL="114300" distR="114300"/>
            <wp:docPr id="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5725795" cy="2669540"/>
                    </a:xfrm>
                    <a:prstGeom prst="rect">
                      <a:avLst/>
                    </a:prstGeom>
                    <a:ln/>
                  </pic:spPr>
                </pic:pic>
              </a:graphicData>
            </a:graphic>
          </wp:anchor>
        </w:drawing>
      </w:r>
    </w:p>
    <w:p w14:paraId="280A91BD" w14:textId="76880E52" w:rsidR="003C592B" w:rsidRDefault="00255522" w:rsidP="00AE3E49">
      <w:pPr>
        <w:jc w:val="center"/>
      </w:pPr>
      <w:bookmarkStart w:id="3489" w:name="_2eclud0" w:colFirst="0" w:colLast="0"/>
      <w:bookmarkEnd w:id="3489"/>
      <w:proofErr w:type="spellStart"/>
      <w:r>
        <w:t>Hình</w:t>
      </w:r>
      <w:proofErr w:type="spellEnd"/>
      <w:r>
        <w:t xml:space="preserve"> 32:</w:t>
      </w:r>
      <w:r w:rsidR="003449FE">
        <w:t xml:space="preserve">Màn </w:t>
      </w:r>
      <w:proofErr w:type="spellStart"/>
      <w:r w:rsidR="003449FE">
        <w:t>hình</w:t>
      </w:r>
      <w:proofErr w:type="spellEnd"/>
      <w:r w:rsidR="003449FE">
        <w:t xml:space="preserve"> </w:t>
      </w:r>
      <w:proofErr w:type="spellStart"/>
      <w:r w:rsidR="003449FE">
        <w:t>danh</w:t>
      </w:r>
      <w:proofErr w:type="spellEnd"/>
      <w:r w:rsidR="003449FE">
        <w:t xml:space="preserve"> </w:t>
      </w:r>
      <w:proofErr w:type="spellStart"/>
      <w:r w:rsidR="003449FE">
        <w:t>sách</w:t>
      </w:r>
      <w:proofErr w:type="spellEnd"/>
      <w:r w:rsidR="003449FE">
        <w:t xml:space="preserve"> </w:t>
      </w:r>
      <w:proofErr w:type="spellStart"/>
      <w:r w:rsidR="003449FE">
        <w:t>đáp</w:t>
      </w:r>
      <w:proofErr w:type="spellEnd"/>
      <w:r w:rsidR="003449FE">
        <w:t xml:space="preserve"> </w:t>
      </w:r>
      <w:proofErr w:type="spellStart"/>
      <w:r w:rsidR="003449FE">
        <w:t>án</w:t>
      </w:r>
      <w:proofErr w:type="spellEnd"/>
      <w:r w:rsidR="003449FE">
        <w:t xml:space="preserve"> </w:t>
      </w:r>
      <w:proofErr w:type="spellStart"/>
      <w:r w:rsidR="003449FE">
        <w:t>tổng</w:t>
      </w:r>
      <w:proofErr w:type="spellEnd"/>
      <w:r w:rsidR="003449FE">
        <w:t xml:space="preserve"> </w:t>
      </w:r>
      <w:proofErr w:type="spellStart"/>
      <w:r w:rsidR="003449FE">
        <w:t>quan</w:t>
      </w:r>
      <w:proofErr w:type="spellEnd"/>
    </w:p>
    <w:p w14:paraId="280A91BE" w14:textId="77777777" w:rsidR="003C592B" w:rsidRDefault="003C592B"/>
    <w:p w14:paraId="280A91BF" w14:textId="65183960" w:rsidR="003C592B" w:rsidRPr="00AE3E49" w:rsidDel="008424A7" w:rsidRDefault="002A62E8">
      <w:pPr>
        <w:pStyle w:val="Heading2"/>
        <w:rPr>
          <w:del w:id="3490" w:author="Công Nguyễn Văn" w:date="2019-09-04T10:39:00Z"/>
        </w:rPr>
      </w:pPr>
      <w:bookmarkStart w:id="3491" w:name="_thw4kt" w:colFirst="0" w:colLast="0"/>
      <w:bookmarkStart w:id="3492" w:name="_Toc18584540"/>
      <w:bookmarkEnd w:id="3491"/>
      <w:ins w:id="3493" w:author="Công Nguyễn Văn" w:date="2019-09-05T14:00:00Z">
        <w:r>
          <w:t>3</w:t>
        </w:r>
      </w:ins>
      <w:del w:id="3494" w:author="Công Nguyễn Văn" w:date="2019-09-05T14:00:00Z">
        <w:r w:rsidR="00257F9A" w:rsidDel="002A62E8">
          <w:delText>4</w:delText>
        </w:r>
      </w:del>
      <w:r w:rsidR="003449FE" w:rsidRPr="00AE3E49">
        <w:t xml:space="preserve">.2 </w:t>
      </w:r>
      <w:proofErr w:type="spellStart"/>
      <w:r w:rsidR="003449FE" w:rsidRPr="00AE3E49">
        <w:t>Cài</w:t>
      </w:r>
      <w:proofErr w:type="spellEnd"/>
      <w:r w:rsidR="003449FE" w:rsidRPr="00AE3E49">
        <w:t xml:space="preserve"> </w:t>
      </w:r>
      <w:proofErr w:type="spellStart"/>
      <w:r w:rsidR="003449FE" w:rsidRPr="00AE3E49">
        <w:t>đặt</w:t>
      </w:r>
      <w:bookmarkEnd w:id="3492"/>
      <w:proofErr w:type="spellEnd"/>
    </w:p>
    <w:p w14:paraId="280A91C0" w14:textId="39461218" w:rsidR="003C592B" w:rsidRDefault="006659FA">
      <w:pPr>
        <w:pStyle w:val="Heading2"/>
        <w:pPrChange w:id="3495" w:author="Công Nguyễn Văn" w:date="2019-09-04T10:39:00Z">
          <w:pPr/>
        </w:pPrChange>
      </w:pPr>
      <w:ins w:id="3496" w:author="Nguyen Thanh Binh" w:date="2019-09-03T10:36:00Z">
        <w:del w:id="3497" w:author="Công Nguyễn Văn" w:date="2019-09-04T10:39:00Z">
          <w:r w:rsidDel="008424A7">
            <w:delText>github</w:delText>
          </w:r>
        </w:del>
      </w:ins>
    </w:p>
    <w:p w14:paraId="280A91C1" w14:textId="77777777" w:rsidR="003C592B" w:rsidRDefault="003449FE">
      <w:proofErr w:type="spellStart"/>
      <w:r>
        <w:t>Đầu</w:t>
      </w:r>
      <w:proofErr w:type="spellEnd"/>
      <w:r>
        <w:t xml:space="preserve"> </w:t>
      </w:r>
      <w:proofErr w:type="spellStart"/>
      <w:r>
        <w:t>tiên</w:t>
      </w:r>
      <w:proofErr w:type="spellEnd"/>
      <w:r>
        <w:t xml:space="preserve"> </w:t>
      </w:r>
      <w:proofErr w:type="spellStart"/>
      <w:r>
        <w:t>cài</w:t>
      </w:r>
      <w:proofErr w:type="spellEnd"/>
      <w:r>
        <w:t xml:space="preserve"> </w:t>
      </w:r>
      <w:proofErr w:type="spellStart"/>
      <w:r>
        <w:t>chương</w:t>
      </w:r>
      <w:proofErr w:type="spellEnd"/>
      <w:r>
        <w:t xml:space="preserve"> </w:t>
      </w:r>
      <w:proofErr w:type="spellStart"/>
      <w:r>
        <w:t>trình</w:t>
      </w:r>
      <w:proofErr w:type="spellEnd"/>
      <w:r>
        <w:t xml:space="preserve"> server </w:t>
      </w:r>
      <w:proofErr w:type="spellStart"/>
      <w:r>
        <w:t>ảo</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Xampp</w:t>
      </w:r>
      <w:proofErr w:type="spellEnd"/>
      <w:r>
        <w:t xml:space="preserve"> </w:t>
      </w:r>
      <w:proofErr w:type="spellStart"/>
      <w:r>
        <w:t>và</w:t>
      </w:r>
      <w:proofErr w:type="spellEnd"/>
      <w:r>
        <w:t xml:space="preserve"> </w:t>
      </w:r>
      <w:proofErr w:type="spellStart"/>
      <w:r>
        <w:t>cài</w:t>
      </w:r>
      <w:proofErr w:type="spellEnd"/>
      <w:r>
        <w:t xml:space="preserve"> </w:t>
      </w:r>
      <w:proofErr w:type="spellStart"/>
      <w:r>
        <w:t>thêm</w:t>
      </w:r>
      <w:proofErr w:type="spellEnd"/>
      <w:r>
        <w:t xml:space="preserve"> </w:t>
      </w:r>
      <w:proofErr w:type="spellStart"/>
      <w:r>
        <w:t>công</w:t>
      </w:r>
      <w:proofErr w:type="spellEnd"/>
      <w:r>
        <w:t xml:space="preserve"> </w:t>
      </w:r>
      <w:proofErr w:type="spellStart"/>
      <w:r>
        <w:t>cụ</w:t>
      </w:r>
      <w:proofErr w:type="spellEnd"/>
      <w:r>
        <w:t xml:space="preserve"> </w:t>
      </w:r>
      <w:proofErr w:type="spellStart"/>
      <w:r>
        <w:t>truy</w:t>
      </w:r>
      <w:proofErr w:type="spellEnd"/>
      <w:r>
        <w:t xml:space="preserve"> </w:t>
      </w:r>
      <w:proofErr w:type="spellStart"/>
      <w:r>
        <w:t>cập</w:t>
      </w:r>
      <w:proofErr w:type="spellEnd"/>
      <w:r>
        <w:t xml:space="preserve"> CSDL </w:t>
      </w:r>
      <w:proofErr w:type="spellStart"/>
      <w:r>
        <w:t>ví</w:t>
      </w:r>
      <w:proofErr w:type="spellEnd"/>
      <w:r>
        <w:t xml:space="preserve"> </w:t>
      </w:r>
      <w:proofErr w:type="spellStart"/>
      <w:r>
        <w:t>dụ</w:t>
      </w:r>
      <w:proofErr w:type="spellEnd"/>
      <w:r>
        <w:t xml:space="preserve"> </w:t>
      </w:r>
      <w:r>
        <w:rPr>
          <w:color w:val="222222"/>
          <w:highlight w:val="white"/>
        </w:rPr>
        <w:t>MySQL Workbench</w:t>
      </w:r>
      <w:r>
        <w:rPr>
          <w:b/>
          <w:color w:val="222222"/>
          <w:highlight w:val="white"/>
        </w:rPr>
        <w:t xml:space="preserve"> </w:t>
      </w:r>
      <w:proofErr w:type="spellStart"/>
      <w:r>
        <w:rPr>
          <w:color w:val="222222"/>
          <w:highlight w:val="white"/>
        </w:rPr>
        <w:t>để</w:t>
      </w:r>
      <w:proofErr w:type="spellEnd"/>
      <w:r>
        <w:rPr>
          <w:color w:val="222222"/>
          <w:highlight w:val="white"/>
        </w:rPr>
        <w:t xml:space="preserve"> </w:t>
      </w:r>
      <w:proofErr w:type="spellStart"/>
      <w:r>
        <w:rPr>
          <w:color w:val="222222"/>
          <w:highlight w:val="white"/>
        </w:rPr>
        <w:t>truy</w:t>
      </w:r>
      <w:proofErr w:type="spellEnd"/>
      <w:r>
        <w:rPr>
          <w:color w:val="222222"/>
          <w:highlight w:val="white"/>
        </w:rPr>
        <w:t xml:space="preserve"> </w:t>
      </w:r>
      <w:proofErr w:type="spellStart"/>
      <w:r>
        <w:rPr>
          <w:color w:val="222222"/>
          <w:highlight w:val="white"/>
        </w:rPr>
        <w:t>cập</w:t>
      </w:r>
      <w:proofErr w:type="spellEnd"/>
      <w:r>
        <w:rPr>
          <w:color w:val="222222"/>
          <w:highlight w:val="white"/>
        </w:rPr>
        <w:t xml:space="preserve"> </w:t>
      </w:r>
      <w:proofErr w:type="spellStart"/>
      <w:r>
        <w:rPr>
          <w:color w:val="222222"/>
          <w:highlight w:val="white"/>
        </w:rPr>
        <w:t>và</w:t>
      </w:r>
      <w:proofErr w:type="spellEnd"/>
      <w:r>
        <w:rPr>
          <w:color w:val="222222"/>
          <w:highlight w:val="white"/>
        </w:rPr>
        <w:t xml:space="preserve"> </w:t>
      </w:r>
      <w:proofErr w:type="spellStart"/>
      <w:r>
        <w:rPr>
          <w:color w:val="222222"/>
          <w:highlight w:val="white"/>
        </w:rPr>
        <w:t>thao</w:t>
      </w:r>
      <w:proofErr w:type="spellEnd"/>
      <w:r>
        <w:rPr>
          <w:color w:val="222222"/>
          <w:highlight w:val="white"/>
        </w:rPr>
        <w:t xml:space="preserve"> </w:t>
      </w:r>
      <w:proofErr w:type="spellStart"/>
      <w:r>
        <w:rPr>
          <w:color w:val="222222"/>
          <w:highlight w:val="white"/>
        </w:rPr>
        <w:t>tác</w:t>
      </w:r>
      <w:proofErr w:type="spellEnd"/>
      <w:r>
        <w:rPr>
          <w:color w:val="222222"/>
          <w:highlight w:val="white"/>
        </w:rPr>
        <w:t xml:space="preserve"> </w:t>
      </w:r>
      <w:proofErr w:type="spellStart"/>
      <w:r>
        <w:rPr>
          <w:color w:val="222222"/>
          <w:highlight w:val="white"/>
        </w:rPr>
        <w:t>dễ</w:t>
      </w:r>
      <w:proofErr w:type="spellEnd"/>
      <w:r>
        <w:rPr>
          <w:color w:val="222222"/>
          <w:highlight w:val="white"/>
        </w:rPr>
        <w:t xml:space="preserve"> </w:t>
      </w:r>
      <w:proofErr w:type="spellStart"/>
      <w:r>
        <w:rPr>
          <w:color w:val="222222"/>
          <w:highlight w:val="white"/>
        </w:rPr>
        <w:t>dàng</w:t>
      </w:r>
      <w:proofErr w:type="spellEnd"/>
      <w:r>
        <w:rPr>
          <w:color w:val="222222"/>
          <w:highlight w:val="white"/>
        </w:rPr>
        <w:t xml:space="preserve"> </w:t>
      </w:r>
      <w:proofErr w:type="spellStart"/>
      <w:r>
        <w:rPr>
          <w:color w:val="222222"/>
          <w:highlight w:val="white"/>
        </w:rPr>
        <w:t>hơn</w:t>
      </w:r>
      <w:proofErr w:type="spellEnd"/>
      <w:r>
        <w:rPr>
          <w:color w:val="222222"/>
          <w:highlight w:val="white"/>
        </w:rPr>
        <w:t xml:space="preserve">, Spring Tool Suite </w:t>
      </w:r>
      <w:proofErr w:type="spellStart"/>
      <w:r>
        <w:rPr>
          <w:color w:val="222222"/>
          <w:highlight w:val="white"/>
        </w:rPr>
        <w:t>để</w:t>
      </w:r>
      <w:proofErr w:type="spellEnd"/>
      <w:r>
        <w:rPr>
          <w:color w:val="222222"/>
          <w:highlight w:val="white"/>
        </w:rPr>
        <w:t xml:space="preserve"> </w:t>
      </w:r>
      <w:proofErr w:type="spellStart"/>
      <w:r>
        <w:rPr>
          <w:color w:val="222222"/>
          <w:highlight w:val="white"/>
        </w:rPr>
        <w:t>chạy</w:t>
      </w:r>
      <w:proofErr w:type="spellEnd"/>
      <w:r>
        <w:rPr>
          <w:color w:val="222222"/>
          <w:highlight w:val="white"/>
        </w:rPr>
        <w:t xml:space="preserve"> server, Visual Code </w:t>
      </w:r>
      <w:proofErr w:type="spellStart"/>
      <w:r>
        <w:rPr>
          <w:color w:val="222222"/>
          <w:highlight w:val="white"/>
        </w:rPr>
        <w:t>để</w:t>
      </w:r>
      <w:proofErr w:type="spellEnd"/>
      <w:r>
        <w:rPr>
          <w:color w:val="222222"/>
          <w:highlight w:val="white"/>
        </w:rPr>
        <w:t xml:space="preserve"> </w:t>
      </w:r>
      <w:proofErr w:type="spellStart"/>
      <w:r>
        <w:rPr>
          <w:color w:val="222222"/>
          <w:highlight w:val="white"/>
        </w:rPr>
        <w:t>chạy</w:t>
      </w:r>
      <w:proofErr w:type="spellEnd"/>
      <w:r>
        <w:rPr>
          <w:color w:val="222222"/>
          <w:highlight w:val="white"/>
        </w:rPr>
        <w:t xml:space="preserve"> </w:t>
      </w:r>
      <w:proofErr w:type="spellStart"/>
      <w:r>
        <w:rPr>
          <w:color w:val="222222"/>
          <w:highlight w:val="white"/>
        </w:rPr>
        <w:t>bên</w:t>
      </w:r>
      <w:proofErr w:type="spellEnd"/>
      <w:r>
        <w:rPr>
          <w:color w:val="222222"/>
          <w:highlight w:val="white"/>
        </w:rPr>
        <w:t xml:space="preserve"> </w:t>
      </w:r>
      <w:proofErr w:type="spellStart"/>
      <w:r>
        <w:rPr>
          <w:color w:val="222222"/>
          <w:highlight w:val="white"/>
        </w:rPr>
        <w:t>phía</w:t>
      </w:r>
      <w:proofErr w:type="spellEnd"/>
      <w:r>
        <w:rPr>
          <w:color w:val="222222"/>
          <w:highlight w:val="white"/>
        </w:rPr>
        <w:t xml:space="preserve"> client</w:t>
      </w:r>
    </w:p>
    <w:p w14:paraId="280A91C2" w14:textId="77777777" w:rsidR="003C592B" w:rsidRDefault="003449FE">
      <w:r>
        <w:t xml:space="preserve">Sau </w:t>
      </w:r>
      <w:proofErr w:type="spellStart"/>
      <w:r>
        <w:t>khi</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xong</w:t>
      </w:r>
      <w:proofErr w:type="spellEnd"/>
      <w:r>
        <w:t xml:space="preserve"> </w:t>
      </w:r>
      <w:proofErr w:type="spellStart"/>
      <w:r>
        <w:t>Xampp</w:t>
      </w:r>
      <w:proofErr w:type="spellEnd"/>
      <w:r>
        <w:t xml:space="preserve">, ta </w:t>
      </w:r>
      <w:proofErr w:type="spellStart"/>
      <w:r>
        <w:t>chạy</w:t>
      </w:r>
      <w:proofErr w:type="spellEnd"/>
      <w:r>
        <w:t xml:space="preserve"> </w:t>
      </w:r>
      <w:proofErr w:type="spellStart"/>
      <w:r>
        <w:t>Xampp</w:t>
      </w:r>
      <w:proofErr w:type="spellEnd"/>
    </w:p>
    <w:p w14:paraId="280A91C3" w14:textId="77777777" w:rsidR="003C592B" w:rsidRDefault="003449FE">
      <w:proofErr w:type="spellStart"/>
      <w:r>
        <w:t>Mở</w:t>
      </w:r>
      <w:proofErr w:type="spellEnd"/>
      <w:r>
        <w:t xml:space="preserve"> Workbench </w:t>
      </w:r>
      <w:proofErr w:type="spellStart"/>
      <w:r>
        <w:t>tạo</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vào</w:t>
      </w:r>
      <w:proofErr w:type="spellEnd"/>
      <w:r>
        <w:t xml:space="preserve"> database local </w:t>
      </w:r>
      <w:proofErr w:type="spellStart"/>
      <w:r>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là</w:t>
      </w:r>
      <w:proofErr w:type="spellEnd"/>
      <w:r>
        <w:t xml:space="preserve"> root)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để</w:t>
      </w:r>
      <w:proofErr w:type="spellEnd"/>
      <w:r>
        <w:t xml:space="preserve"> </w:t>
      </w:r>
      <w:proofErr w:type="spellStart"/>
      <w:r>
        <w:t>trống</w:t>
      </w:r>
      <w:proofErr w:type="spellEnd"/>
      <w:r>
        <w:t xml:space="preserve">) </w:t>
      </w:r>
      <w:proofErr w:type="spellStart"/>
      <w:r>
        <w:t>sau</w:t>
      </w:r>
      <w:proofErr w:type="spellEnd"/>
      <w:r>
        <w:t xml:space="preserve"> </w:t>
      </w:r>
      <w:proofErr w:type="spellStart"/>
      <w:r>
        <w:t>đó</w:t>
      </w:r>
      <w:proofErr w:type="spellEnd"/>
      <w:r>
        <w:t xml:space="preserve"> </w:t>
      </w:r>
      <w:proofErr w:type="spellStart"/>
      <w:r>
        <w:t>tạo</w:t>
      </w:r>
      <w:proofErr w:type="spellEnd"/>
      <w:r>
        <w:t xml:space="preserve"> 1 database </w:t>
      </w:r>
      <w:proofErr w:type="spellStart"/>
      <w:r>
        <w:t>tên</w:t>
      </w:r>
      <w:proofErr w:type="spellEnd"/>
      <w:r>
        <w:t xml:space="preserve"> </w:t>
      </w:r>
      <w:proofErr w:type="spellStart"/>
      <w:r>
        <w:t>testing_online</w:t>
      </w:r>
      <w:proofErr w:type="spellEnd"/>
      <w:r>
        <w:t xml:space="preserve"> import file data </w:t>
      </w:r>
      <w:proofErr w:type="spellStart"/>
      <w:r>
        <w:t>vào</w:t>
      </w:r>
      <w:proofErr w:type="spellEnd"/>
      <w:r>
        <w:t xml:space="preserve"> database </w:t>
      </w:r>
      <w:proofErr w:type="spellStart"/>
      <w:r>
        <w:t>vừa</w:t>
      </w:r>
      <w:proofErr w:type="spellEnd"/>
      <w:r>
        <w:t xml:space="preserve"> </w:t>
      </w:r>
      <w:proofErr w:type="spellStart"/>
      <w:r>
        <w:t>tạo</w:t>
      </w:r>
      <w:proofErr w:type="spellEnd"/>
    </w:p>
    <w:p w14:paraId="280A91C4" w14:textId="77777777" w:rsidR="003C592B" w:rsidRDefault="003449FE">
      <w:proofErr w:type="spellStart"/>
      <w:r>
        <w:t>Giải</w:t>
      </w:r>
      <w:proofErr w:type="spellEnd"/>
      <w:r>
        <w:t xml:space="preserve"> </w:t>
      </w:r>
      <w:proofErr w:type="spellStart"/>
      <w:r>
        <w:t>nén</w:t>
      </w:r>
      <w:proofErr w:type="spellEnd"/>
      <w:r>
        <w:t xml:space="preserve"> file project </w:t>
      </w:r>
      <w:proofErr w:type="spellStart"/>
      <w:r>
        <w:t>chạy</w:t>
      </w:r>
      <w:proofErr w:type="spellEnd"/>
      <w:r>
        <w:t xml:space="preserve"> 2 project </w:t>
      </w:r>
      <w:proofErr w:type="spellStart"/>
      <w:r>
        <w:t>gồm</w:t>
      </w:r>
      <w:proofErr w:type="spellEnd"/>
      <w:r>
        <w:t xml:space="preserve"> </w:t>
      </w:r>
      <w:proofErr w:type="spellStart"/>
      <w:r>
        <w:t>TestingCMS</w:t>
      </w:r>
      <w:proofErr w:type="spellEnd"/>
      <w:r>
        <w:t>(</w:t>
      </w:r>
      <w:proofErr w:type="spellStart"/>
      <w:r>
        <w:t>chạy</w:t>
      </w:r>
      <w:proofErr w:type="spellEnd"/>
      <w:r>
        <w:t xml:space="preserve"> STS) </w:t>
      </w:r>
      <w:proofErr w:type="spellStart"/>
      <w:r>
        <w:t>và</w:t>
      </w:r>
      <w:proofErr w:type="spellEnd"/>
      <w:r>
        <w:t xml:space="preserve"> </w:t>
      </w:r>
      <w:proofErr w:type="spellStart"/>
      <w:r>
        <w:t>TestingPortal</w:t>
      </w:r>
      <w:proofErr w:type="spellEnd"/>
      <w:r>
        <w:t>(</w:t>
      </w:r>
      <w:proofErr w:type="spellStart"/>
      <w:r>
        <w:t>chạy</w:t>
      </w:r>
      <w:proofErr w:type="spellEnd"/>
      <w:r>
        <w:t xml:space="preserve"> VC)</w:t>
      </w:r>
    </w:p>
    <w:p w14:paraId="280A91C5" w14:textId="77777777" w:rsidR="003C592B" w:rsidRDefault="003449FE">
      <w:proofErr w:type="spellStart"/>
      <w:r>
        <w:t>Mở</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gõ</w:t>
      </w:r>
      <w:proofErr w:type="spellEnd"/>
      <w:r>
        <w:t xml:space="preserve"> localhost:4200</w:t>
      </w:r>
    </w:p>
    <w:p w14:paraId="05E314AF" w14:textId="739D2FEC" w:rsidR="008424A7" w:rsidRPr="008424A7" w:rsidRDefault="008424A7">
      <w:ins w:id="3498" w:author="Công Nguyễn Văn" w:date="2019-09-04T10:39:00Z">
        <w:r>
          <w:t xml:space="preserve">Link </w:t>
        </w:r>
        <w:proofErr w:type="spellStart"/>
        <w:r>
          <w:t>github</w:t>
        </w:r>
        <w:proofErr w:type="spellEnd"/>
        <w:r>
          <w:t xml:space="preserve"> project:</w:t>
        </w:r>
        <w:r w:rsidRPr="00D509C3">
          <w:t xml:space="preserve"> </w:t>
        </w:r>
        <w:r>
          <w:fldChar w:fldCharType="begin"/>
        </w:r>
        <w:r>
          <w:instrText xml:space="preserve"> HYPERLINK "https://github.com/Cong4696/DATN" </w:instrText>
        </w:r>
        <w:r>
          <w:fldChar w:fldCharType="separate"/>
        </w:r>
        <w:r>
          <w:rPr>
            <w:rStyle w:val="Hyperlink"/>
          </w:rPr>
          <w:t>https://github.com/Cong4696/DATN</w:t>
        </w:r>
        <w:r>
          <w:fldChar w:fldCharType="end"/>
        </w:r>
      </w:ins>
    </w:p>
    <w:p w14:paraId="1C6BF658" w14:textId="3ED285C2" w:rsidR="008F3BFF" w:rsidRDefault="008F3BFF" w:rsidP="008F3BFF">
      <w:pPr>
        <w:pStyle w:val="Heading1"/>
        <w:jc w:val="center"/>
        <w:rPr>
          <w:ins w:id="3499" w:author="Công Nguyễn Văn" w:date="2019-09-03T13:32:00Z"/>
        </w:rPr>
      </w:pPr>
      <w:bookmarkStart w:id="3500" w:name="_3dhjn8m" w:colFirst="0" w:colLast="0"/>
      <w:bookmarkStart w:id="3501" w:name="_Toc18584541"/>
      <w:bookmarkEnd w:id="3500"/>
      <w:ins w:id="3502" w:author="Công Nguyễn Văn" w:date="2019-09-03T13:32:00Z">
        <w:r>
          <w:t xml:space="preserve">CHƯƠNG 4:Kết </w:t>
        </w:r>
        <w:proofErr w:type="spellStart"/>
        <w:r>
          <w:t>luận</w:t>
        </w:r>
        <w:bookmarkEnd w:id="3501"/>
        <w:proofErr w:type="spellEnd"/>
      </w:ins>
    </w:p>
    <w:p w14:paraId="280A91C8" w14:textId="03562F94" w:rsidR="003C592B" w:rsidRPr="005233AC" w:rsidDel="008F3BFF" w:rsidRDefault="00257F9A" w:rsidP="005233AC">
      <w:pPr>
        <w:pStyle w:val="Heading1"/>
        <w:rPr>
          <w:del w:id="3503" w:author="Công Nguyễn Văn" w:date="2019-09-03T13:32:00Z"/>
        </w:rPr>
      </w:pPr>
      <w:del w:id="3504" w:author="Công Nguyễn Văn" w:date="2019-09-03T13:32:00Z">
        <w:r w:rsidDel="008F3BFF">
          <w:delText>5</w:delText>
        </w:r>
        <w:r w:rsidR="005233AC" w:rsidDel="008F3BFF">
          <w:delText xml:space="preserve">: </w:delText>
        </w:r>
        <w:r w:rsidR="005233AC" w:rsidRPr="00642BB6" w:rsidDel="008F3BFF">
          <w:delText>Kết Luận</w:delText>
        </w:r>
        <w:r w:rsidR="005233AC" w:rsidDel="008F3BFF">
          <w:rPr>
            <w:rFonts w:hint="eastAsia"/>
          </w:rPr>
          <w:delText>:</w:delText>
        </w:r>
        <w:r w:rsidR="005233AC" w:rsidDel="008F3BFF">
          <w:delText>Tài liệu tham khảo</w:delText>
        </w:r>
      </w:del>
    </w:p>
    <w:p w14:paraId="280A91C9" w14:textId="5C622A1E" w:rsidR="003C592B" w:rsidRDefault="003449FE">
      <w:r>
        <w:t xml:space="preserve">Sau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em</w:t>
      </w:r>
      <w:proofErr w:type="spellEnd"/>
      <w:r>
        <w:t xml:space="preserve"> </w:t>
      </w:r>
      <w:proofErr w:type="spellStart"/>
      <w:r>
        <w:t>đã</w:t>
      </w:r>
      <w:proofErr w:type="spellEnd"/>
      <w:r>
        <w:t xml:space="preserve"> </w:t>
      </w:r>
      <w:proofErr w:type="spellStart"/>
      <w:r>
        <w:t>cơ</w:t>
      </w:r>
      <w:proofErr w:type="spellEnd"/>
      <w:r>
        <w:t xml:space="preserve"> </w:t>
      </w:r>
      <w:proofErr w:type="spellStart"/>
      <w:r>
        <w:t>bản</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đồ</w:t>
      </w:r>
      <w:proofErr w:type="spellEnd"/>
      <w:r>
        <w:t xml:space="preserve"> </w:t>
      </w:r>
      <w:proofErr w:type="spellStart"/>
      <w:r>
        <w:t>án</w:t>
      </w:r>
      <w:proofErr w:type="spellEnd"/>
      <w:r>
        <w:t xml:space="preserve"> </w:t>
      </w:r>
      <w:proofErr w:type="spellStart"/>
      <w:r>
        <w:t>là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thống</w:t>
      </w:r>
      <w:proofErr w:type="spellEnd"/>
      <w:r>
        <w:t xml:space="preserve"> testing online.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với</w:t>
      </w:r>
      <w:proofErr w:type="spellEnd"/>
      <w:r>
        <w:t xml:space="preserve"> </w:t>
      </w:r>
      <w:ins w:id="3505" w:author="Công Nguyễn Văn" w:date="2019-09-04T10:38:00Z">
        <w:r w:rsidR="008F6521">
          <w:t>9</w:t>
        </w:r>
      </w:ins>
      <w:del w:id="3506" w:author="Công Nguyễn Văn" w:date="2019-09-03T15:36:00Z">
        <w:r w:rsidDel="009D5D6A">
          <w:delText>23</w:delText>
        </w:r>
      </w:del>
      <w:r>
        <w:t xml:space="preserve"> use case, 1</w:t>
      </w:r>
      <w:ins w:id="3507" w:author="Công Nguyễn Văn" w:date="2019-09-03T15:37:00Z">
        <w:r w:rsidR="00271EED">
          <w:t>6</w:t>
        </w:r>
      </w:ins>
      <w:del w:id="3508" w:author="Công Nguyễn Văn" w:date="2019-09-03T15:37:00Z">
        <w:r w:rsidDel="00271EED">
          <w:delText>8</w:delText>
        </w:r>
      </w:del>
      <w:r>
        <w:t xml:space="preserve"> </w:t>
      </w:r>
      <w:proofErr w:type="spellStart"/>
      <w:r>
        <w:t>bảng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Angular ở </w:t>
      </w:r>
      <w:proofErr w:type="spellStart"/>
      <w:r>
        <w:t>phía</w:t>
      </w:r>
      <w:proofErr w:type="spellEnd"/>
      <w:r>
        <w:t xml:space="preserve"> client, Spring boot ở </w:t>
      </w:r>
      <w:proofErr w:type="spellStart"/>
      <w:r>
        <w:t>phía</w:t>
      </w:r>
      <w:proofErr w:type="spellEnd"/>
      <w:r>
        <w:t xml:space="preserve"> server. </w:t>
      </w:r>
    </w:p>
    <w:p w14:paraId="280A91CA" w14:textId="77777777" w:rsidR="003C592B" w:rsidRDefault="003449FE">
      <w:proofErr w:type="spellStart"/>
      <w:r>
        <w:lastRenderedPageBreak/>
        <w:t>Hệ</w:t>
      </w:r>
      <w:proofErr w:type="spellEnd"/>
      <w:r>
        <w:t xml:space="preserve"> </w:t>
      </w:r>
      <w:proofErr w:type="spellStart"/>
      <w:r>
        <w:t>thống</w:t>
      </w:r>
      <w:proofErr w:type="spellEnd"/>
      <w:r>
        <w:t xml:space="preserve"> </w:t>
      </w:r>
      <w:proofErr w:type="spellStart"/>
      <w:r>
        <w:t>đã</w:t>
      </w:r>
      <w:proofErr w:type="spellEnd"/>
      <w:r>
        <w:t xml:space="preserve"> </w:t>
      </w:r>
      <w:proofErr w:type="spellStart"/>
      <w:r>
        <w:t>chạy</w:t>
      </w:r>
      <w:proofErr w:type="spellEnd"/>
      <w:r>
        <w:t xml:space="preserve"> </w:t>
      </w:r>
      <w:proofErr w:type="spellStart"/>
      <w:r>
        <w:t>với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vẫn</w:t>
      </w:r>
      <w:proofErr w:type="spellEnd"/>
      <w:r>
        <w:t xml:space="preserve"> </w:t>
      </w:r>
      <w:proofErr w:type="spellStart"/>
      <w:r>
        <w:t>còn</w:t>
      </w:r>
      <w:proofErr w:type="spellEnd"/>
      <w:r>
        <w:t xml:space="preserve"> </w:t>
      </w:r>
      <w:proofErr w:type="spellStart"/>
      <w:r>
        <w:t>một</w:t>
      </w:r>
      <w:proofErr w:type="spellEnd"/>
      <w:r>
        <w:t xml:space="preserve"> </w:t>
      </w:r>
      <w:proofErr w:type="spellStart"/>
      <w:r>
        <w:t>vài</w:t>
      </w:r>
      <w:proofErr w:type="spellEnd"/>
      <w:r>
        <w:t xml:space="preserve"> </w:t>
      </w:r>
      <w:proofErr w:type="spellStart"/>
      <w:r>
        <w:t>thiếu</w:t>
      </w:r>
      <w:proofErr w:type="spellEnd"/>
      <w:r>
        <w:t xml:space="preserve"> </w:t>
      </w:r>
      <w:proofErr w:type="spellStart"/>
      <w:r>
        <w:t>sót</w:t>
      </w:r>
      <w:proofErr w:type="spellEnd"/>
      <w:r>
        <w:t>.</w:t>
      </w:r>
    </w:p>
    <w:p w14:paraId="280A91CB" w14:textId="77777777" w:rsidR="003C592B" w:rsidRDefault="003449FE">
      <w:pPr>
        <w:rPr>
          <w:b/>
        </w:rPr>
      </w:pPr>
      <w:proofErr w:type="spellStart"/>
      <w:r>
        <w:rPr>
          <w:b/>
        </w:rPr>
        <w:t>Kết</w:t>
      </w:r>
      <w:proofErr w:type="spellEnd"/>
      <w:r>
        <w:rPr>
          <w:b/>
        </w:rPr>
        <w:t xml:space="preserve"> </w:t>
      </w:r>
      <w:proofErr w:type="spellStart"/>
      <w:r>
        <w:rPr>
          <w:b/>
        </w:rPr>
        <w:t>quả</w:t>
      </w:r>
      <w:proofErr w:type="spellEnd"/>
      <w:r>
        <w:rPr>
          <w:b/>
        </w:rPr>
        <w:t xml:space="preserve"> :</w:t>
      </w:r>
    </w:p>
    <w:p w14:paraId="280A91CC" w14:textId="77777777" w:rsidR="003C592B" w:rsidRDefault="003449FE">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theo</w:t>
      </w:r>
      <w:proofErr w:type="spellEnd"/>
      <w:r>
        <w:t xml:space="preserve"> </w:t>
      </w:r>
      <w:proofErr w:type="spellStart"/>
      <w:r>
        <w:t>đúng</w:t>
      </w:r>
      <w:proofErr w:type="spellEnd"/>
      <w:r>
        <w:t xml:space="preserve"> </w:t>
      </w:r>
      <w:proofErr w:type="spellStart"/>
      <w:r>
        <w:t>yêu</w:t>
      </w:r>
      <w:proofErr w:type="spellEnd"/>
      <w:r>
        <w:t xml:space="preserve"> </w:t>
      </w:r>
      <w:proofErr w:type="spellStart"/>
      <w:r>
        <w:t>cầu</w:t>
      </w:r>
      <w:proofErr w:type="spellEnd"/>
      <w:r>
        <w:t>.</w:t>
      </w:r>
    </w:p>
    <w:p w14:paraId="280A91CD" w14:textId="77777777" w:rsidR="003C592B" w:rsidRDefault="003449FE">
      <w:proofErr w:type="spellStart"/>
      <w:r>
        <w:t>Giao</w:t>
      </w:r>
      <w:proofErr w:type="spellEnd"/>
      <w:r>
        <w:t xml:space="preserve"> </w:t>
      </w:r>
      <w:proofErr w:type="spellStart"/>
      <w:r>
        <w:t>diện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p>
    <w:p w14:paraId="280A91CE" w14:textId="77777777" w:rsidR="003C592B" w:rsidRDefault="003449FE">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đã</w:t>
      </w:r>
      <w:proofErr w:type="spellEnd"/>
      <w:r>
        <w:t xml:space="preserve"> </w:t>
      </w:r>
      <w:proofErr w:type="spellStart"/>
      <w:r>
        <w:t>đề</w:t>
      </w:r>
      <w:proofErr w:type="spellEnd"/>
      <w:r>
        <w:t xml:space="preserve"> ra</w:t>
      </w:r>
    </w:p>
    <w:p w14:paraId="280A91CF" w14:textId="1B829E67" w:rsidR="003C592B" w:rsidRDefault="003449FE">
      <w:pPr>
        <w:rPr>
          <w:ins w:id="3509" w:author="Công Nguyễn Văn" w:date="2019-09-03T15:15:00Z"/>
        </w:rPr>
      </w:pPr>
      <w:proofErr w:type="spellStart"/>
      <w:r>
        <w:t>Hệ</w:t>
      </w:r>
      <w:proofErr w:type="spellEnd"/>
      <w:r>
        <w:t xml:space="preserve"> </w:t>
      </w:r>
      <w:proofErr w:type="spellStart"/>
      <w:r>
        <w:t>thống</w:t>
      </w:r>
      <w:proofErr w:type="spellEnd"/>
      <w:r>
        <w:t xml:space="preserve"> </w:t>
      </w:r>
      <w:proofErr w:type="spellStart"/>
      <w:r>
        <w:t>chạy</w:t>
      </w:r>
      <w:proofErr w:type="spellEnd"/>
      <w:r>
        <w:t xml:space="preserve"> </w:t>
      </w:r>
      <w:proofErr w:type="spellStart"/>
      <w:r>
        <w:t>ổn</w:t>
      </w:r>
      <w:proofErr w:type="spellEnd"/>
      <w:r>
        <w:t xml:space="preserve"> </w:t>
      </w:r>
      <w:proofErr w:type="spellStart"/>
      <w:r>
        <w:t>định</w:t>
      </w:r>
      <w:proofErr w:type="spellEnd"/>
    </w:p>
    <w:p w14:paraId="7D03A6DD" w14:textId="2C29B11C" w:rsidR="00D509C3" w:rsidRPr="00D509C3" w:rsidDel="008424A7" w:rsidRDefault="00D509C3">
      <w:pPr>
        <w:rPr>
          <w:del w:id="3510" w:author="Công Nguyễn Văn" w:date="2019-09-04T10:39:00Z"/>
        </w:rPr>
      </w:pPr>
    </w:p>
    <w:p w14:paraId="280A91D0" w14:textId="77777777" w:rsidR="003C592B" w:rsidRDefault="003449FE">
      <w:pPr>
        <w:rPr>
          <w:b/>
        </w:rPr>
      </w:pPr>
      <w:proofErr w:type="spellStart"/>
      <w:r>
        <w:rPr>
          <w:b/>
        </w:rPr>
        <w:t>Hạn</w:t>
      </w:r>
      <w:proofErr w:type="spellEnd"/>
      <w:r>
        <w:rPr>
          <w:b/>
        </w:rPr>
        <w:t xml:space="preserve"> </w:t>
      </w:r>
      <w:proofErr w:type="spellStart"/>
      <w:r>
        <w:rPr>
          <w:b/>
        </w:rPr>
        <w:t>chế</w:t>
      </w:r>
      <w:proofErr w:type="spellEnd"/>
      <w:r>
        <w:rPr>
          <w:b/>
        </w:rPr>
        <w:t xml:space="preserve"> :</w:t>
      </w:r>
    </w:p>
    <w:p w14:paraId="280A91D1" w14:textId="77777777" w:rsidR="003C592B" w:rsidRDefault="003449FE">
      <w:proofErr w:type="spellStart"/>
      <w:r>
        <w:t>Giao</w:t>
      </w:r>
      <w:proofErr w:type="spellEnd"/>
      <w:r>
        <w:t xml:space="preserve"> </w:t>
      </w:r>
      <w:proofErr w:type="spellStart"/>
      <w:r>
        <w:t>diện</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đẹp</w:t>
      </w:r>
      <w:proofErr w:type="spellEnd"/>
      <w:r>
        <w:t xml:space="preserve"> </w:t>
      </w:r>
      <w:proofErr w:type="spellStart"/>
      <w:r>
        <w:t>mắt</w:t>
      </w:r>
      <w:proofErr w:type="spellEnd"/>
    </w:p>
    <w:p w14:paraId="280A91D2" w14:textId="723B6B85" w:rsidR="003C592B" w:rsidDel="00C45497" w:rsidRDefault="003449FE">
      <w:pPr>
        <w:rPr>
          <w:del w:id="3511" w:author="Công Nguyễn Văn" w:date="2019-09-03T15:39:00Z"/>
        </w:rPr>
      </w:pPr>
      <w:del w:id="3512" w:author="Công Nguyễn Văn" w:date="2019-09-03T15:39:00Z">
        <w:r w:rsidDel="00C45497">
          <w:delText>Một số chức năng vẫn đang trong quá trình hoàn thiện</w:delText>
        </w:r>
      </w:del>
    </w:p>
    <w:p w14:paraId="280A91D3" w14:textId="77777777" w:rsidR="003C592B" w:rsidRDefault="003449FE">
      <w:pPr>
        <w:rPr>
          <w:b/>
        </w:rPr>
      </w:pPr>
      <w:proofErr w:type="spellStart"/>
      <w:r>
        <w:rPr>
          <w:b/>
        </w:rPr>
        <w:t>Hướng</w:t>
      </w:r>
      <w:proofErr w:type="spellEnd"/>
      <w:r>
        <w:rPr>
          <w:b/>
        </w:rPr>
        <w:t xml:space="preserve"> </w:t>
      </w:r>
      <w:proofErr w:type="spellStart"/>
      <w:r>
        <w:rPr>
          <w:b/>
        </w:rPr>
        <w:t>phát</w:t>
      </w:r>
      <w:proofErr w:type="spellEnd"/>
      <w:r>
        <w:rPr>
          <w:b/>
        </w:rPr>
        <w:t xml:space="preserve"> </w:t>
      </w:r>
      <w:proofErr w:type="spellStart"/>
      <w:r>
        <w:rPr>
          <w:b/>
        </w:rPr>
        <w:t>triển</w:t>
      </w:r>
      <w:proofErr w:type="spellEnd"/>
      <w:r>
        <w:rPr>
          <w:b/>
        </w:rPr>
        <w:t xml:space="preserve"> :</w:t>
      </w:r>
    </w:p>
    <w:p w14:paraId="280A91D4" w14:textId="1B8A7F7E" w:rsidR="003C592B" w:rsidRDefault="003449FE">
      <w:proofErr w:type="spellStart"/>
      <w:r>
        <w:t>Có</w:t>
      </w:r>
      <w:proofErr w:type="spellEnd"/>
      <w:r>
        <w:t xml:space="preserve"> </w:t>
      </w:r>
      <w:proofErr w:type="spellStart"/>
      <w:r>
        <w:t>thể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thêm</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học</w:t>
      </w:r>
      <w:proofErr w:type="spellEnd"/>
      <w:r>
        <w:t xml:space="preserve"> </w:t>
      </w:r>
      <w:proofErr w:type="spellStart"/>
      <w:r>
        <w:t>bài</w:t>
      </w:r>
      <w:proofErr w:type="spellEnd"/>
      <w:r w:rsidR="00344402">
        <w:t>, training.</w:t>
      </w:r>
    </w:p>
    <w:p w14:paraId="280A91D5" w14:textId="77777777" w:rsidR="003C592B" w:rsidRDefault="003449FE">
      <w:proofErr w:type="spellStart"/>
      <w:r>
        <w:t>Hiển</w:t>
      </w:r>
      <w:proofErr w:type="spellEnd"/>
      <w:r>
        <w:t xml:space="preserve"> </w:t>
      </w:r>
      <w:proofErr w:type="spellStart"/>
      <w:r>
        <w:t>thị</w:t>
      </w:r>
      <w:proofErr w:type="spellEnd"/>
      <w:r>
        <w:t xml:space="preserve"> </w:t>
      </w:r>
      <w:proofErr w:type="spellStart"/>
      <w:r>
        <w:t>bảng</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thi</w:t>
      </w:r>
      <w:proofErr w:type="spellEnd"/>
      <w:r>
        <w:t>.</w:t>
      </w:r>
    </w:p>
    <w:p w14:paraId="280A91D6" w14:textId="77777777" w:rsidR="003C592B" w:rsidRDefault="003449FE">
      <w:proofErr w:type="spellStart"/>
      <w:r>
        <w:t>Xây</w:t>
      </w:r>
      <w:proofErr w:type="spellEnd"/>
      <w:r>
        <w:t xml:space="preserve"> </w:t>
      </w:r>
      <w:proofErr w:type="spellStart"/>
      <w:r>
        <w:t>dựng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kí</w:t>
      </w:r>
      <w:proofErr w:type="spellEnd"/>
      <w:r>
        <w:t xml:space="preserve"> </w:t>
      </w:r>
      <w:proofErr w:type="spellStart"/>
      <w:r>
        <w:t>bài</w:t>
      </w:r>
      <w:proofErr w:type="spellEnd"/>
      <w:r>
        <w:t xml:space="preserve"> </w:t>
      </w:r>
      <w:proofErr w:type="spellStart"/>
      <w:r>
        <w:t>thi</w:t>
      </w:r>
      <w:proofErr w:type="spellEnd"/>
      <w:r>
        <w:t>.</w:t>
      </w:r>
    </w:p>
    <w:p w14:paraId="280A91DC" w14:textId="60DAA4FE" w:rsidR="003C592B" w:rsidRDefault="003449FE">
      <w:proofErr w:type="spellStart"/>
      <w:r>
        <w:t>Em</w:t>
      </w:r>
      <w:proofErr w:type="spellEnd"/>
      <w:r>
        <w:t xml:space="preserve"> </w:t>
      </w:r>
      <w:proofErr w:type="spellStart"/>
      <w:r>
        <w:t>sẽ</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với</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del w:id="3513" w:author="Công Nguyễn Văn" w:date="2019-09-03T15:39:00Z">
        <w:r w:rsidDel="00C45497">
          <w:delText xml:space="preserve">tri </w:delText>
        </w:r>
      </w:del>
      <w:proofErr w:type="spellStart"/>
      <w:ins w:id="3514" w:author="Công Nguyễn Văn" w:date="2019-09-03T15:39:00Z">
        <w:r w:rsidR="00C45497">
          <w:t>kiến</w:t>
        </w:r>
        <w:proofErr w:type="spellEnd"/>
        <w:r w:rsidR="00C45497">
          <w:t xml:space="preserve"> </w:t>
        </w:r>
      </w:ins>
      <w:proofErr w:type="spellStart"/>
      <w:r>
        <w:t>thức</w:t>
      </w:r>
      <w:proofErr w:type="spellEnd"/>
      <w:r>
        <w:t xml:space="preserve"> </w:t>
      </w:r>
      <w:proofErr w:type="spellStart"/>
      <w:r>
        <w:t>cho</w:t>
      </w:r>
      <w:proofErr w:type="spellEnd"/>
      <w:r>
        <w:t xml:space="preserve"> </w:t>
      </w:r>
      <w:proofErr w:type="spellStart"/>
      <w:r>
        <w:t>phép</w:t>
      </w:r>
      <w:proofErr w:type="spellEnd"/>
      <w:r>
        <w:t>.</w:t>
      </w:r>
      <w:r>
        <w:tab/>
      </w:r>
      <w:bookmarkStart w:id="3515" w:name="_1smtxgf" w:colFirst="0" w:colLast="0"/>
      <w:bookmarkEnd w:id="3515"/>
    </w:p>
    <w:p w14:paraId="280A91DD" w14:textId="19683886" w:rsidR="003C592B" w:rsidRPr="009256DD" w:rsidRDefault="009256DD">
      <w:pPr>
        <w:rPr>
          <w:b/>
        </w:rPr>
      </w:pPr>
      <w:proofErr w:type="spellStart"/>
      <w:r>
        <w:rPr>
          <w:b/>
        </w:rPr>
        <w:t>Tài</w:t>
      </w:r>
      <w:proofErr w:type="spellEnd"/>
      <w:r>
        <w:rPr>
          <w:b/>
        </w:rPr>
        <w:t xml:space="preserve"> </w:t>
      </w:r>
      <w:proofErr w:type="spellStart"/>
      <w:r>
        <w:rPr>
          <w:b/>
        </w:rPr>
        <w:t>liệu</w:t>
      </w:r>
      <w:proofErr w:type="spellEnd"/>
      <w:r>
        <w:rPr>
          <w:b/>
        </w:rPr>
        <w:t xml:space="preserve"> </w:t>
      </w:r>
      <w:proofErr w:type="spellStart"/>
      <w:r>
        <w:rPr>
          <w:b/>
        </w:rPr>
        <w:t>tham</w:t>
      </w:r>
      <w:proofErr w:type="spellEnd"/>
      <w:r>
        <w:rPr>
          <w:b/>
        </w:rPr>
        <w:t xml:space="preserve"> </w:t>
      </w:r>
      <w:proofErr w:type="spellStart"/>
      <w:r>
        <w:rPr>
          <w:b/>
        </w:rPr>
        <w:t>khảo</w:t>
      </w:r>
      <w:proofErr w:type="spellEnd"/>
      <w:r>
        <w:rPr>
          <w:b/>
        </w:rPr>
        <w:t xml:space="preserve"> :</w:t>
      </w:r>
    </w:p>
    <w:p w14:paraId="280A91DE" w14:textId="77777777" w:rsidR="003C592B" w:rsidRDefault="003449FE">
      <w:r>
        <w:t xml:space="preserve">[1] </w:t>
      </w:r>
      <w:hyperlink r:id="rId50">
        <w:r>
          <w:rPr>
            <w:color w:val="0000FF"/>
            <w:u w:val="single"/>
          </w:rPr>
          <w:t>https://www.smartdraw.com/uml-diagram/</w:t>
        </w:r>
      </w:hyperlink>
    </w:p>
    <w:p w14:paraId="280A91DF" w14:textId="77777777" w:rsidR="003C592B" w:rsidRDefault="003449FE">
      <w:r>
        <w:t xml:space="preserve">[2] </w:t>
      </w:r>
      <w:hyperlink r:id="rId51">
        <w:r>
          <w:rPr>
            <w:color w:val="0000FF"/>
            <w:u w:val="single"/>
          </w:rPr>
          <w:t>http://www.tutorialspoint.com/uml/uml_standard_diagrams.htm</w:t>
        </w:r>
      </w:hyperlink>
    </w:p>
    <w:p w14:paraId="280A91E0" w14:textId="77777777" w:rsidR="003C592B" w:rsidRDefault="003449FE">
      <w:r>
        <w:t xml:space="preserve">[3] </w:t>
      </w:r>
      <w:hyperlink r:id="rId52">
        <w:r>
          <w:rPr>
            <w:color w:val="0000FF"/>
            <w:u w:val="single"/>
          </w:rPr>
          <w:t>https://docs.spring.io/spring-data/jpa/docs/current/reference/html/</w:t>
        </w:r>
      </w:hyperlink>
    </w:p>
    <w:p w14:paraId="280A91E1" w14:textId="77777777" w:rsidR="003C592B" w:rsidRDefault="003449FE">
      <w:pPr>
        <w:rPr>
          <w:color w:val="0000FF"/>
          <w:u w:val="single"/>
        </w:rPr>
      </w:pPr>
      <w:r>
        <w:t xml:space="preserve">[4] </w:t>
      </w:r>
      <w:hyperlink r:id="rId53">
        <w:r>
          <w:rPr>
            <w:color w:val="0000FF"/>
            <w:u w:val="single"/>
          </w:rPr>
          <w:t>https://angular.io/guide/quickstart</w:t>
        </w:r>
      </w:hyperlink>
    </w:p>
    <w:p w14:paraId="280A91E2" w14:textId="77777777" w:rsidR="003C592B" w:rsidRDefault="003449FE">
      <w:r>
        <w:t xml:space="preserve">[5] </w:t>
      </w:r>
      <w:hyperlink r:id="rId54">
        <w:r>
          <w:rPr>
            <w:color w:val="0000FF"/>
            <w:u w:val="single"/>
          </w:rPr>
          <w:t>https://kipalog.com/posts/Buoc-dau-tim-hieu-Spring-Boot</w:t>
        </w:r>
      </w:hyperlink>
    </w:p>
    <w:p w14:paraId="280A91E3" w14:textId="77777777" w:rsidR="003C592B" w:rsidRDefault="003449FE">
      <w:r>
        <w:t xml:space="preserve">[6] </w:t>
      </w:r>
      <w:hyperlink r:id="rId55">
        <w:r>
          <w:rPr>
            <w:color w:val="0000FF"/>
            <w:u w:val="single"/>
          </w:rPr>
          <w:t>https://viblo.asia/p/gioi-thieu-ve-angular-2-APqzearpzVe</w:t>
        </w:r>
      </w:hyperlink>
    </w:p>
    <w:p w14:paraId="280A91E4" w14:textId="77777777" w:rsidR="003C592B" w:rsidRDefault="003C592B"/>
    <w:p w14:paraId="280A91E5" w14:textId="77777777" w:rsidR="003C592B" w:rsidRDefault="003C592B"/>
    <w:p w14:paraId="280A91E6" w14:textId="77777777" w:rsidR="003C592B" w:rsidRDefault="003C592B"/>
    <w:p w14:paraId="280A91E7" w14:textId="77777777" w:rsidR="003C592B" w:rsidRDefault="003C592B"/>
    <w:sectPr w:rsidR="003C592B" w:rsidSect="00477FF8">
      <w:footerReference w:type="default" r:id="rId56"/>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D9E280" w14:textId="77777777" w:rsidR="002145A1" w:rsidRDefault="002145A1">
      <w:pPr>
        <w:spacing w:after="0" w:line="240" w:lineRule="auto"/>
      </w:pPr>
      <w:r>
        <w:separator/>
      </w:r>
    </w:p>
  </w:endnote>
  <w:endnote w:type="continuationSeparator" w:id="0">
    <w:p w14:paraId="40572D0F" w14:textId="77777777" w:rsidR="002145A1" w:rsidRDefault="002145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A922E" w14:textId="77777777" w:rsidR="00BF1A0D" w:rsidRDefault="00BF1A0D">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mc:AlternateContent>
        <mc:Choice Requires="wps">
          <w:drawing>
            <wp:inline distT="0" distB="0" distL="0" distR="0" wp14:anchorId="280A9231" wp14:editId="280A9232">
              <wp:extent cx="5476875" cy="54610"/>
              <wp:effectExtent l="0" t="0" r="0" b="0"/>
              <wp:docPr id="2" name="Flowchart: Decision 2" descr="Light horizontal"/>
              <wp:cNvGraphicFramePr/>
              <a:graphic xmlns:a="http://schemas.openxmlformats.org/drawingml/2006/main">
                <a:graphicData uri="http://schemas.microsoft.com/office/word/2010/wordprocessingShape">
                  <wps:wsp>
                    <wps:cNvSpPr/>
                    <wps:spPr>
                      <a:xfrm rot="10800000" flipH="1">
                        <a:off x="2612325" y="3757458"/>
                        <a:ext cx="5467350" cy="45085"/>
                      </a:xfrm>
                      <a:prstGeom prst="flowChartDecision">
                        <a:avLst/>
                      </a:prstGeom>
                      <a:solidFill>
                        <a:srgbClr val="FFFFFF"/>
                      </a:solidFill>
                      <a:ln>
                        <a:noFill/>
                      </a:ln>
                    </wps:spPr>
                    <wps:txbx>
                      <w:txbxContent>
                        <w:p w14:paraId="280A9235" w14:textId="77777777" w:rsidR="00BF1A0D" w:rsidRDefault="00BF1A0D">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shapetype w14:anchorId="280A9231" id="_x0000_t110" coordsize="21600,21600" o:spt="110" path="m10800,l,10800,10800,21600,21600,10800xe">
              <v:stroke joinstyle="miter"/>
              <v:path gradientshapeok="t" o:connecttype="rect" textboxrect="5400,5400,16200,16200"/>
            </v:shapetype>
            <v:shape id="Flowchart: Decision 2" o:spid="_x0000_s1086" type="#_x0000_t110" alt="Light horizontal" style="width:431.25pt;height:4.3pt;rotation:180;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" stroked="f">
              <v:textbox inset="2.53958mm,2.53958mm,2.53958mm,2.53958mm">
                <w:txbxContent>
                  <w:p w14:paraId="280A9235" w14:textId="77777777" w:rsidR="00BF1A0D" w:rsidRDefault="00BF1A0D">
                    <w:pPr>
                      <w:spacing w:after="0" w:line="240" w:lineRule="auto"/>
                      <w:textDirection w:val="btLr"/>
                    </w:pPr>
                  </w:p>
                </w:txbxContent>
              </v:textbox>
              <w10:anchorlock/>
            </v:shape>
          </w:pict>
        </mc:Fallback>
      </mc:AlternateContent>
    </w:r>
  </w:p>
  <w:p w14:paraId="280A922F" w14:textId="5BEC9A40" w:rsidR="00BF1A0D" w:rsidRDefault="00BF1A0D">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rFonts w:eastAsia="Times New Roman"/>
        <w:color w:val="000000"/>
      </w:rPr>
      <w:instrText>PAGE</w:instrText>
    </w:r>
    <w:r>
      <w:rPr>
        <w:color w:val="000000"/>
      </w:rPr>
      <w:fldChar w:fldCharType="separate"/>
    </w:r>
    <w:r>
      <w:rPr>
        <w:rFonts w:eastAsia="Times New Roman"/>
        <w:noProof/>
        <w:color w:val="000000"/>
      </w:rPr>
      <w:t>20</w:t>
    </w:r>
    <w:r>
      <w:rPr>
        <w:color w:val="000000"/>
      </w:rPr>
      <w:fldChar w:fldCharType="end"/>
    </w:r>
  </w:p>
  <w:p w14:paraId="280A9230" w14:textId="77777777" w:rsidR="00BF1A0D" w:rsidRDefault="00BF1A0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B75DE5" w14:textId="77777777" w:rsidR="002145A1" w:rsidRDefault="002145A1">
      <w:pPr>
        <w:spacing w:after="0" w:line="240" w:lineRule="auto"/>
      </w:pPr>
      <w:r>
        <w:separator/>
      </w:r>
    </w:p>
  </w:footnote>
  <w:footnote w:type="continuationSeparator" w:id="0">
    <w:p w14:paraId="48EC79DA" w14:textId="77777777" w:rsidR="002145A1" w:rsidRDefault="002145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F1DEC"/>
    <w:multiLevelType w:val="hybridMultilevel"/>
    <w:tmpl w:val="ABA8FFAA"/>
    <w:lvl w:ilvl="0" w:tplc="CEA649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B6A11"/>
    <w:multiLevelType w:val="hybridMultilevel"/>
    <w:tmpl w:val="731C724A"/>
    <w:lvl w:ilvl="0" w:tplc="07582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F6130"/>
    <w:multiLevelType w:val="multilevel"/>
    <w:tmpl w:val="8E467D82"/>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3" w15:restartNumberingAfterBreak="0">
    <w:nsid w:val="07B7264E"/>
    <w:multiLevelType w:val="hybridMultilevel"/>
    <w:tmpl w:val="367CC38A"/>
    <w:lvl w:ilvl="0" w:tplc="F2B6E3B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F0FAD"/>
    <w:multiLevelType w:val="hybridMultilevel"/>
    <w:tmpl w:val="48AEB604"/>
    <w:lvl w:ilvl="0" w:tplc="04090001">
      <w:start w:val="1"/>
      <w:numFmt w:val="bullet"/>
      <w:lvlText w:val=""/>
      <w:lvlJc w:val="left"/>
      <w:pPr>
        <w:ind w:left="1755" w:hanging="420"/>
      </w:pPr>
      <w:rPr>
        <w:rFonts w:ascii="Wingdings" w:hAnsi="Wingdings" w:hint="default"/>
      </w:rPr>
    </w:lvl>
    <w:lvl w:ilvl="1" w:tplc="0409000B" w:tentative="1">
      <w:start w:val="1"/>
      <w:numFmt w:val="bullet"/>
      <w:lvlText w:val=""/>
      <w:lvlJc w:val="left"/>
      <w:pPr>
        <w:ind w:left="2175" w:hanging="420"/>
      </w:pPr>
      <w:rPr>
        <w:rFonts w:ascii="Wingdings" w:hAnsi="Wingdings" w:hint="default"/>
      </w:rPr>
    </w:lvl>
    <w:lvl w:ilvl="2" w:tplc="0409000D"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B" w:tentative="1">
      <w:start w:val="1"/>
      <w:numFmt w:val="bullet"/>
      <w:lvlText w:val=""/>
      <w:lvlJc w:val="left"/>
      <w:pPr>
        <w:ind w:left="3435" w:hanging="420"/>
      </w:pPr>
      <w:rPr>
        <w:rFonts w:ascii="Wingdings" w:hAnsi="Wingdings" w:hint="default"/>
      </w:rPr>
    </w:lvl>
    <w:lvl w:ilvl="5" w:tplc="0409000D"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B" w:tentative="1">
      <w:start w:val="1"/>
      <w:numFmt w:val="bullet"/>
      <w:lvlText w:val=""/>
      <w:lvlJc w:val="left"/>
      <w:pPr>
        <w:ind w:left="4695" w:hanging="420"/>
      </w:pPr>
      <w:rPr>
        <w:rFonts w:ascii="Wingdings" w:hAnsi="Wingdings" w:hint="default"/>
      </w:rPr>
    </w:lvl>
    <w:lvl w:ilvl="8" w:tplc="0409000D" w:tentative="1">
      <w:start w:val="1"/>
      <w:numFmt w:val="bullet"/>
      <w:lvlText w:val=""/>
      <w:lvlJc w:val="left"/>
      <w:pPr>
        <w:ind w:left="5115" w:hanging="420"/>
      </w:pPr>
      <w:rPr>
        <w:rFonts w:ascii="Wingdings" w:hAnsi="Wingdings" w:hint="default"/>
      </w:rPr>
    </w:lvl>
  </w:abstractNum>
  <w:abstractNum w:abstractNumId="5" w15:restartNumberingAfterBreak="0">
    <w:nsid w:val="0C4314A7"/>
    <w:multiLevelType w:val="hybridMultilevel"/>
    <w:tmpl w:val="DBFE2890"/>
    <w:lvl w:ilvl="0" w:tplc="731682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4A5672"/>
    <w:multiLevelType w:val="hybridMultilevel"/>
    <w:tmpl w:val="D160D5D2"/>
    <w:lvl w:ilvl="0" w:tplc="0B0C37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1E1AB3"/>
    <w:multiLevelType w:val="hybridMultilevel"/>
    <w:tmpl w:val="CC60337A"/>
    <w:lvl w:ilvl="0" w:tplc="7BFC09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A4762"/>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9" w15:restartNumberingAfterBreak="0">
    <w:nsid w:val="272F66E7"/>
    <w:multiLevelType w:val="hybridMultilevel"/>
    <w:tmpl w:val="FC88AE30"/>
    <w:lvl w:ilvl="0" w:tplc="B302BF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A704EF"/>
    <w:multiLevelType w:val="hybridMultilevel"/>
    <w:tmpl w:val="F20A1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756391"/>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12" w15:restartNumberingAfterBreak="0">
    <w:nsid w:val="2C2C3E32"/>
    <w:multiLevelType w:val="hybridMultilevel"/>
    <w:tmpl w:val="0200265A"/>
    <w:lvl w:ilvl="0" w:tplc="CAFE1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147BE"/>
    <w:multiLevelType w:val="hybridMultilevel"/>
    <w:tmpl w:val="EB88835C"/>
    <w:lvl w:ilvl="0" w:tplc="0CD001EA">
      <w:start w:val="1"/>
      <w:numFmt w:val="decimal"/>
      <w:lvlText w:val="%1."/>
      <w:lvlJc w:val="left"/>
      <w:pPr>
        <w:ind w:left="1470" w:hanging="360"/>
      </w:pPr>
      <w:rPr>
        <w:rFonts w:hint="default"/>
      </w:rPr>
    </w:lvl>
    <w:lvl w:ilvl="1" w:tplc="04090017" w:tentative="1">
      <w:start w:val="1"/>
      <w:numFmt w:val="aiueoFullWidth"/>
      <w:lvlText w:val="(%2)"/>
      <w:lvlJc w:val="left"/>
      <w:pPr>
        <w:ind w:left="1950" w:hanging="420"/>
      </w:pPr>
    </w:lvl>
    <w:lvl w:ilvl="2" w:tplc="04090011" w:tentative="1">
      <w:start w:val="1"/>
      <w:numFmt w:val="decimalEnclosedCircle"/>
      <w:lvlText w:val="%3"/>
      <w:lvlJc w:val="left"/>
      <w:pPr>
        <w:ind w:left="2370" w:hanging="420"/>
      </w:pPr>
    </w:lvl>
    <w:lvl w:ilvl="3" w:tplc="0409000F" w:tentative="1">
      <w:start w:val="1"/>
      <w:numFmt w:val="decimal"/>
      <w:lvlText w:val="%4."/>
      <w:lvlJc w:val="left"/>
      <w:pPr>
        <w:ind w:left="2790" w:hanging="420"/>
      </w:pPr>
    </w:lvl>
    <w:lvl w:ilvl="4" w:tplc="04090017" w:tentative="1">
      <w:start w:val="1"/>
      <w:numFmt w:val="aiueoFullWidth"/>
      <w:lvlText w:val="(%5)"/>
      <w:lvlJc w:val="left"/>
      <w:pPr>
        <w:ind w:left="3210" w:hanging="420"/>
      </w:pPr>
    </w:lvl>
    <w:lvl w:ilvl="5" w:tplc="04090011" w:tentative="1">
      <w:start w:val="1"/>
      <w:numFmt w:val="decimalEnclosedCircle"/>
      <w:lvlText w:val="%6"/>
      <w:lvlJc w:val="left"/>
      <w:pPr>
        <w:ind w:left="3630" w:hanging="420"/>
      </w:pPr>
    </w:lvl>
    <w:lvl w:ilvl="6" w:tplc="0409000F" w:tentative="1">
      <w:start w:val="1"/>
      <w:numFmt w:val="decimal"/>
      <w:lvlText w:val="%7."/>
      <w:lvlJc w:val="left"/>
      <w:pPr>
        <w:ind w:left="4050" w:hanging="420"/>
      </w:pPr>
    </w:lvl>
    <w:lvl w:ilvl="7" w:tplc="04090017" w:tentative="1">
      <w:start w:val="1"/>
      <w:numFmt w:val="aiueoFullWidth"/>
      <w:lvlText w:val="(%8)"/>
      <w:lvlJc w:val="left"/>
      <w:pPr>
        <w:ind w:left="4470" w:hanging="420"/>
      </w:pPr>
    </w:lvl>
    <w:lvl w:ilvl="8" w:tplc="04090011" w:tentative="1">
      <w:start w:val="1"/>
      <w:numFmt w:val="decimalEnclosedCircle"/>
      <w:lvlText w:val="%9"/>
      <w:lvlJc w:val="left"/>
      <w:pPr>
        <w:ind w:left="4890" w:hanging="420"/>
      </w:pPr>
    </w:lvl>
  </w:abstractNum>
  <w:abstractNum w:abstractNumId="14" w15:restartNumberingAfterBreak="0">
    <w:nsid w:val="2E9D67C2"/>
    <w:multiLevelType w:val="hybridMultilevel"/>
    <w:tmpl w:val="8CDEAE0E"/>
    <w:lvl w:ilvl="0" w:tplc="1570EC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F10145"/>
    <w:multiLevelType w:val="hybridMultilevel"/>
    <w:tmpl w:val="EB2EDE58"/>
    <w:lvl w:ilvl="0" w:tplc="5742D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754B66"/>
    <w:multiLevelType w:val="multilevel"/>
    <w:tmpl w:val="7FEA9180"/>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17" w15:restartNumberingAfterBreak="0">
    <w:nsid w:val="39B76F1D"/>
    <w:multiLevelType w:val="multilevel"/>
    <w:tmpl w:val="D408CB66"/>
    <w:lvl w:ilvl="0">
      <w:start w:val="1"/>
      <w:numFmt w:val="bullet"/>
      <w:lvlText w:val="⮚"/>
      <w:lvlJc w:val="left"/>
      <w:pPr>
        <w:ind w:left="1140" w:hanging="420"/>
      </w:pPr>
      <w:rPr>
        <w:rFonts w:ascii="Noto Sans Symbols" w:eastAsia="Noto Sans Symbols" w:hAnsi="Noto Sans Symbols" w:cs="Noto Sans Symbols"/>
      </w:rPr>
    </w:lvl>
    <w:lvl w:ilvl="1">
      <w:start w:val="1"/>
      <w:numFmt w:val="bullet"/>
      <w:lvlText w:val="⮚"/>
      <w:lvlJc w:val="left"/>
      <w:pPr>
        <w:ind w:left="1560" w:hanging="420"/>
      </w:pPr>
      <w:rPr>
        <w:rFonts w:ascii="Noto Sans Symbols" w:eastAsia="Noto Sans Symbols" w:hAnsi="Noto Sans Symbols" w:cs="Noto Sans Symbols"/>
      </w:rPr>
    </w:lvl>
    <w:lvl w:ilvl="2">
      <w:start w:val="1"/>
      <w:numFmt w:val="bullet"/>
      <w:lvlText w:val="✧"/>
      <w:lvlJc w:val="left"/>
      <w:pPr>
        <w:ind w:left="1980" w:hanging="420"/>
      </w:pPr>
      <w:rPr>
        <w:rFonts w:ascii="Noto Sans Symbols" w:eastAsia="Noto Sans Symbols" w:hAnsi="Noto Sans Symbols" w:cs="Noto Sans Symbols"/>
      </w:rPr>
    </w:lvl>
    <w:lvl w:ilvl="3">
      <w:start w:val="1"/>
      <w:numFmt w:val="bullet"/>
      <w:lvlText w:val="●"/>
      <w:lvlJc w:val="left"/>
      <w:pPr>
        <w:ind w:left="2400" w:hanging="420"/>
      </w:pPr>
      <w:rPr>
        <w:rFonts w:ascii="Noto Sans Symbols" w:eastAsia="Noto Sans Symbols" w:hAnsi="Noto Sans Symbols" w:cs="Noto Sans Symbols"/>
      </w:rPr>
    </w:lvl>
    <w:lvl w:ilvl="4">
      <w:start w:val="1"/>
      <w:numFmt w:val="bullet"/>
      <w:lvlText w:val="⮚"/>
      <w:lvlJc w:val="left"/>
      <w:pPr>
        <w:ind w:left="2820" w:hanging="420"/>
      </w:pPr>
      <w:rPr>
        <w:rFonts w:ascii="Noto Sans Symbols" w:eastAsia="Noto Sans Symbols" w:hAnsi="Noto Sans Symbols" w:cs="Noto Sans Symbols"/>
      </w:rPr>
    </w:lvl>
    <w:lvl w:ilvl="5">
      <w:start w:val="1"/>
      <w:numFmt w:val="bullet"/>
      <w:lvlText w:val="✧"/>
      <w:lvlJc w:val="left"/>
      <w:pPr>
        <w:ind w:left="3240" w:hanging="420"/>
      </w:pPr>
      <w:rPr>
        <w:rFonts w:ascii="Noto Sans Symbols" w:eastAsia="Noto Sans Symbols" w:hAnsi="Noto Sans Symbols" w:cs="Noto Sans Symbols"/>
      </w:rPr>
    </w:lvl>
    <w:lvl w:ilvl="6">
      <w:start w:val="1"/>
      <w:numFmt w:val="bullet"/>
      <w:lvlText w:val="●"/>
      <w:lvlJc w:val="left"/>
      <w:pPr>
        <w:ind w:left="3660" w:hanging="420"/>
      </w:pPr>
      <w:rPr>
        <w:rFonts w:ascii="Noto Sans Symbols" w:eastAsia="Noto Sans Symbols" w:hAnsi="Noto Sans Symbols" w:cs="Noto Sans Symbols"/>
      </w:rPr>
    </w:lvl>
    <w:lvl w:ilvl="7">
      <w:start w:val="1"/>
      <w:numFmt w:val="bullet"/>
      <w:lvlText w:val="⮚"/>
      <w:lvlJc w:val="left"/>
      <w:pPr>
        <w:ind w:left="4080" w:hanging="420"/>
      </w:pPr>
      <w:rPr>
        <w:rFonts w:ascii="Noto Sans Symbols" w:eastAsia="Noto Sans Symbols" w:hAnsi="Noto Sans Symbols" w:cs="Noto Sans Symbols"/>
      </w:rPr>
    </w:lvl>
    <w:lvl w:ilvl="8">
      <w:start w:val="1"/>
      <w:numFmt w:val="bullet"/>
      <w:lvlText w:val="✧"/>
      <w:lvlJc w:val="left"/>
      <w:pPr>
        <w:ind w:left="4500" w:hanging="420"/>
      </w:pPr>
      <w:rPr>
        <w:rFonts w:ascii="Noto Sans Symbols" w:eastAsia="Noto Sans Symbols" w:hAnsi="Noto Sans Symbols" w:cs="Noto Sans Symbols"/>
      </w:rPr>
    </w:lvl>
  </w:abstractNum>
  <w:abstractNum w:abstractNumId="18" w15:restartNumberingAfterBreak="0">
    <w:nsid w:val="3BB41FC9"/>
    <w:multiLevelType w:val="hybridMultilevel"/>
    <w:tmpl w:val="3D5C6D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0123124"/>
    <w:multiLevelType w:val="hybridMultilevel"/>
    <w:tmpl w:val="7234B780"/>
    <w:lvl w:ilvl="0" w:tplc="F09045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9571C"/>
    <w:multiLevelType w:val="hybridMultilevel"/>
    <w:tmpl w:val="00CA8B8C"/>
    <w:lvl w:ilvl="0" w:tplc="97DEC6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444494"/>
    <w:multiLevelType w:val="multilevel"/>
    <w:tmpl w:val="67664A10"/>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22" w15:restartNumberingAfterBreak="0">
    <w:nsid w:val="43FC64A8"/>
    <w:multiLevelType w:val="multilevel"/>
    <w:tmpl w:val="B8089AD2"/>
    <w:lvl w:ilvl="0">
      <w:start w:val="1"/>
      <w:numFmt w:val="bullet"/>
      <w:lvlText w:val="⮚"/>
      <w:lvlJc w:val="left"/>
      <w:pPr>
        <w:ind w:left="1140" w:hanging="420"/>
      </w:pPr>
      <w:rPr>
        <w:rFonts w:ascii="Noto Sans Symbols" w:eastAsia="Noto Sans Symbols" w:hAnsi="Noto Sans Symbols" w:cs="Noto Sans Symbols"/>
      </w:rPr>
    </w:lvl>
    <w:lvl w:ilvl="1">
      <w:start w:val="1"/>
      <w:numFmt w:val="bullet"/>
      <w:lvlText w:val="⮚"/>
      <w:lvlJc w:val="left"/>
      <w:pPr>
        <w:ind w:left="1560" w:hanging="420"/>
      </w:pPr>
      <w:rPr>
        <w:rFonts w:ascii="Noto Sans Symbols" w:eastAsia="Noto Sans Symbols" w:hAnsi="Noto Sans Symbols" w:cs="Noto Sans Symbols"/>
      </w:rPr>
    </w:lvl>
    <w:lvl w:ilvl="2">
      <w:start w:val="1"/>
      <w:numFmt w:val="bullet"/>
      <w:lvlText w:val="✧"/>
      <w:lvlJc w:val="left"/>
      <w:pPr>
        <w:ind w:left="1980" w:hanging="420"/>
      </w:pPr>
      <w:rPr>
        <w:rFonts w:ascii="Noto Sans Symbols" w:eastAsia="Noto Sans Symbols" w:hAnsi="Noto Sans Symbols" w:cs="Noto Sans Symbols"/>
      </w:rPr>
    </w:lvl>
    <w:lvl w:ilvl="3">
      <w:start w:val="1"/>
      <w:numFmt w:val="bullet"/>
      <w:lvlText w:val="●"/>
      <w:lvlJc w:val="left"/>
      <w:pPr>
        <w:ind w:left="2400" w:hanging="420"/>
      </w:pPr>
      <w:rPr>
        <w:rFonts w:ascii="Noto Sans Symbols" w:eastAsia="Noto Sans Symbols" w:hAnsi="Noto Sans Symbols" w:cs="Noto Sans Symbols"/>
      </w:rPr>
    </w:lvl>
    <w:lvl w:ilvl="4">
      <w:start w:val="1"/>
      <w:numFmt w:val="bullet"/>
      <w:lvlText w:val="⮚"/>
      <w:lvlJc w:val="left"/>
      <w:pPr>
        <w:ind w:left="2820" w:hanging="420"/>
      </w:pPr>
      <w:rPr>
        <w:rFonts w:ascii="Noto Sans Symbols" w:eastAsia="Noto Sans Symbols" w:hAnsi="Noto Sans Symbols" w:cs="Noto Sans Symbols"/>
      </w:rPr>
    </w:lvl>
    <w:lvl w:ilvl="5">
      <w:start w:val="1"/>
      <w:numFmt w:val="bullet"/>
      <w:lvlText w:val="✧"/>
      <w:lvlJc w:val="left"/>
      <w:pPr>
        <w:ind w:left="3240" w:hanging="420"/>
      </w:pPr>
      <w:rPr>
        <w:rFonts w:ascii="Noto Sans Symbols" w:eastAsia="Noto Sans Symbols" w:hAnsi="Noto Sans Symbols" w:cs="Noto Sans Symbols"/>
      </w:rPr>
    </w:lvl>
    <w:lvl w:ilvl="6">
      <w:start w:val="1"/>
      <w:numFmt w:val="bullet"/>
      <w:lvlText w:val="●"/>
      <w:lvlJc w:val="left"/>
      <w:pPr>
        <w:ind w:left="3660" w:hanging="420"/>
      </w:pPr>
      <w:rPr>
        <w:rFonts w:ascii="Noto Sans Symbols" w:eastAsia="Noto Sans Symbols" w:hAnsi="Noto Sans Symbols" w:cs="Noto Sans Symbols"/>
      </w:rPr>
    </w:lvl>
    <w:lvl w:ilvl="7">
      <w:start w:val="1"/>
      <w:numFmt w:val="bullet"/>
      <w:lvlText w:val="⮚"/>
      <w:lvlJc w:val="left"/>
      <w:pPr>
        <w:ind w:left="4080" w:hanging="420"/>
      </w:pPr>
      <w:rPr>
        <w:rFonts w:ascii="Noto Sans Symbols" w:eastAsia="Noto Sans Symbols" w:hAnsi="Noto Sans Symbols" w:cs="Noto Sans Symbols"/>
      </w:rPr>
    </w:lvl>
    <w:lvl w:ilvl="8">
      <w:start w:val="1"/>
      <w:numFmt w:val="bullet"/>
      <w:lvlText w:val="✧"/>
      <w:lvlJc w:val="left"/>
      <w:pPr>
        <w:ind w:left="4500" w:hanging="420"/>
      </w:pPr>
      <w:rPr>
        <w:rFonts w:ascii="Noto Sans Symbols" w:eastAsia="Noto Sans Symbols" w:hAnsi="Noto Sans Symbols" w:cs="Noto Sans Symbols"/>
      </w:rPr>
    </w:lvl>
  </w:abstractNum>
  <w:abstractNum w:abstractNumId="23" w15:restartNumberingAfterBreak="0">
    <w:nsid w:val="44995547"/>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24" w15:restartNumberingAfterBreak="0">
    <w:nsid w:val="460B6075"/>
    <w:multiLevelType w:val="hybridMultilevel"/>
    <w:tmpl w:val="4AA64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76A6239"/>
    <w:multiLevelType w:val="hybridMultilevel"/>
    <w:tmpl w:val="79AACD50"/>
    <w:lvl w:ilvl="0" w:tplc="7772DA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362DC6"/>
    <w:multiLevelType w:val="hybridMultilevel"/>
    <w:tmpl w:val="B2E6A5E4"/>
    <w:lvl w:ilvl="0" w:tplc="FADC95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644DB9"/>
    <w:multiLevelType w:val="hybridMultilevel"/>
    <w:tmpl w:val="0A5E068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8" w15:restartNumberingAfterBreak="0">
    <w:nsid w:val="501A4A55"/>
    <w:multiLevelType w:val="hybridMultilevel"/>
    <w:tmpl w:val="D53E51A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9" w15:restartNumberingAfterBreak="0">
    <w:nsid w:val="50324800"/>
    <w:multiLevelType w:val="hybridMultilevel"/>
    <w:tmpl w:val="375871CA"/>
    <w:lvl w:ilvl="0" w:tplc="03D07FB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7F2A8D"/>
    <w:multiLevelType w:val="hybridMultilevel"/>
    <w:tmpl w:val="0BBA520E"/>
    <w:lvl w:ilvl="0" w:tplc="45321618">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EC5C02"/>
    <w:multiLevelType w:val="hybridMultilevel"/>
    <w:tmpl w:val="4000B076"/>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2" w15:restartNumberingAfterBreak="0">
    <w:nsid w:val="59E86BDF"/>
    <w:multiLevelType w:val="hybridMultilevel"/>
    <w:tmpl w:val="55667F1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3" w15:restartNumberingAfterBreak="0">
    <w:nsid w:val="5AF4797B"/>
    <w:multiLevelType w:val="hybridMultilevel"/>
    <w:tmpl w:val="818696A0"/>
    <w:lvl w:ilvl="0" w:tplc="E8409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256DC0"/>
    <w:multiLevelType w:val="hybridMultilevel"/>
    <w:tmpl w:val="49C67E10"/>
    <w:lvl w:ilvl="0" w:tplc="042A0001">
      <w:start w:val="1"/>
      <w:numFmt w:val="bullet"/>
      <w:lvlText w:val=""/>
      <w:lvlJc w:val="left"/>
      <w:pPr>
        <w:ind w:left="1076" w:hanging="360"/>
      </w:pPr>
      <w:rPr>
        <w:rFonts w:ascii="Symbol" w:hAnsi="Symbol" w:hint="default"/>
      </w:rPr>
    </w:lvl>
    <w:lvl w:ilvl="1" w:tplc="042A0003" w:tentative="1">
      <w:start w:val="1"/>
      <w:numFmt w:val="bullet"/>
      <w:lvlText w:val="o"/>
      <w:lvlJc w:val="left"/>
      <w:pPr>
        <w:ind w:left="1796" w:hanging="360"/>
      </w:pPr>
      <w:rPr>
        <w:rFonts w:ascii="Courier New" w:hAnsi="Courier New" w:cs="Courier New" w:hint="default"/>
      </w:rPr>
    </w:lvl>
    <w:lvl w:ilvl="2" w:tplc="042A0005" w:tentative="1">
      <w:start w:val="1"/>
      <w:numFmt w:val="bullet"/>
      <w:lvlText w:val=""/>
      <w:lvlJc w:val="left"/>
      <w:pPr>
        <w:ind w:left="2516" w:hanging="360"/>
      </w:pPr>
      <w:rPr>
        <w:rFonts w:ascii="Wingdings" w:hAnsi="Wingdings" w:hint="default"/>
      </w:rPr>
    </w:lvl>
    <w:lvl w:ilvl="3" w:tplc="042A0001" w:tentative="1">
      <w:start w:val="1"/>
      <w:numFmt w:val="bullet"/>
      <w:lvlText w:val=""/>
      <w:lvlJc w:val="left"/>
      <w:pPr>
        <w:ind w:left="3236" w:hanging="360"/>
      </w:pPr>
      <w:rPr>
        <w:rFonts w:ascii="Symbol" w:hAnsi="Symbol" w:hint="default"/>
      </w:rPr>
    </w:lvl>
    <w:lvl w:ilvl="4" w:tplc="042A0003" w:tentative="1">
      <w:start w:val="1"/>
      <w:numFmt w:val="bullet"/>
      <w:lvlText w:val="o"/>
      <w:lvlJc w:val="left"/>
      <w:pPr>
        <w:ind w:left="3956" w:hanging="360"/>
      </w:pPr>
      <w:rPr>
        <w:rFonts w:ascii="Courier New" w:hAnsi="Courier New" w:cs="Courier New" w:hint="default"/>
      </w:rPr>
    </w:lvl>
    <w:lvl w:ilvl="5" w:tplc="042A0005" w:tentative="1">
      <w:start w:val="1"/>
      <w:numFmt w:val="bullet"/>
      <w:lvlText w:val=""/>
      <w:lvlJc w:val="left"/>
      <w:pPr>
        <w:ind w:left="4676" w:hanging="360"/>
      </w:pPr>
      <w:rPr>
        <w:rFonts w:ascii="Wingdings" w:hAnsi="Wingdings" w:hint="default"/>
      </w:rPr>
    </w:lvl>
    <w:lvl w:ilvl="6" w:tplc="042A0001" w:tentative="1">
      <w:start w:val="1"/>
      <w:numFmt w:val="bullet"/>
      <w:lvlText w:val=""/>
      <w:lvlJc w:val="left"/>
      <w:pPr>
        <w:ind w:left="5396" w:hanging="360"/>
      </w:pPr>
      <w:rPr>
        <w:rFonts w:ascii="Symbol" w:hAnsi="Symbol" w:hint="default"/>
      </w:rPr>
    </w:lvl>
    <w:lvl w:ilvl="7" w:tplc="042A0003" w:tentative="1">
      <w:start w:val="1"/>
      <w:numFmt w:val="bullet"/>
      <w:lvlText w:val="o"/>
      <w:lvlJc w:val="left"/>
      <w:pPr>
        <w:ind w:left="6116" w:hanging="360"/>
      </w:pPr>
      <w:rPr>
        <w:rFonts w:ascii="Courier New" w:hAnsi="Courier New" w:cs="Courier New" w:hint="default"/>
      </w:rPr>
    </w:lvl>
    <w:lvl w:ilvl="8" w:tplc="042A0005" w:tentative="1">
      <w:start w:val="1"/>
      <w:numFmt w:val="bullet"/>
      <w:lvlText w:val=""/>
      <w:lvlJc w:val="left"/>
      <w:pPr>
        <w:ind w:left="6836" w:hanging="360"/>
      </w:pPr>
      <w:rPr>
        <w:rFonts w:ascii="Wingdings" w:hAnsi="Wingdings" w:hint="default"/>
      </w:rPr>
    </w:lvl>
  </w:abstractNum>
  <w:abstractNum w:abstractNumId="35" w15:restartNumberingAfterBreak="0">
    <w:nsid w:val="5E424275"/>
    <w:multiLevelType w:val="hybridMultilevel"/>
    <w:tmpl w:val="95AED236"/>
    <w:lvl w:ilvl="0" w:tplc="C4E07A10">
      <w:start w:val="1"/>
      <w:numFmt w:val="decimal"/>
      <w:lvlText w:val="3.1.2.%1"/>
      <w:lvlJc w:val="left"/>
      <w:pPr>
        <w:ind w:left="143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F772D96"/>
    <w:multiLevelType w:val="hybridMultilevel"/>
    <w:tmpl w:val="DACC6A92"/>
    <w:lvl w:ilvl="0" w:tplc="6A12AB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B93F11"/>
    <w:multiLevelType w:val="hybridMultilevel"/>
    <w:tmpl w:val="FEE06284"/>
    <w:lvl w:ilvl="0" w:tplc="9CB07B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597584"/>
    <w:multiLevelType w:val="hybridMultilevel"/>
    <w:tmpl w:val="60109B7C"/>
    <w:lvl w:ilvl="0" w:tplc="C374DF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4F3578"/>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40" w15:restartNumberingAfterBreak="0">
    <w:nsid w:val="756F6777"/>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41" w15:restartNumberingAfterBreak="0">
    <w:nsid w:val="77F07C9E"/>
    <w:multiLevelType w:val="hybridMultilevel"/>
    <w:tmpl w:val="8452CA62"/>
    <w:lvl w:ilvl="0" w:tplc="C6760F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14091A"/>
    <w:multiLevelType w:val="hybridMultilevel"/>
    <w:tmpl w:val="3C304BB0"/>
    <w:lvl w:ilvl="0" w:tplc="04F81DE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A42365"/>
    <w:multiLevelType w:val="hybridMultilevel"/>
    <w:tmpl w:val="E82A2792"/>
    <w:lvl w:ilvl="0" w:tplc="B6EC0D1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22"/>
  </w:num>
  <w:num w:numId="4">
    <w:abstractNumId w:val="2"/>
  </w:num>
  <w:num w:numId="5">
    <w:abstractNumId w:val="21"/>
  </w:num>
  <w:num w:numId="6">
    <w:abstractNumId w:val="3"/>
  </w:num>
  <w:num w:numId="7">
    <w:abstractNumId w:val="10"/>
  </w:num>
  <w:num w:numId="8">
    <w:abstractNumId w:val="9"/>
  </w:num>
  <w:num w:numId="9">
    <w:abstractNumId w:val="30"/>
  </w:num>
  <w:num w:numId="10">
    <w:abstractNumId w:val="43"/>
  </w:num>
  <w:num w:numId="11">
    <w:abstractNumId w:val="7"/>
  </w:num>
  <w:num w:numId="12">
    <w:abstractNumId w:val="42"/>
  </w:num>
  <w:num w:numId="13">
    <w:abstractNumId w:val="26"/>
  </w:num>
  <w:num w:numId="14">
    <w:abstractNumId w:val="24"/>
  </w:num>
  <w:num w:numId="15">
    <w:abstractNumId w:val="29"/>
  </w:num>
  <w:num w:numId="16">
    <w:abstractNumId w:val="6"/>
  </w:num>
  <w:num w:numId="17">
    <w:abstractNumId w:val="25"/>
  </w:num>
  <w:num w:numId="18">
    <w:abstractNumId w:val="19"/>
  </w:num>
  <w:num w:numId="19">
    <w:abstractNumId w:val="15"/>
  </w:num>
  <w:num w:numId="20">
    <w:abstractNumId w:val="36"/>
  </w:num>
  <w:num w:numId="21">
    <w:abstractNumId w:val="41"/>
  </w:num>
  <w:num w:numId="22">
    <w:abstractNumId w:val="14"/>
  </w:num>
  <w:num w:numId="23">
    <w:abstractNumId w:val="37"/>
  </w:num>
  <w:num w:numId="24">
    <w:abstractNumId w:val="33"/>
  </w:num>
  <w:num w:numId="25">
    <w:abstractNumId w:val="38"/>
  </w:num>
  <w:num w:numId="26">
    <w:abstractNumId w:val="0"/>
  </w:num>
  <w:num w:numId="27">
    <w:abstractNumId w:val="5"/>
  </w:num>
  <w:num w:numId="28">
    <w:abstractNumId w:val="1"/>
  </w:num>
  <w:num w:numId="29">
    <w:abstractNumId w:val="12"/>
  </w:num>
  <w:num w:numId="30">
    <w:abstractNumId w:val="20"/>
  </w:num>
  <w:num w:numId="31">
    <w:abstractNumId w:val="13"/>
  </w:num>
  <w:num w:numId="32">
    <w:abstractNumId w:val="40"/>
  </w:num>
  <w:num w:numId="33">
    <w:abstractNumId w:val="4"/>
  </w:num>
  <w:num w:numId="34">
    <w:abstractNumId w:val="11"/>
  </w:num>
  <w:num w:numId="35">
    <w:abstractNumId w:val="8"/>
  </w:num>
  <w:num w:numId="36">
    <w:abstractNumId w:val="39"/>
  </w:num>
  <w:num w:numId="37">
    <w:abstractNumId w:val="23"/>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28"/>
  </w:num>
  <w:num w:numId="41">
    <w:abstractNumId w:val="31"/>
  </w:num>
  <w:num w:numId="42">
    <w:abstractNumId w:val="34"/>
  </w:num>
  <w:num w:numId="43">
    <w:abstractNumId w:val="27"/>
  </w:num>
  <w:num w:numId="44">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ông Nguyễn Văn">
    <w15:presenceInfo w15:providerId="Windows Live" w15:userId="60a5c229c67704ee"/>
  </w15:person>
  <w15:person w15:author="Nguyen Thanh Binh">
    <w15:presenceInfo w15:providerId="None" w15:userId="Nguyen Thanh Bi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92B"/>
    <w:rsid w:val="00016C39"/>
    <w:rsid w:val="00025198"/>
    <w:rsid w:val="000935FB"/>
    <w:rsid w:val="000A3BD1"/>
    <w:rsid w:val="000C68E7"/>
    <w:rsid w:val="000E273B"/>
    <w:rsid w:val="000E5ED1"/>
    <w:rsid w:val="000E606C"/>
    <w:rsid w:val="00105A57"/>
    <w:rsid w:val="00123C5E"/>
    <w:rsid w:val="001A2D38"/>
    <w:rsid w:val="001A76C8"/>
    <w:rsid w:val="001A7828"/>
    <w:rsid w:val="001A78E4"/>
    <w:rsid w:val="001B215A"/>
    <w:rsid w:val="001C18C2"/>
    <w:rsid w:val="001D5464"/>
    <w:rsid w:val="00207267"/>
    <w:rsid w:val="00212D8E"/>
    <w:rsid w:val="002145A1"/>
    <w:rsid w:val="002247FC"/>
    <w:rsid w:val="00255522"/>
    <w:rsid w:val="00257F9A"/>
    <w:rsid w:val="00271EED"/>
    <w:rsid w:val="00283456"/>
    <w:rsid w:val="00283CE0"/>
    <w:rsid w:val="00287EE6"/>
    <w:rsid w:val="00291FF1"/>
    <w:rsid w:val="002A62E8"/>
    <w:rsid w:val="002C2806"/>
    <w:rsid w:val="00301409"/>
    <w:rsid w:val="003179D3"/>
    <w:rsid w:val="00324D67"/>
    <w:rsid w:val="00341FAB"/>
    <w:rsid w:val="00344402"/>
    <w:rsid w:val="003449FE"/>
    <w:rsid w:val="00346AC3"/>
    <w:rsid w:val="003524EA"/>
    <w:rsid w:val="00363456"/>
    <w:rsid w:val="00385307"/>
    <w:rsid w:val="003A04AB"/>
    <w:rsid w:val="003C592B"/>
    <w:rsid w:val="003C7D98"/>
    <w:rsid w:val="00402493"/>
    <w:rsid w:val="00405B51"/>
    <w:rsid w:val="00443940"/>
    <w:rsid w:val="00465D6D"/>
    <w:rsid w:val="00474087"/>
    <w:rsid w:val="00477FF8"/>
    <w:rsid w:val="004A04E0"/>
    <w:rsid w:val="004C3108"/>
    <w:rsid w:val="004D4186"/>
    <w:rsid w:val="004E5F90"/>
    <w:rsid w:val="004F21A7"/>
    <w:rsid w:val="004F69E8"/>
    <w:rsid w:val="00513620"/>
    <w:rsid w:val="005233AC"/>
    <w:rsid w:val="00525B81"/>
    <w:rsid w:val="00526737"/>
    <w:rsid w:val="0057405A"/>
    <w:rsid w:val="005859D8"/>
    <w:rsid w:val="00597E05"/>
    <w:rsid w:val="005C760C"/>
    <w:rsid w:val="005D6D75"/>
    <w:rsid w:val="005F40D3"/>
    <w:rsid w:val="00636738"/>
    <w:rsid w:val="00642BB6"/>
    <w:rsid w:val="0064441A"/>
    <w:rsid w:val="006659FA"/>
    <w:rsid w:val="0066737C"/>
    <w:rsid w:val="00672CAC"/>
    <w:rsid w:val="006A3205"/>
    <w:rsid w:val="006A5A41"/>
    <w:rsid w:val="00712422"/>
    <w:rsid w:val="0072147F"/>
    <w:rsid w:val="0075451F"/>
    <w:rsid w:val="00795829"/>
    <w:rsid w:val="007B5B6C"/>
    <w:rsid w:val="007C1D11"/>
    <w:rsid w:val="007E5F92"/>
    <w:rsid w:val="007F7CED"/>
    <w:rsid w:val="00814AE4"/>
    <w:rsid w:val="00815984"/>
    <w:rsid w:val="008277EF"/>
    <w:rsid w:val="008424A7"/>
    <w:rsid w:val="00844193"/>
    <w:rsid w:val="00874620"/>
    <w:rsid w:val="008750BE"/>
    <w:rsid w:val="00880D71"/>
    <w:rsid w:val="008813A4"/>
    <w:rsid w:val="00897E46"/>
    <w:rsid w:val="008A0A72"/>
    <w:rsid w:val="008A140E"/>
    <w:rsid w:val="008B2964"/>
    <w:rsid w:val="008B5BAA"/>
    <w:rsid w:val="008C6D9B"/>
    <w:rsid w:val="008F3BFF"/>
    <w:rsid w:val="008F6521"/>
    <w:rsid w:val="009167CE"/>
    <w:rsid w:val="009256DD"/>
    <w:rsid w:val="00925E9F"/>
    <w:rsid w:val="0093321B"/>
    <w:rsid w:val="00970A7F"/>
    <w:rsid w:val="00983C1A"/>
    <w:rsid w:val="009A3C48"/>
    <w:rsid w:val="009C2558"/>
    <w:rsid w:val="009C49AB"/>
    <w:rsid w:val="009C61BC"/>
    <w:rsid w:val="009D5D6A"/>
    <w:rsid w:val="009D66BA"/>
    <w:rsid w:val="00A01226"/>
    <w:rsid w:val="00A26E3D"/>
    <w:rsid w:val="00A307C0"/>
    <w:rsid w:val="00A37082"/>
    <w:rsid w:val="00A44FF1"/>
    <w:rsid w:val="00A468C0"/>
    <w:rsid w:val="00A52A05"/>
    <w:rsid w:val="00AB1FE7"/>
    <w:rsid w:val="00AD621E"/>
    <w:rsid w:val="00AD79C1"/>
    <w:rsid w:val="00AE0AC4"/>
    <w:rsid w:val="00AE3E49"/>
    <w:rsid w:val="00AF7633"/>
    <w:rsid w:val="00B11265"/>
    <w:rsid w:val="00B15A5A"/>
    <w:rsid w:val="00B71C98"/>
    <w:rsid w:val="00B8152D"/>
    <w:rsid w:val="00B8439E"/>
    <w:rsid w:val="00BC1B92"/>
    <w:rsid w:val="00BC4D30"/>
    <w:rsid w:val="00BD4AA0"/>
    <w:rsid w:val="00BE7AF2"/>
    <w:rsid w:val="00BF14D0"/>
    <w:rsid w:val="00BF1A0D"/>
    <w:rsid w:val="00C10112"/>
    <w:rsid w:val="00C37ADD"/>
    <w:rsid w:val="00C45497"/>
    <w:rsid w:val="00C55894"/>
    <w:rsid w:val="00C77207"/>
    <w:rsid w:val="00C921B3"/>
    <w:rsid w:val="00CB2F3D"/>
    <w:rsid w:val="00CC72FF"/>
    <w:rsid w:val="00CE2910"/>
    <w:rsid w:val="00D03C52"/>
    <w:rsid w:val="00D27FA0"/>
    <w:rsid w:val="00D30291"/>
    <w:rsid w:val="00D509C3"/>
    <w:rsid w:val="00D544C4"/>
    <w:rsid w:val="00D60BAF"/>
    <w:rsid w:val="00D65C75"/>
    <w:rsid w:val="00D67AB6"/>
    <w:rsid w:val="00D70835"/>
    <w:rsid w:val="00D7490E"/>
    <w:rsid w:val="00D76CD8"/>
    <w:rsid w:val="00D87BC5"/>
    <w:rsid w:val="00D92648"/>
    <w:rsid w:val="00D931E6"/>
    <w:rsid w:val="00DB0295"/>
    <w:rsid w:val="00DB3D3B"/>
    <w:rsid w:val="00DD16D3"/>
    <w:rsid w:val="00DD2EAB"/>
    <w:rsid w:val="00DD2EAE"/>
    <w:rsid w:val="00DE2EB7"/>
    <w:rsid w:val="00DF24DE"/>
    <w:rsid w:val="00E162FB"/>
    <w:rsid w:val="00E5763A"/>
    <w:rsid w:val="00E67B83"/>
    <w:rsid w:val="00E812CF"/>
    <w:rsid w:val="00E823A0"/>
    <w:rsid w:val="00EE7AA4"/>
    <w:rsid w:val="00F0232E"/>
    <w:rsid w:val="00F25E9D"/>
    <w:rsid w:val="00F64AAB"/>
    <w:rsid w:val="00F66417"/>
    <w:rsid w:val="00FF52BD"/>
    <w:rsid w:val="00FF6274"/>
    <w:rsid w:val="00FF75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80A8AA9"/>
  <w15:docId w15:val="{6DB2DFB3-C294-4EF2-8D27-8704EE336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8"/>
        <w:szCs w:val="28"/>
        <w:lang w:val="en-US" w:eastAsia="ja-JP"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544C4"/>
  </w:style>
  <w:style w:type="paragraph" w:styleId="Heading1">
    <w:name w:val="heading 1"/>
    <w:basedOn w:val="Normal"/>
    <w:next w:val="Normal"/>
    <w:link w:val="Heading1Char"/>
    <w:uiPriority w:val="9"/>
    <w:qFormat/>
    <w:pPr>
      <w:keepNext/>
      <w:keepLines/>
      <w:spacing w:before="480" w:after="0"/>
      <w:outlineLvl w:val="0"/>
    </w:pPr>
    <w:rPr>
      <w:b/>
      <w:color w:val="000000"/>
      <w:sz w:val="32"/>
      <w:szCs w:val="32"/>
    </w:rPr>
  </w:style>
  <w:style w:type="paragraph" w:styleId="Heading2">
    <w:name w:val="heading 2"/>
    <w:basedOn w:val="Normal"/>
    <w:next w:val="Normal"/>
    <w:link w:val="Heading2Char"/>
    <w:uiPriority w:val="9"/>
    <w:unhideWhenUsed/>
    <w:qFormat/>
    <w:pPr>
      <w:keepNext/>
      <w:keepLines/>
      <w:spacing w:before="200" w:after="0"/>
      <w:outlineLvl w:val="1"/>
    </w:pPr>
    <w:rPr>
      <w:b/>
      <w:color w:val="000000"/>
      <w:sz w:val="30"/>
      <w:szCs w:val="30"/>
    </w:rPr>
  </w:style>
  <w:style w:type="paragraph" w:styleId="Heading3">
    <w:name w:val="heading 3"/>
    <w:basedOn w:val="Normal"/>
    <w:next w:val="Normal"/>
    <w:uiPriority w:val="9"/>
    <w:unhideWhenUsed/>
    <w:qFormat/>
    <w:pPr>
      <w:keepNext/>
      <w:keepLines/>
      <w:spacing w:before="200" w:after="0"/>
      <w:outlineLvl w:val="2"/>
    </w:pPr>
    <w:rPr>
      <w:b/>
      <w:color w:val="000000"/>
    </w:rPr>
  </w:style>
  <w:style w:type="paragraph" w:styleId="Heading4">
    <w:name w:val="heading 4"/>
    <w:basedOn w:val="Normal"/>
    <w:next w:val="Normal"/>
    <w:uiPriority w:val="9"/>
    <w:unhideWhenUsed/>
    <w:qFormat/>
    <w:pPr>
      <w:keepNext/>
      <w:keepLines/>
      <w:spacing w:before="200" w:after="0"/>
      <w:ind w:left="720"/>
      <w:outlineLvl w:val="3"/>
    </w:pPr>
    <w:rPr>
      <w:b/>
      <w:color w:val="1F497D"/>
    </w:rPr>
  </w:style>
  <w:style w:type="paragraph" w:styleId="Heading5">
    <w:name w:val="heading 5"/>
    <w:basedOn w:val="Normal"/>
    <w:next w:val="Normal"/>
    <w:uiPriority w:val="9"/>
    <w:semiHidden/>
    <w:unhideWhenUsed/>
    <w:qFormat/>
    <w:pPr>
      <w:keepNext/>
      <w:keepLines/>
      <w:spacing w:before="200" w:after="0"/>
      <w:ind w:left="288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after="0"/>
      <w:ind w:left="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ind w:firstLine="720"/>
      <w:jc w:val="both"/>
    </w:pPr>
    <w:tblPr>
      <w:tblStyleRowBandSize w:val="1"/>
      <w:tblStyleColBandSize w:val="1"/>
    </w:tblPr>
  </w:style>
  <w:style w:type="table" w:customStyle="1" w:styleId="a0">
    <w:basedOn w:val="TableNormal"/>
    <w:pPr>
      <w:spacing w:after="0" w:line="240" w:lineRule="auto"/>
      <w:ind w:firstLine="720"/>
      <w:jc w:val="both"/>
    </w:pPr>
    <w:tblPr>
      <w:tblStyleRowBandSize w:val="1"/>
      <w:tblStyleColBandSize w:val="1"/>
    </w:tblPr>
  </w:style>
  <w:style w:type="table" w:customStyle="1" w:styleId="a1">
    <w:basedOn w:val="TableNormal"/>
    <w:tblPr>
      <w:tblStyleRowBandSize w:val="1"/>
      <w:tblStyleColBandSize w:val="1"/>
      <w:tblCellMar>
        <w:left w:w="99" w:type="dxa"/>
        <w:right w:w="99" w:type="dxa"/>
      </w:tblCellMar>
    </w:tblPr>
  </w:style>
  <w:style w:type="table" w:customStyle="1" w:styleId="a2">
    <w:basedOn w:val="TableNormal"/>
    <w:tblPr>
      <w:tblStyleRowBandSize w:val="1"/>
      <w:tblStyleColBandSize w:val="1"/>
      <w:tblCellMar>
        <w:left w:w="99" w:type="dxa"/>
        <w:right w:w="99" w:type="dxa"/>
      </w:tblCellMar>
    </w:tblPr>
  </w:style>
  <w:style w:type="table" w:customStyle="1" w:styleId="a3">
    <w:basedOn w:val="TableNormal"/>
    <w:tblPr>
      <w:tblStyleRowBandSize w:val="1"/>
      <w:tblStyleColBandSize w:val="1"/>
      <w:tblCellMar>
        <w:left w:w="99" w:type="dxa"/>
        <w:right w:w="99" w:type="dxa"/>
      </w:tblCellMar>
    </w:tblPr>
  </w:style>
  <w:style w:type="table" w:customStyle="1" w:styleId="a4">
    <w:basedOn w:val="TableNormal"/>
    <w:tblPr>
      <w:tblStyleRowBandSize w:val="1"/>
      <w:tblStyleColBandSize w:val="1"/>
      <w:tblCellMar>
        <w:left w:w="99" w:type="dxa"/>
        <w:right w:w="99" w:type="dxa"/>
      </w:tblCellMar>
    </w:tblPr>
  </w:style>
  <w:style w:type="table" w:customStyle="1" w:styleId="a5">
    <w:basedOn w:val="TableNormal"/>
    <w:tblPr>
      <w:tblStyleRowBandSize w:val="1"/>
      <w:tblStyleColBandSize w:val="1"/>
      <w:tblCellMar>
        <w:left w:w="99" w:type="dxa"/>
        <w:right w:w="99" w:type="dxa"/>
      </w:tblCellMar>
    </w:tblPr>
  </w:style>
  <w:style w:type="table" w:customStyle="1" w:styleId="a6">
    <w:basedOn w:val="TableNormal"/>
    <w:tblPr>
      <w:tblStyleRowBandSize w:val="1"/>
      <w:tblStyleColBandSize w:val="1"/>
      <w:tblCellMar>
        <w:left w:w="99" w:type="dxa"/>
        <w:right w:w="99" w:type="dxa"/>
      </w:tblCellMar>
    </w:tblPr>
  </w:style>
  <w:style w:type="table" w:customStyle="1" w:styleId="a7">
    <w:basedOn w:val="TableNormal"/>
    <w:tblPr>
      <w:tblStyleRowBandSize w:val="1"/>
      <w:tblStyleColBandSize w:val="1"/>
      <w:tblCellMar>
        <w:left w:w="99" w:type="dxa"/>
        <w:right w:w="99" w:type="dxa"/>
      </w:tblCellMar>
    </w:tblPr>
  </w:style>
  <w:style w:type="table" w:customStyle="1" w:styleId="a8">
    <w:basedOn w:val="TableNormal"/>
    <w:tblPr>
      <w:tblStyleRowBandSize w:val="1"/>
      <w:tblStyleColBandSize w:val="1"/>
      <w:tblCellMar>
        <w:left w:w="99" w:type="dxa"/>
        <w:right w:w="99" w:type="dxa"/>
      </w:tblCellMar>
    </w:tblPr>
  </w:style>
  <w:style w:type="table" w:customStyle="1" w:styleId="a9">
    <w:basedOn w:val="TableNormal"/>
    <w:tblPr>
      <w:tblStyleRowBandSize w:val="1"/>
      <w:tblStyleColBandSize w:val="1"/>
      <w:tblCellMar>
        <w:left w:w="99" w:type="dxa"/>
        <w:right w:w="99" w:type="dxa"/>
      </w:tblCellMar>
    </w:tblPr>
  </w:style>
  <w:style w:type="table" w:customStyle="1" w:styleId="aa">
    <w:basedOn w:val="TableNormal"/>
    <w:tblPr>
      <w:tblStyleRowBandSize w:val="1"/>
      <w:tblStyleColBandSize w:val="1"/>
      <w:tblCellMar>
        <w:left w:w="99" w:type="dxa"/>
        <w:right w:w="99" w:type="dxa"/>
      </w:tblCellMar>
    </w:tblPr>
  </w:style>
  <w:style w:type="table" w:customStyle="1" w:styleId="ab">
    <w:basedOn w:val="TableNormal"/>
    <w:tblPr>
      <w:tblStyleRowBandSize w:val="1"/>
      <w:tblStyleColBandSize w:val="1"/>
      <w:tblCellMar>
        <w:left w:w="99" w:type="dxa"/>
        <w:right w:w="99" w:type="dxa"/>
      </w:tblCellMar>
    </w:tblPr>
  </w:style>
  <w:style w:type="table" w:customStyle="1" w:styleId="ac">
    <w:basedOn w:val="TableNormal"/>
    <w:tblPr>
      <w:tblStyleRowBandSize w:val="1"/>
      <w:tblStyleColBandSize w:val="1"/>
      <w:tblCellMar>
        <w:left w:w="99" w:type="dxa"/>
        <w:right w:w="99" w:type="dxa"/>
      </w:tblCellMar>
    </w:tblPr>
  </w:style>
  <w:style w:type="table" w:customStyle="1" w:styleId="ad">
    <w:basedOn w:val="TableNormal"/>
    <w:tblPr>
      <w:tblStyleRowBandSize w:val="1"/>
      <w:tblStyleColBandSize w:val="1"/>
      <w:tblCellMar>
        <w:left w:w="99" w:type="dxa"/>
        <w:right w:w="99" w:type="dxa"/>
      </w:tblCellMar>
    </w:tblPr>
  </w:style>
  <w:style w:type="table" w:customStyle="1" w:styleId="ae">
    <w:basedOn w:val="TableNormal"/>
    <w:tblPr>
      <w:tblStyleRowBandSize w:val="1"/>
      <w:tblStyleColBandSize w:val="1"/>
      <w:tblCellMar>
        <w:left w:w="99" w:type="dxa"/>
        <w:right w:w="99" w:type="dxa"/>
      </w:tblCellMar>
    </w:tblPr>
  </w:style>
  <w:style w:type="table" w:customStyle="1" w:styleId="af">
    <w:basedOn w:val="TableNormal"/>
    <w:tblPr>
      <w:tblStyleRowBandSize w:val="1"/>
      <w:tblStyleColBandSize w:val="1"/>
      <w:tblCellMar>
        <w:left w:w="99" w:type="dxa"/>
        <w:right w:w="99" w:type="dxa"/>
      </w:tblCellMar>
    </w:tblPr>
  </w:style>
  <w:style w:type="table" w:customStyle="1" w:styleId="af0">
    <w:basedOn w:val="TableNormal"/>
    <w:tblPr>
      <w:tblStyleRowBandSize w:val="1"/>
      <w:tblStyleColBandSize w:val="1"/>
      <w:tblCellMar>
        <w:left w:w="99" w:type="dxa"/>
        <w:right w:w="99" w:type="dxa"/>
      </w:tblCellMar>
    </w:tblPr>
  </w:style>
  <w:style w:type="table" w:customStyle="1" w:styleId="af1">
    <w:basedOn w:val="TableNormal"/>
    <w:tblPr>
      <w:tblStyleRowBandSize w:val="1"/>
      <w:tblStyleColBandSize w:val="1"/>
      <w:tblCellMar>
        <w:left w:w="99" w:type="dxa"/>
        <w:right w:w="99" w:type="dxa"/>
      </w:tblCellMar>
    </w:tblPr>
  </w:style>
  <w:style w:type="table" w:customStyle="1" w:styleId="af2">
    <w:basedOn w:val="TableNormal"/>
    <w:tblPr>
      <w:tblStyleRowBandSize w:val="1"/>
      <w:tblStyleColBandSize w:val="1"/>
      <w:tblCellMar>
        <w:left w:w="99" w:type="dxa"/>
        <w:right w:w="99" w:type="dxa"/>
      </w:tblCellMar>
    </w:tblPr>
  </w:style>
  <w:style w:type="table" w:customStyle="1" w:styleId="af3">
    <w:basedOn w:val="TableNormal"/>
    <w:pPr>
      <w:spacing w:after="0" w:line="240" w:lineRule="auto"/>
      <w:ind w:firstLine="720"/>
      <w:jc w:val="both"/>
    </w:pPr>
    <w:tblPr>
      <w:tblStyleRowBandSize w:val="1"/>
      <w:tblStyleColBandSize w:val="1"/>
    </w:tblPr>
  </w:style>
  <w:style w:type="table" w:customStyle="1" w:styleId="af4">
    <w:basedOn w:val="TableNormal"/>
    <w:pPr>
      <w:spacing w:after="0" w:line="240" w:lineRule="auto"/>
      <w:ind w:firstLine="720"/>
      <w:jc w:val="both"/>
    </w:pPr>
    <w:tblPr>
      <w:tblStyleRowBandSize w:val="1"/>
      <w:tblStyleColBandSize w:val="1"/>
    </w:tblPr>
  </w:style>
  <w:style w:type="table" w:customStyle="1" w:styleId="af5">
    <w:basedOn w:val="TableNormal"/>
    <w:pPr>
      <w:spacing w:after="0" w:line="240" w:lineRule="auto"/>
      <w:ind w:firstLine="720"/>
      <w:jc w:val="both"/>
    </w:pPr>
    <w:tblPr>
      <w:tblStyleRowBandSize w:val="1"/>
      <w:tblStyleColBandSize w:val="1"/>
    </w:tblPr>
  </w:style>
  <w:style w:type="table" w:customStyle="1" w:styleId="af6">
    <w:basedOn w:val="TableNormal"/>
    <w:pPr>
      <w:spacing w:after="0" w:line="240" w:lineRule="auto"/>
      <w:ind w:firstLine="720"/>
      <w:jc w:val="both"/>
    </w:pPr>
    <w:tblPr>
      <w:tblStyleRowBandSize w:val="1"/>
      <w:tblStyleColBandSize w:val="1"/>
    </w:tblPr>
  </w:style>
  <w:style w:type="table" w:customStyle="1" w:styleId="af7">
    <w:basedOn w:val="TableNormal"/>
    <w:pPr>
      <w:spacing w:after="0" w:line="240" w:lineRule="auto"/>
      <w:ind w:firstLine="720"/>
      <w:jc w:val="both"/>
    </w:pPr>
    <w:tblPr>
      <w:tblStyleRowBandSize w:val="1"/>
      <w:tblStyleColBandSize w:val="1"/>
    </w:tblPr>
  </w:style>
  <w:style w:type="table" w:customStyle="1" w:styleId="af8">
    <w:basedOn w:val="TableNormal"/>
    <w:pPr>
      <w:spacing w:after="0" w:line="240" w:lineRule="auto"/>
      <w:ind w:firstLine="720"/>
      <w:jc w:val="both"/>
    </w:pPr>
    <w:tblPr>
      <w:tblStyleRowBandSize w:val="1"/>
      <w:tblStyleColBandSize w:val="1"/>
    </w:tblPr>
  </w:style>
  <w:style w:type="table" w:customStyle="1" w:styleId="af9">
    <w:basedOn w:val="TableNormal"/>
    <w:pPr>
      <w:spacing w:after="0" w:line="240" w:lineRule="auto"/>
      <w:ind w:firstLine="720"/>
      <w:jc w:val="both"/>
    </w:pPr>
    <w:tblPr>
      <w:tblStyleRowBandSize w:val="1"/>
      <w:tblStyleColBandSize w:val="1"/>
    </w:tblPr>
  </w:style>
  <w:style w:type="table" w:customStyle="1" w:styleId="afa">
    <w:basedOn w:val="TableNormal"/>
    <w:pPr>
      <w:spacing w:after="0" w:line="240" w:lineRule="auto"/>
      <w:ind w:firstLine="720"/>
      <w:jc w:val="both"/>
    </w:pPr>
    <w:tblPr>
      <w:tblStyleRowBandSize w:val="1"/>
      <w:tblStyleColBandSize w:val="1"/>
    </w:tblPr>
  </w:style>
  <w:style w:type="table" w:customStyle="1" w:styleId="afb">
    <w:basedOn w:val="TableNormal"/>
    <w:pPr>
      <w:spacing w:after="0" w:line="240" w:lineRule="auto"/>
      <w:ind w:firstLine="720"/>
      <w:jc w:val="both"/>
    </w:pPr>
    <w:tblPr>
      <w:tblStyleRowBandSize w:val="1"/>
      <w:tblStyleColBandSize w:val="1"/>
    </w:tblPr>
  </w:style>
  <w:style w:type="table" w:customStyle="1" w:styleId="afc">
    <w:basedOn w:val="TableNormal"/>
    <w:pPr>
      <w:spacing w:after="0" w:line="240" w:lineRule="auto"/>
      <w:ind w:firstLine="720"/>
      <w:jc w:val="both"/>
    </w:pPr>
    <w:tblPr>
      <w:tblStyleRowBandSize w:val="1"/>
      <w:tblStyleColBandSize w:val="1"/>
    </w:tblPr>
  </w:style>
  <w:style w:type="table" w:customStyle="1" w:styleId="afd">
    <w:basedOn w:val="TableNormal"/>
    <w:pPr>
      <w:spacing w:after="0" w:line="240" w:lineRule="auto"/>
      <w:ind w:firstLine="720"/>
      <w:jc w:val="both"/>
    </w:pPr>
    <w:tblPr>
      <w:tblStyleRowBandSize w:val="1"/>
      <w:tblStyleColBandSize w:val="1"/>
    </w:tblPr>
  </w:style>
  <w:style w:type="table" w:customStyle="1" w:styleId="afe">
    <w:basedOn w:val="TableNormal"/>
    <w:pPr>
      <w:spacing w:after="0" w:line="240" w:lineRule="auto"/>
      <w:ind w:firstLine="720"/>
      <w:jc w:val="both"/>
    </w:pPr>
    <w:tblPr>
      <w:tblStyleRowBandSize w:val="1"/>
      <w:tblStyleColBandSize w:val="1"/>
    </w:tblPr>
  </w:style>
  <w:style w:type="table" w:customStyle="1" w:styleId="aff">
    <w:basedOn w:val="TableNormal"/>
    <w:pPr>
      <w:spacing w:after="0" w:line="240" w:lineRule="auto"/>
      <w:ind w:firstLine="720"/>
      <w:jc w:val="both"/>
    </w:pPr>
    <w:tblPr>
      <w:tblStyleRowBandSize w:val="1"/>
      <w:tblStyleColBandSize w:val="1"/>
    </w:tblPr>
  </w:style>
  <w:style w:type="table" w:customStyle="1" w:styleId="aff0">
    <w:basedOn w:val="TableNormal"/>
    <w:pPr>
      <w:spacing w:after="0" w:line="240" w:lineRule="auto"/>
      <w:ind w:firstLine="720"/>
      <w:jc w:val="both"/>
    </w:pPr>
    <w:tblPr>
      <w:tblStyleRowBandSize w:val="1"/>
      <w:tblStyleColBandSize w:val="1"/>
    </w:tblPr>
  </w:style>
  <w:style w:type="table" w:customStyle="1" w:styleId="aff1">
    <w:basedOn w:val="TableNormal"/>
    <w:pPr>
      <w:spacing w:after="0" w:line="240" w:lineRule="auto"/>
      <w:ind w:firstLine="720"/>
      <w:jc w:val="both"/>
    </w:pPr>
    <w:tblPr>
      <w:tblStyleRowBandSize w:val="1"/>
      <w:tblStyleColBandSize w:val="1"/>
    </w:tblPr>
  </w:style>
  <w:style w:type="table" w:customStyle="1" w:styleId="aff2">
    <w:basedOn w:val="TableNormal"/>
    <w:pPr>
      <w:spacing w:after="0" w:line="240" w:lineRule="auto"/>
      <w:ind w:firstLine="720"/>
      <w:jc w:val="both"/>
    </w:pPr>
    <w:tblPr>
      <w:tblStyleRowBandSize w:val="1"/>
      <w:tblStyleColBandSize w:val="1"/>
    </w:tblPr>
  </w:style>
  <w:style w:type="table" w:customStyle="1" w:styleId="aff3">
    <w:basedOn w:val="TableNormal"/>
    <w:pPr>
      <w:spacing w:after="0" w:line="240" w:lineRule="auto"/>
      <w:ind w:firstLine="720"/>
      <w:jc w:val="both"/>
    </w:pPr>
    <w:tblPr>
      <w:tblStyleRowBandSize w:val="1"/>
      <w:tblStyleColBandSize w:val="1"/>
    </w:tblPr>
  </w:style>
  <w:style w:type="table" w:customStyle="1" w:styleId="aff4">
    <w:basedOn w:val="TableNormal"/>
    <w:pPr>
      <w:spacing w:after="0" w:line="240" w:lineRule="auto"/>
      <w:ind w:firstLine="720"/>
      <w:jc w:val="both"/>
    </w:pPr>
    <w:tblPr>
      <w:tblStyleRowBandSize w:val="1"/>
      <w:tblStyleColBandSize w:val="1"/>
    </w:tblPr>
  </w:style>
  <w:style w:type="table" w:customStyle="1" w:styleId="aff5">
    <w:basedOn w:val="TableNormal"/>
    <w:pPr>
      <w:spacing w:after="0" w:line="240" w:lineRule="auto"/>
      <w:ind w:firstLine="720"/>
      <w:jc w:val="both"/>
    </w:pPr>
    <w:tblPr>
      <w:tblStyleRowBandSize w:val="1"/>
      <w:tblStyleColBandSize w:val="1"/>
    </w:tblPr>
  </w:style>
  <w:style w:type="character" w:customStyle="1" w:styleId="Heading2Char">
    <w:name w:val="Heading 2 Char"/>
    <w:basedOn w:val="DefaultParagraphFont"/>
    <w:link w:val="Heading2"/>
    <w:uiPriority w:val="9"/>
    <w:rsid w:val="000E606C"/>
    <w:rPr>
      <w:b/>
      <w:color w:val="000000"/>
      <w:sz w:val="30"/>
      <w:szCs w:val="30"/>
    </w:rPr>
  </w:style>
  <w:style w:type="character" w:customStyle="1" w:styleId="Heading1Char">
    <w:name w:val="Heading 1 Char"/>
    <w:basedOn w:val="DefaultParagraphFont"/>
    <w:link w:val="Heading1"/>
    <w:uiPriority w:val="9"/>
    <w:rsid w:val="005233AC"/>
    <w:rPr>
      <w:b/>
      <w:color w:val="000000"/>
      <w:sz w:val="32"/>
      <w:szCs w:val="32"/>
    </w:rPr>
  </w:style>
  <w:style w:type="table" w:styleId="TableGrid">
    <w:name w:val="Table Grid"/>
    <w:basedOn w:val="TableNormal"/>
    <w:uiPriority w:val="59"/>
    <w:rsid w:val="00A012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79C1"/>
    <w:pPr>
      <w:ind w:left="720"/>
      <w:contextualSpacing/>
    </w:pPr>
  </w:style>
  <w:style w:type="paragraph" w:styleId="TOC1">
    <w:name w:val="toc 1"/>
    <w:basedOn w:val="Normal"/>
    <w:next w:val="Normal"/>
    <w:autoRedefine/>
    <w:uiPriority w:val="39"/>
    <w:unhideWhenUsed/>
    <w:rsid w:val="000A3BD1"/>
    <w:pPr>
      <w:spacing w:after="100"/>
    </w:pPr>
  </w:style>
  <w:style w:type="paragraph" w:styleId="TOC2">
    <w:name w:val="toc 2"/>
    <w:basedOn w:val="Normal"/>
    <w:next w:val="Normal"/>
    <w:autoRedefine/>
    <w:uiPriority w:val="39"/>
    <w:unhideWhenUsed/>
    <w:rsid w:val="000A3BD1"/>
    <w:pPr>
      <w:spacing w:after="100"/>
      <w:ind w:left="280"/>
    </w:pPr>
  </w:style>
  <w:style w:type="paragraph" w:styleId="TOC3">
    <w:name w:val="toc 3"/>
    <w:basedOn w:val="Normal"/>
    <w:next w:val="Normal"/>
    <w:autoRedefine/>
    <w:uiPriority w:val="39"/>
    <w:unhideWhenUsed/>
    <w:rsid w:val="000A3BD1"/>
    <w:pPr>
      <w:spacing w:after="100"/>
      <w:ind w:left="560"/>
    </w:pPr>
  </w:style>
  <w:style w:type="character" w:styleId="Hyperlink">
    <w:name w:val="Hyperlink"/>
    <w:basedOn w:val="DefaultParagraphFont"/>
    <w:uiPriority w:val="99"/>
    <w:unhideWhenUsed/>
    <w:rsid w:val="000A3BD1"/>
    <w:rPr>
      <w:color w:val="0000FF" w:themeColor="hyperlink"/>
      <w:u w:val="single"/>
    </w:rPr>
  </w:style>
  <w:style w:type="paragraph" w:styleId="Caption">
    <w:name w:val="caption"/>
    <w:basedOn w:val="Normal"/>
    <w:next w:val="Normal"/>
    <w:uiPriority w:val="35"/>
    <w:unhideWhenUsed/>
    <w:qFormat/>
    <w:rsid w:val="00123C5E"/>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983C1A"/>
    <w:pPr>
      <w:spacing w:after="0"/>
    </w:pPr>
    <w:rPr>
      <w:rFonts w:asciiTheme="minorHAnsi" w:hAnsiTheme="minorHAnsi"/>
      <w:i/>
      <w:iCs/>
      <w:sz w:val="20"/>
      <w:szCs w:val="20"/>
    </w:rPr>
  </w:style>
  <w:style w:type="character" w:customStyle="1" w:styleId="ListParagraphChar">
    <w:name w:val="List Paragraph Char"/>
    <w:basedOn w:val="DefaultParagraphFont"/>
    <w:link w:val="ListParagraph"/>
    <w:uiPriority w:val="34"/>
    <w:rsid w:val="00385307"/>
  </w:style>
  <w:style w:type="paragraph" w:styleId="BalloonText">
    <w:name w:val="Balloon Text"/>
    <w:basedOn w:val="Normal"/>
    <w:link w:val="BalloonTextChar"/>
    <w:uiPriority w:val="99"/>
    <w:semiHidden/>
    <w:unhideWhenUsed/>
    <w:rsid w:val="00B815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152D"/>
    <w:rPr>
      <w:rFonts w:ascii="Segoe UI" w:hAnsi="Segoe UI" w:cs="Segoe UI"/>
      <w:sz w:val="18"/>
      <w:szCs w:val="18"/>
    </w:rPr>
  </w:style>
  <w:style w:type="character" w:customStyle="1" w:styleId="TableChar">
    <w:name w:val="Table Char"/>
    <w:basedOn w:val="DefaultParagraphFont"/>
    <w:link w:val="Table"/>
    <w:locked/>
    <w:rsid w:val="00E67B83"/>
    <w:rPr>
      <w:color w:val="000000" w:themeColor="text1"/>
      <w:sz w:val="24"/>
    </w:rPr>
  </w:style>
  <w:style w:type="paragraph" w:customStyle="1" w:styleId="Table">
    <w:name w:val="Table"/>
    <w:basedOn w:val="Normal"/>
    <w:link w:val="TableChar"/>
    <w:qFormat/>
    <w:rsid w:val="00E67B83"/>
    <w:pPr>
      <w:spacing w:before="60" w:after="60" w:line="240" w:lineRule="auto"/>
      <w:jc w:val="both"/>
    </w:pPr>
    <w:rPr>
      <w:color w:val="000000" w:themeColor="text1"/>
      <w:sz w:val="24"/>
    </w:rPr>
  </w:style>
  <w:style w:type="table" w:styleId="PlainTable1">
    <w:name w:val="Plain Table 1"/>
    <w:basedOn w:val="TableNormal"/>
    <w:uiPriority w:val="41"/>
    <w:rsid w:val="009C49AB"/>
    <w:pPr>
      <w:spacing w:after="0" w:line="240" w:lineRule="auto"/>
      <w:ind w:firstLine="357"/>
      <w:jc w:val="both"/>
    </w:pPr>
    <w:rPr>
      <w:rFonts w:asciiTheme="minorHAnsi" w:hAnsiTheme="minorHAnsi" w:cstheme="minorBidi"/>
      <w:sz w:val="22"/>
      <w:szCs w:val="22"/>
      <w:lang w:val="vi-VN"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2A62E8"/>
    <w:pPr>
      <w:ind w:leftChars="3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939992">
      <w:bodyDiv w:val="1"/>
      <w:marLeft w:val="0"/>
      <w:marRight w:val="0"/>
      <w:marTop w:val="0"/>
      <w:marBottom w:val="0"/>
      <w:divBdr>
        <w:top w:val="none" w:sz="0" w:space="0" w:color="auto"/>
        <w:left w:val="none" w:sz="0" w:space="0" w:color="auto"/>
        <w:bottom w:val="none" w:sz="0" w:space="0" w:color="auto"/>
        <w:right w:val="none" w:sz="0" w:space="0" w:color="auto"/>
      </w:divBdr>
    </w:div>
    <w:div w:id="1913541226">
      <w:bodyDiv w:val="1"/>
      <w:marLeft w:val="0"/>
      <w:marRight w:val="0"/>
      <w:marTop w:val="0"/>
      <w:marBottom w:val="0"/>
      <w:divBdr>
        <w:top w:val="none" w:sz="0" w:space="0" w:color="auto"/>
        <w:left w:val="none" w:sz="0" w:space="0" w:color="auto"/>
        <w:bottom w:val="none" w:sz="0" w:space="0" w:color="auto"/>
        <w:right w:val="none" w:sz="0" w:space="0" w:color="auto"/>
      </w:divBdr>
    </w:div>
    <w:div w:id="20737713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smartdraw.com/uml-diagram/" TargetMode="External"/><Relationship Id="rId55" Type="http://schemas.openxmlformats.org/officeDocument/2006/relationships/hyperlink" Target="https://viblo.asia/p/gioi-thieu-ve-angular-2-APqzearpzV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kipalog.com/posts/Buoc-dau-tim-hieu-Spring-Boo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angular.io/guide/quickstart"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hyperlink" Target="https://docs.spring.io/spring-data/jpa/docs/current/reference/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www.tutorialspoint.com/uml/uml_standard_diagrams.ht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8CDDC-8EFB-4FE2-9C94-02FB7B616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63</Pages>
  <Words>12515</Words>
  <Characters>71342</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Công Nguyễn Văn</cp:lastModifiedBy>
  <cp:revision>134</cp:revision>
  <dcterms:created xsi:type="dcterms:W3CDTF">2019-08-12T01:57:00Z</dcterms:created>
  <dcterms:modified xsi:type="dcterms:W3CDTF">2019-09-05T07:12:00Z</dcterms:modified>
</cp:coreProperties>
</file>